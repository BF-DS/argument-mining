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5FDFB8" w14:textId="3420DC41" w:rsidR="007E2B44" w:rsidRPr="007E2B44" w:rsidRDefault="007F5E36" w:rsidP="0059342E">
      <w:pPr>
        <w:spacing w:after="0"/>
        <w:rPr>
          <w:rFonts w:ascii="Calibri" w:eastAsia="Times New Roman" w:hAnsi="Calibri" w:cs="Calibri"/>
          <w:sz w:val="28"/>
          <w:szCs w:val="28"/>
          <w:lang w:val="en-US" w:eastAsia="de-DE"/>
        </w:rPr>
      </w:pPr>
      <w:r>
        <w:rPr>
          <w:rFonts w:ascii="Calibri" w:eastAsia="Times New Roman" w:hAnsi="Calibri" w:cs="Calibri"/>
          <w:sz w:val="28"/>
          <w:szCs w:val="28"/>
          <w:lang w:val="en-US" w:eastAsia="de-DE"/>
        </w:rPr>
        <w:t xml:space="preserve"> </w:t>
      </w:r>
    </w:p>
    <w:p w14:paraId="301651F0" w14:textId="77777777" w:rsidR="007E2B44" w:rsidRPr="007E2B44" w:rsidRDefault="007E2B44" w:rsidP="007E2B44">
      <w:pPr>
        <w:spacing w:after="0"/>
        <w:ind w:left="6372"/>
        <w:jc w:val="center"/>
        <w:rPr>
          <w:rFonts w:ascii="Calibri" w:eastAsia="Times New Roman" w:hAnsi="Calibri" w:cs="Calibri"/>
          <w:sz w:val="28"/>
          <w:szCs w:val="28"/>
          <w:lang w:val="en-US" w:eastAsia="de-DE"/>
        </w:rPr>
      </w:pP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p>
    <w:p w14:paraId="63523196" w14:textId="77777777" w:rsidR="007E2B44" w:rsidRPr="007E2B44" w:rsidRDefault="007E2B44" w:rsidP="007E2B44">
      <w:pPr>
        <w:spacing w:after="0"/>
        <w:jc w:val="center"/>
        <w:rPr>
          <w:rFonts w:ascii="Calibri" w:eastAsia="Times New Roman" w:hAnsi="Calibri" w:cs="Calibri"/>
          <w:sz w:val="28"/>
          <w:szCs w:val="28"/>
          <w:lang w:val="en-US" w:eastAsia="de-DE"/>
        </w:rPr>
      </w:pPr>
    </w:p>
    <w:p w14:paraId="634539AE" w14:textId="77777777" w:rsidR="007E2B44" w:rsidRPr="007E2B44" w:rsidRDefault="007E2B44" w:rsidP="007E2B44">
      <w:pPr>
        <w:spacing w:after="0"/>
        <w:jc w:val="center"/>
        <w:rPr>
          <w:rFonts w:ascii="Calibri" w:eastAsia="Times New Roman" w:hAnsi="Calibri" w:cs="Calibri"/>
          <w:sz w:val="28"/>
          <w:szCs w:val="28"/>
          <w:lang w:val="en-US" w:eastAsia="de-DE"/>
        </w:rPr>
      </w:pPr>
      <w:r w:rsidRPr="007E2B44">
        <w:rPr>
          <w:rFonts w:ascii="Calibri" w:eastAsia="Times New Roman" w:hAnsi="Calibri" w:cs="Calibri"/>
          <w:sz w:val="28"/>
          <w:szCs w:val="28"/>
          <w:lang w:val="en-US" w:eastAsia="de-DE"/>
        </w:rPr>
        <w:t>Digital Business University of Applied Sciences</w:t>
      </w:r>
    </w:p>
    <w:p w14:paraId="71C2C184"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5786E814"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6D821C4F"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3384E2C2"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0BFC0139"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5DC7ABE4" w14:textId="414C5767" w:rsidR="007E2B44" w:rsidRPr="007E2B44" w:rsidRDefault="005C36D7" w:rsidP="007E2B44">
      <w:pPr>
        <w:spacing w:after="0"/>
        <w:jc w:val="center"/>
        <w:rPr>
          <w:rFonts w:ascii="Calibri" w:eastAsia="MS Mincho" w:hAnsi="Calibri" w:cs="Calibri"/>
          <w:iCs/>
          <w:sz w:val="28"/>
          <w:szCs w:val="28"/>
          <w:lang w:eastAsia="de-DE"/>
        </w:rPr>
      </w:pPr>
      <w:r>
        <w:rPr>
          <w:rFonts w:ascii="Calibri" w:eastAsia="MS Mincho" w:hAnsi="Calibri" w:cs="Calibri"/>
          <w:iCs/>
          <w:sz w:val="28"/>
          <w:szCs w:val="28"/>
          <w:lang w:eastAsia="de-DE"/>
        </w:rPr>
        <w:t xml:space="preserve">Masterarbeit </w:t>
      </w:r>
      <w:r w:rsidR="007E2B44" w:rsidRPr="007E2B44">
        <w:rPr>
          <w:rFonts w:ascii="Calibri" w:eastAsia="MS Mincho" w:hAnsi="Calibri" w:cs="Calibri"/>
          <w:iCs/>
          <w:sz w:val="28"/>
          <w:szCs w:val="28"/>
          <w:lang w:eastAsia="de-DE"/>
        </w:rPr>
        <w:t>zum Thema:</w:t>
      </w:r>
    </w:p>
    <w:p w14:paraId="501A2EE8" w14:textId="49740131" w:rsidR="007E2B44" w:rsidRDefault="00CE1082" w:rsidP="007E2B44">
      <w:pPr>
        <w:spacing w:after="0"/>
        <w:jc w:val="center"/>
        <w:rPr>
          <w:rFonts w:ascii="Calibri" w:eastAsia="MS Mincho" w:hAnsi="Calibri" w:cs="Calibri"/>
          <w:b/>
          <w:sz w:val="28"/>
          <w:szCs w:val="28"/>
          <w:lang w:eastAsia="de-DE"/>
        </w:rPr>
      </w:pPr>
      <w:r>
        <w:rPr>
          <w:rFonts w:ascii="Calibri" w:eastAsia="MS Mincho" w:hAnsi="Calibri" w:cs="Calibri"/>
          <w:b/>
          <w:sz w:val="28"/>
          <w:szCs w:val="28"/>
          <w:lang w:eastAsia="de-DE"/>
        </w:rPr>
        <w:t xml:space="preserve">Der Einfluss von Prompt Engineering auf </w:t>
      </w:r>
      <w:r w:rsidR="005C36D7">
        <w:rPr>
          <w:rFonts w:ascii="Calibri" w:eastAsia="MS Mincho" w:hAnsi="Calibri" w:cs="Calibri"/>
          <w:b/>
          <w:sz w:val="28"/>
          <w:szCs w:val="28"/>
          <w:lang w:eastAsia="de-DE"/>
        </w:rPr>
        <w:t>Large Language Models</w:t>
      </w:r>
    </w:p>
    <w:p w14:paraId="02A3E375" w14:textId="75839C1A" w:rsidR="005C36D7" w:rsidRPr="007E2B44" w:rsidRDefault="005C36D7" w:rsidP="007E2B44">
      <w:pPr>
        <w:spacing w:after="0"/>
        <w:jc w:val="center"/>
        <w:rPr>
          <w:rFonts w:ascii="Calibri" w:eastAsia="MS Mincho" w:hAnsi="Calibri" w:cs="Calibri"/>
          <w:b/>
          <w:sz w:val="28"/>
          <w:szCs w:val="28"/>
          <w:lang w:eastAsia="de-DE"/>
        </w:rPr>
      </w:pPr>
      <w:r>
        <w:rPr>
          <w:rFonts w:ascii="Calibri" w:eastAsia="MS Mincho" w:hAnsi="Calibri" w:cs="Calibri"/>
          <w:b/>
          <w:sz w:val="28"/>
          <w:szCs w:val="28"/>
          <w:lang w:eastAsia="de-DE"/>
        </w:rPr>
        <w:t>Im Argument Mining</w:t>
      </w:r>
    </w:p>
    <w:p w14:paraId="1786D8BD" w14:textId="77777777" w:rsidR="007E2B44" w:rsidRPr="007E2B44" w:rsidRDefault="007E2B44" w:rsidP="007E2B44">
      <w:pPr>
        <w:spacing w:after="0"/>
        <w:jc w:val="both"/>
        <w:rPr>
          <w:rFonts w:ascii="Calibri" w:eastAsia="MS Mincho" w:hAnsi="Calibri" w:cs="Calibri"/>
          <w:sz w:val="28"/>
          <w:szCs w:val="28"/>
          <w:lang w:eastAsia="de-DE"/>
        </w:rPr>
      </w:pPr>
    </w:p>
    <w:p w14:paraId="2B35845B" w14:textId="28C1E60F" w:rsidR="007E2B44" w:rsidRPr="007E2B44" w:rsidRDefault="007E2B44" w:rsidP="007E2B44">
      <w:pPr>
        <w:spacing w:after="0"/>
        <w:jc w:val="center"/>
        <w:rPr>
          <w:rFonts w:ascii="Calibri" w:eastAsia="MS Mincho" w:hAnsi="Calibri" w:cs="Calibri"/>
          <w:iCs/>
          <w:sz w:val="28"/>
          <w:szCs w:val="28"/>
          <w:lang w:eastAsia="de-DE"/>
        </w:rPr>
      </w:pPr>
      <w:r w:rsidRPr="007E2B44">
        <w:rPr>
          <w:rFonts w:ascii="Calibri" w:eastAsia="MS Mincho" w:hAnsi="Calibri" w:cs="Calibri"/>
          <w:iCs/>
          <w:sz w:val="28"/>
          <w:szCs w:val="28"/>
          <w:lang w:eastAsia="de-DE"/>
        </w:rPr>
        <w:t xml:space="preserve">zur Erlangung des Grades Master </w:t>
      </w:r>
      <w:proofErr w:type="spellStart"/>
      <w:r w:rsidRPr="007E2B44">
        <w:rPr>
          <w:rFonts w:ascii="Calibri" w:eastAsia="MS Mincho" w:hAnsi="Calibri" w:cs="Calibri"/>
          <w:iCs/>
          <w:sz w:val="28"/>
          <w:szCs w:val="28"/>
          <w:lang w:eastAsia="de-DE"/>
        </w:rPr>
        <w:t>of</w:t>
      </w:r>
      <w:proofErr w:type="spellEnd"/>
      <w:r w:rsidRPr="007E2B44">
        <w:rPr>
          <w:rFonts w:ascii="Calibri" w:eastAsia="MS Mincho" w:hAnsi="Calibri" w:cs="Calibri"/>
          <w:iCs/>
          <w:sz w:val="28"/>
          <w:szCs w:val="28"/>
          <w:lang w:eastAsia="de-DE"/>
        </w:rPr>
        <w:t xml:space="preserve"> Science </w:t>
      </w:r>
    </w:p>
    <w:p w14:paraId="3F236BA7" w14:textId="77777777" w:rsidR="007E2B44" w:rsidRPr="007E2B44" w:rsidRDefault="007E2B44" w:rsidP="007E2B44">
      <w:pPr>
        <w:spacing w:after="0"/>
        <w:jc w:val="center"/>
        <w:rPr>
          <w:rFonts w:ascii="Calibri" w:eastAsia="MS Mincho" w:hAnsi="Calibri" w:cs="Calibri"/>
          <w:sz w:val="28"/>
          <w:szCs w:val="28"/>
          <w:lang w:eastAsia="de-DE"/>
        </w:rPr>
      </w:pPr>
    </w:p>
    <w:p w14:paraId="4CE5C247" w14:textId="77777777" w:rsidR="007E2B44" w:rsidRPr="007E2B44" w:rsidRDefault="007E2B44" w:rsidP="007E2B44">
      <w:pPr>
        <w:spacing w:after="0"/>
        <w:jc w:val="both"/>
        <w:rPr>
          <w:rFonts w:ascii="Calibri" w:eastAsia="MS Mincho" w:hAnsi="Calibri" w:cs="Calibri"/>
          <w:sz w:val="28"/>
          <w:szCs w:val="28"/>
          <w:lang w:eastAsia="de-DE"/>
        </w:rPr>
      </w:pPr>
    </w:p>
    <w:p w14:paraId="255B0B1E" w14:textId="77777777" w:rsidR="007E2B44" w:rsidRPr="007E2B44" w:rsidRDefault="007E2B44" w:rsidP="007E2B44">
      <w:pPr>
        <w:spacing w:after="0" w:line="276" w:lineRule="auto"/>
        <w:rPr>
          <w:rFonts w:ascii="Calibri" w:eastAsia="MS Mincho" w:hAnsi="Calibri" w:cs="Calibri"/>
          <w:szCs w:val="24"/>
          <w:lang w:eastAsia="de-DE"/>
        </w:rPr>
      </w:pPr>
    </w:p>
    <w:tbl>
      <w:tblPr>
        <w:tblStyle w:val="Tabellenraster1"/>
        <w:tblW w:w="0" w:type="auto"/>
        <w:tblInd w:w="8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983"/>
      </w:tblGrid>
      <w:tr w:rsidR="0088122C" w:rsidRPr="007E2B44" w14:paraId="2E72167C" w14:textId="77777777" w:rsidTr="007E2B44">
        <w:tc>
          <w:tcPr>
            <w:tcW w:w="2127" w:type="dxa"/>
            <w:hideMark/>
          </w:tcPr>
          <w:p w14:paraId="30C631E6" w14:textId="77777777" w:rsidR="007E2B44" w:rsidRPr="007E2B44" w:rsidRDefault="007E2B44" w:rsidP="007E2B44">
            <w:pPr>
              <w:spacing w:line="276" w:lineRule="auto"/>
              <w:rPr>
                <w:rFonts w:ascii="Calibri" w:hAnsi="Calibri" w:cs="Calibri"/>
                <w:b/>
                <w:bCs/>
              </w:rPr>
            </w:pPr>
            <w:r w:rsidRPr="007E2B44">
              <w:rPr>
                <w:rFonts w:ascii="Calibri" w:hAnsi="Calibri" w:cs="Calibri"/>
                <w:b/>
                <w:bCs/>
              </w:rPr>
              <w:t>Eingereicht von</w:t>
            </w:r>
          </w:p>
        </w:tc>
        <w:tc>
          <w:tcPr>
            <w:tcW w:w="6650" w:type="dxa"/>
          </w:tcPr>
          <w:p w14:paraId="3E7520A4" w14:textId="77777777" w:rsidR="007E2B44" w:rsidRPr="007E2B44" w:rsidRDefault="007E2B44" w:rsidP="007E2B44">
            <w:pPr>
              <w:spacing w:line="276" w:lineRule="auto"/>
              <w:rPr>
                <w:rFonts w:ascii="Calibri" w:hAnsi="Calibri" w:cs="Calibri"/>
                <w:b/>
                <w:bCs/>
              </w:rPr>
            </w:pPr>
          </w:p>
        </w:tc>
      </w:tr>
      <w:tr w:rsidR="0088122C" w:rsidRPr="007E2B44" w14:paraId="7B25FF39" w14:textId="77777777" w:rsidTr="007E2B44">
        <w:tc>
          <w:tcPr>
            <w:tcW w:w="2127" w:type="dxa"/>
            <w:hideMark/>
          </w:tcPr>
          <w:p w14:paraId="69D563E4" w14:textId="77777777" w:rsidR="007E2B44" w:rsidRPr="007E2B44" w:rsidRDefault="007E2B44" w:rsidP="007E2B44">
            <w:pPr>
              <w:spacing w:line="276" w:lineRule="auto"/>
              <w:rPr>
                <w:rFonts w:ascii="Calibri" w:hAnsi="Calibri" w:cs="Calibri"/>
              </w:rPr>
            </w:pPr>
            <w:r w:rsidRPr="007E2B44">
              <w:rPr>
                <w:rFonts w:ascii="Calibri" w:hAnsi="Calibri" w:cs="Calibri"/>
              </w:rPr>
              <w:t>Vorname Name</w:t>
            </w:r>
          </w:p>
        </w:tc>
        <w:tc>
          <w:tcPr>
            <w:tcW w:w="6650" w:type="dxa"/>
          </w:tcPr>
          <w:p w14:paraId="3A6621A8" w14:textId="6688CF7A" w:rsidR="007E2B44" w:rsidRPr="007E2B44" w:rsidRDefault="007E2B44" w:rsidP="007E2B44">
            <w:pPr>
              <w:spacing w:line="276" w:lineRule="auto"/>
              <w:rPr>
                <w:rFonts w:ascii="Calibri" w:hAnsi="Calibri" w:cs="Calibri"/>
              </w:rPr>
            </w:pPr>
            <w:r>
              <w:rPr>
                <w:rFonts w:ascii="Calibri" w:hAnsi="Calibri" w:cs="Calibri"/>
              </w:rPr>
              <w:t>Benjamin Fels</w:t>
            </w:r>
          </w:p>
        </w:tc>
      </w:tr>
      <w:tr w:rsidR="0088122C" w:rsidRPr="007E2B44" w14:paraId="49431A75" w14:textId="77777777" w:rsidTr="007E2B44">
        <w:tc>
          <w:tcPr>
            <w:tcW w:w="2127" w:type="dxa"/>
            <w:hideMark/>
          </w:tcPr>
          <w:p w14:paraId="7BBD1BB3" w14:textId="77777777" w:rsidR="007E2B44" w:rsidRPr="007E2B44" w:rsidRDefault="007E2B44" w:rsidP="007E2B44">
            <w:pPr>
              <w:spacing w:line="276" w:lineRule="auto"/>
              <w:rPr>
                <w:rFonts w:ascii="Calibri" w:hAnsi="Calibri" w:cs="Calibri"/>
              </w:rPr>
            </w:pPr>
            <w:proofErr w:type="gramStart"/>
            <w:r w:rsidRPr="007E2B44">
              <w:rPr>
                <w:rFonts w:ascii="Calibri" w:hAnsi="Calibri" w:cs="Calibri"/>
              </w:rPr>
              <w:t>Email</w:t>
            </w:r>
            <w:proofErr w:type="gramEnd"/>
          </w:p>
        </w:tc>
        <w:tc>
          <w:tcPr>
            <w:tcW w:w="6650" w:type="dxa"/>
          </w:tcPr>
          <w:p w14:paraId="20DC94BF" w14:textId="43C07AF9" w:rsidR="007E2B44" w:rsidRPr="007E2B44" w:rsidRDefault="00C92CEE" w:rsidP="007E2B44">
            <w:pPr>
              <w:spacing w:line="276" w:lineRule="auto"/>
              <w:rPr>
                <w:rFonts w:ascii="Calibri" w:hAnsi="Calibri" w:cs="Calibri"/>
              </w:rPr>
            </w:pPr>
            <w:r>
              <w:rPr>
                <w:rFonts w:ascii="Calibri" w:hAnsi="Calibri" w:cs="Calibri"/>
              </w:rPr>
              <w:t>b</w:t>
            </w:r>
            <w:r w:rsidR="007E2B44">
              <w:rPr>
                <w:rFonts w:ascii="Calibri" w:hAnsi="Calibri" w:cs="Calibri"/>
              </w:rPr>
              <w:t>enjamin.fe</w:t>
            </w:r>
            <w:r w:rsidR="0088122C">
              <w:rPr>
                <w:rFonts w:ascii="Calibri" w:hAnsi="Calibri" w:cs="Calibri"/>
              </w:rPr>
              <w:t>ls@student.dbuas.de</w:t>
            </w:r>
          </w:p>
        </w:tc>
      </w:tr>
      <w:tr w:rsidR="0088122C" w:rsidRPr="007E2B44" w14:paraId="00CF5FA7" w14:textId="77777777" w:rsidTr="007E2B44">
        <w:tc>
          <w:tcPr>
            <w:tcW w:w="2127" w:type="dxa"/>
          </w:tcPr>
          <w:p w14:paraId="2E5AE7C0" w14:textId="77777777" w:rsidR="007E2B44" w:rsidRPr="007E2B44" w:rsidRDefault="007E2B44" w:rsidP="007E2B44">
            <w:pPr>
              <w:spacing w:line="276" w:lineRule="auto"/>
              <w:rPr>
                <w:rFonts w:ascii="Calibri" w:hAnsi="Calibri" w:cs="Calibri"/>
              </w:rPr>
            </w:pPr>
          </w:p>
        </w:tc>
        <w:tc>
          <w:tcPr>
            <w:tcW w:w="6650" w:type="dxa"/>
          </w:tcPr>
          <w:p w14:paraId="70798424" w14:textId="77777777" w:rsidR="007E2B44" w:rsidRPr="007E2B44" w:rsidRDefault="007E2B44" w:rsidP="007E2B44">
            <w:pPr>
              <w:spacing w:line="276" w:lineRule="auto"/>
              <w:rPr>
                <w:rFonts w:ascii="Calibri" w:hAnsi="Calibri" w:cs="Calibri"/>
              </w:rPr>
            </w:pPr>
          </w:p>
        </w:tc>
      </w:tr>
      <w:tr w:rsidR="0088122C" w:rsidRPr="007E2B44" w14:paraId="66A8E6BE" w14:textId="77777777" w:rsidTr="007E2B44">
        <w:tc>
          <w:tcPr>
            <w:tcW w:w="2127" w:type="dxa"/>
            <w:hideMark/>
          </w:tcPr>
          <w:p w14:paraId="2E9545D6" w14:textId="77777777" w:rsidR="007E2B44" w:rsidRPr="007E2B44" w:rsidRDefault="007E2B44" w:rsidP="007E2B44">
            <w:pPr>
              <w:spacing w:line="276" w:lineRule="auto"/>
              <w:rPr>
                <w:rFonts w:ascii="Calibri" w:hAnsi="Calibri" w:cs="Calibri"/>
              </w:rPr>
            </w:pPr>
            <w:r w:rsidRPr="007E2B44">
              <w:rPr>
                <w:rFonts w:ascii="Calibri" w:hAnsi="Calibri" w:cs="Calibri"/>
              </w:rPr>
              <w:t>Matrikelnummer:</w:t>
            </w:r>
          </w:p>
        </w:tc>
        <w:tc>
          <w:tcPr>
            <w:tcW w:w="6650" w:type="dxa"/>
          </w:tcPr>
          <w:p w14:paraId="2FA4F71D" w14:textId="0208155F" w:rsidR="007E2B44" w:rsidRPr="007E2B44" w:rsidRDefault="0014013D" w:rsidP="007E2B44">
            <w:pPr>
              <w:spacing w:line="276" w:lineRule="auto"/>
              <w:rPr>
                <w:rFonts w:ascii="Calibri" w:hAnsi="Calibri" w:cs="Calibri"/>
              </w:rPr>
            </w:pPr>
            <w:r w:rsidRPr="0014013D">
              <w:rPr>
                <w:rFonts w:ascii="Calibri" w:hAnsi="Calibri" w:cs="Calibri"/>
              </w:rPr>
              <w:t>190200</w:t>
            </w:r>
          </w:p>
        </w:tc>
      </w:tr>
      <w:tr w:rsidR="0088122C" w:rsidRPr="007E2B44" w14:paraId="1329B499" w14:textId="77777777" w:rsidTr="007E2B44">
        <w:tc>
          <w:tcPr>
            <w:tcW w:w="2127" w:type="dxa"/>
            <w:hideMark/>
          </w:tcPr>
          <w:p w14:paraId="78A8E8FD" w14:textId="77777777" w:rsidR="007E2B44" w:rsidRPr="007E2B44" w:rsidRDefault="007E2B44" w:rsidP="007E2B44">
            <w:pPr>
              <w:spacing w:line="276" w:lineRule="auto"/>
              <w:rPr>
                <w:rFonts w:ascii="Calibri" w:hAnsi="Calibri" w:cs="Calibri"/>
              </w:rPr>
            </w:pPr>
            <w:r w:rsidRPr="007E2B44">
              <w:rPr>
                <w:rFonts w:ascii="Calibri" w:hAnsi="Calibri" w:cs="Calibri"/>
              </w:rPr>
              <w:t>Fachsemester:</w:t>
            </w:r>
          </w:p>
        </w:tc>
        <w:tc>
          <w:tcPr>
            <w:tcW w:w="6650" w:type="dxa"/>
          </w:tcPr>
          <w:p w14:paraId="02FF31E4" w14:textId="165B9B46" w:rsidR="007E2B44" w:rsidRPr="007E2B44" w:rsidRDefault="003B4CF5" w:rsidP="007E2B44">
            <w:pPr>
              <w:spacing w:line="276" w:lineRule="auto"/>
              <w:rPr>
                <w:rFonts w:ascii="Calibri" w:hAnsi="Calibri" w:cs="Calibri"/>
              </w:rPr>
            </w:pPr>
            <w:r>
              <w:rPr>
                <w:rFonts w:ascii="Calibri" w:hAnsi="Calibri" w:cs="Calibri"/>
              </w:rPr>
              <w:t>5</w:t>
            </w:r>
          </w:p>
        </w:tc>
      </w:tr>
      <w:tr w:rsidR="0088122C" w:rsidRPr="007E2B44" w14:paraId="3985D590" w14:textId="77777777" w:rsidTr="007E2B44">
        <w:tc>
          <w:tcPr>
            <w:tcW w:w="2127" w:type="dxa"/>
            <w:hideMark/>
          </w:tcPr>
          <w:p w14:paraId="420210F9" w14:textId="77777777" w:rsidR="007E2B44" w:rsidRPr="007E2B44" w:rsidRDefault="007E2B44" w:rsidP="007E2B44">
            <w:pPr>
              <w:spacing w:line="276" w:lineRule="auto"/>
              <w:rPr>
                <w:rFonts w:ascii="Calibri" w:hAnsi="Calibri" w:cs="Calibri"/>
              </w:rPr>
            </w:pPr>
            <w:r w:rsidRPr="007E2B44">
              <w:rPr>
                <w:rFonts w:ascii="Calibri" w:hAnsi="Calibri" w:cs="Calibri"/>
              </w:rPr>
              <w:t>Studiengang:</w:t>
            </w:r>
          </w:p>
        </w:tc>
        <w:tc>
          <w:tcPr>
            <w:tcW w:w="6650" w:type="dxa"/>
          </w:tcPr>
          <w:p w14:paraId="6452048F" w14:textId="72643878" w:rsidR="007E2B44" w:rsidRPr="007E2B44" w:rsidRDefault="0014013D" w:rsidP="007E2B44">
            <w:pPr>
              <w:spacing w:line="276" w:lineRule="auto"/>
              <w:rPr>
                <w:rFonts w:ascii="Calibri" w:hAnsi="Calibri" w:cs="Calibri"/>
              </w:rPr>
            </w:pPr>
            <w:r>
              <w:rPr>
                <w:rFonts w:ascii="Calibri" w:hAnsi="Calibri" w:cs="Calibri"/>
              </w:rPr>
              <w:t>Data Science &amp; Management</w:t>
            </w:r>
          </w:p>
        </w:tc>
      </w:tr>
      <w:tr w:rsidR="0088122C" w:rsidRPr="007E2B44" w14:paraId="1E897C4D" w14:textId="77777777" w:rsidTr="007E2B44">
        <w:tc>
          <w:tcPr>
            <w:tcW w:w="2127" w:type="dxa"/>
          </w:tcPr>
          <w:p w14:paraId="5E5ED991" w14:textId="77777777" w:rsidR="007E2B44" w:rsidRPr="007E2B44" w:rsidRDefault="007E2B44" w:rsidP="007E2B44">
            <w:pPr>
              <w:spacing w:line="276" w:lineRule="auto"/>
              <w:rPr>
                <w:rFonts w:ascii="Calibri" w:hAnsi="Calibri" w:cs="Calibri"/>
              </w:rPr>
            </w:pPr>
          </w:p>
        </w:tc>
        <w:tc>
          <w:tcPr>
            <w:tcW w:w="6650" w:type="dxa"/>
          </w:tcPr>
          <w:p w14:paraId="77CD6ADC" w14:textId="77777777" w:rsidR="007E2B44" w:rsidRPr="007E2B44" w:rsidRDefault="007E2B44" w:rsidP="007E2B44">
            <w:pPr>
              <w:spacing w:line="276" w:lineRule="auto"/>
              <w:rPr>
                <w:rFonts w:ascii="Calibri" w:hAnsi="Calibri" w:cs="Calibri"/>
              </w:rPr>
            </w:pPr>
          </w:p>
        </w:tc>
      </w:tr>
      <w:tr w:rsidR="0088122C" w:rsidRPr="007E2B44" w14:paraId="5E4AB41B" w14:textId="77777777" w:rsidTr="007E2B44">
        <w:tc>
          <w:tcPr>
            <w:tcW w:w="2127" w:type="dxa"/>
            <w:hideMark/>
          </w:tcPr>
          <w:p w14:paraId="1B724B8D" w14:textId="77777777" w:rsidR="007E2B44" w:rsidRPr="007E2B44" w:rsidRDefault="007E2B44" w:rsidP="007E2B44">
            <w:pPr>
              <w:spacing w:line="276" w:lineRule="auto"/>
              <w:rPr>
                <w:rFonts w:ascii="Calibri" w:hAnsi="Calibri" w:cs="Calibri"/>
              </w:rPr>
            </w:pPr>
            <w:r w:rsidRPr="007E2B44">
              <w:rPr>
                <w:rFonts w:ascii="Calibri" w:hAnsi="Calibri" w:cs="Calibri"/>
              </w:rPr>
              <w:t>Datum Abgabe:</w:t>
            </w:r>
          </w:p>
        </w:tc>
        <w:tc>
          <w:tcPr>
            <w:tcW w:w="6650" w:type="dxa"/>
          </w:tcPr>
          <w:p w14:paraId="0AC90ED5" w14:textId="30E9DD88" w:rsidR="007E2B44" w:rsidRPr="007E2B44" w:rsidRDefault="0014013D" w:rsidP="007E2B44">
            <w:pPr>
              <w:spacing w:line="276" w:lineRule="auto"/>
              <w:rPr>
                <w:rFonts w:ascii="Calibri" w:hAnsi="Calibri" w:cs="Calibri"/>
              </w:rPr>
            </w:pPr>
            <w:r w:rsidRPr="0014013D">
              <w:rPr>
                <w:rFonts w:ascii="Calibri" w:hAnsi="Calibri" w:cs="Calibri"/>
                <w:highlight w:val="cyan"/>
              </w:rPr>
              <w:t>31.01.2025</w:t>
            </w:r>
          </w:p>
        </w:tc>
      </w:tr>
      <w:tr w:rsidR="0088122C" w:rsidRPr="007E2B44" w14:paraId="3E73B9ED" w14:textId="77777777" w:rsidTr="007E2B44">
        <w:tc>
          <w:tcPr>
            <w:tcW w:w="2127" w:type="dxa"/>
          </w:tcPr>
          <w:p w14:paraId="72EC4885" w14:textId="77777777" w:rsidR="007E2B44" w:rsidRPr="007E2B44" w:rsidRDefault="007E2B44" w:rsidP="007E2B44">
            <w:pPr>
              <w:spacing w:line="276" w:lineRule="auto"/>
              <w:rPr>
                <w:rFonts w:ascii="Calibri" w:hAnsi="Calibri" w:cs="Calibri"/>
              </w:rPr>
            </w:pPr>
          </w:p>
        </w:tc>
        <w:tc>
          <w:tcPr>
            <w:tcW w:w="6650" w:type="dxa"/>
          </w:tcPr>
          <w:p w14:paraId="6DA718EA" w14:textId="77777777" w:rsidR="007E2B44" w:rsidRPr="007E2B44" w:rsidRDefault="007E2B44" w:rsidP="007E2B44">
            <w:pPr>
              <w:spacing w:line="276" w:lineRule="auto"/>
              <w:rPr>
                <w:rFonts w:ascii="Calibri" w:hAnsi="Calibri" w:cs="Calibri"/>
              </w:rPr>
            </w:pPr>
          </w:p>
        </w:tc>
      </w:tr>
      <w:tr w:rsidR="0088122C" w:rsidRPr="007E2B44" w14:paraId="309ADA55" w14:textId="77777777" w:rsidTr="007E2B44">
        <w:tc>
          <w:tcPr>
            <w:tcW w:w="2127" w:type="dxa"/>
            <w:hideMark/>
          </w:tcPr>
          <w:p w14:paraId="78B088BE" w14:textId="28AD5DAC" w:rsidR="007E2B44" w:rsidRPr="007E2B44" w:rsidRDefault="007E2B44" w:rsidP="007E2B44">
            <w:pPr>
              <w:spacing w:line="276" w:lineRule="auto"/>
              <w:rPr>
                <w:rFonts w:ascii="Calibri" w:hAnsi="Calibri" w:cs="Calibri"/>
              </w:rPr>
            </w:pPr>
            <w:r w:rsidRPr="007E2B44">
              <w:rPr>
                <w:rFonts w:ascii="Calibri" w:hAnsi="Calibri" w:cs="Calibri"/>
              </w:rPr>
              <w:t>Gutachter:</w:t>
            </w:r>
          </w:p>
        </w:tc>
        <w:tc>
          <w:tcPr>
            <w:tcW w:w="6650" w:type="dxa"/>
          </w:tcPr>
          <w:p w14:paraId="277AE473" w14:textId="66353082" w:rsidR="007E2B44" w:rsidRPr="007E2B44" w:rsidRDefault="007E2B44" w:rsidP="007E2B44">
            <w:pPr>
              <w:spacing w:line="276" w:lineRule="auto"/>
              <w:rPr>
                <w:rFonts w:ascii="Calibri" w:hAnsi="Calibri" w:cs="Calibri"/>
              </w:rPr>
            </w:pPr>
            <w:r>
              <w:rPr>
                <w:rFonts w:ascii="Calibri" w:hAnsi="Calibri" w:cs="Calibri"/>
              </w:rPr>
              <w:t>Prof. Dr. Marcel Hebing</w:t>
            </w:r>
          </w:p>
        </w:tc>
      </w:tr>
    </w:tbl>
    <w:p w14:paraId="3FB6BE74" w14:textId="77777777" w:rsidR="007E2B44" w:rsidRDefault="007E2B44" w:rsidP="007E2B44">
      <w:pPr>
        <w:spacing w:after="0" w:line="276" w:lineRule="auto"/>
        <w:rPr>
          <w:rFonts w:ascii="Calibri" w:eastAsia="MS Mincho" w:hAnsi="Calibri" w:cs="Calibri"/>
          <w:szCs w:val="24"/>
          <w:lang w:eastAsia="de-DE"/>
        </w:rPr>
      </w:pPr>
    </w:p>
    <w:p w14:paraId="49D02D79" w14:textId="77777777" w:rsidR="00657F93" w:rsidRPr="007E2B44" w:rsidRDefault="00657F93" w:rsidP="007E2B44">
      <w:pPr>
        <w:spacing w:after="0" w:line="276" w:lineRule="auto"/>
        <w:rPr>
          <w:rFonts w:ascii="Calibri" w:eastAsia="MS Mincho" w:hAnsi="Calibri" w:cs="Calibri"/>
          <w:szCs w:val="24"/>
          <w:lang w:eastAsia="de-DE"/>
        </w:rPr>
      </w:pPr>
    </w:p>
    <w:p w14:paraId="23F8B4F8" w14:textId="4262DB32" w:rsidR="002973DD" w:rsidRDefault="00976EBE" w:rsidP="00976EBE">
      <w:pPr>
        <w:pStyle w:val="Inhaltsverzeichnisberschrift"/>
        <w:numPr>
          <w:ilvl w:val="0"/>
          <w:numId w:val="0"/>
        </w:numPr>
      </w:pPr>
      <w:r>
        <w:lastRenderedPageBreak/>
        <w:t>Executive Summary</w:t>
      </w:r>
    </w:p>
    <w:p w14:paraId="38FF1602" w14:textId="0F558610" w:rsidR="00976EBE" w:rsidRDefault="00680618" w:rsidP="00976EBE">
      <w:pPr>
        <w:rPr>
          <w:lang w:eastAsia="de-DE"/>
        </w:rPr>
      </w:pPr>
      <w:r>
        <w:rPr>
          <w:lang w:eastAsia="de-DE"/>
        </w:rPr>
        <w:t xml:space="preserve">Eine vollständige Zusammenfassung mit Fokus aus </w:t>
      </w:r>
      <w:proofErr w:type="spellStart"/>
      <w:r>
        <w:rPr>
          <w:lang w:eastAsia="de-DE"/>
        </w:rPr>
        <w:t>actionable</w:t>
      </w:r>
      <w:proofErr w:type="spellEnd"/>
      <w:r>
        <w:rPr>
          <w:lang w:eastAsia="de-DE"/>
        </w:rPr>
        <w:t xml:space="preserve"> </w:t>
      </w:r>
      <w:proofErr w:type="spellStart"/>
      <w:r>
        <w:rPr>
          <w:lang w:eastAsia="de-DE"/>
        </w:rPr>
        <w:t>insights</w:t>
      </w:r>
      <w:proofErr w:type="spellEnd"/>
    </w:p>
    <w:p w14:paraId="60641CBA" w14:textId="7BAEE4A8" w:rsidR="00976EBE" w:rsidRDefault="00976EBE">
      <w:pPr>
        <w:rPr>
          <w:lang w:eastAsia="de-DE"/>
        </w:rPr>
      </w:pPr>
      <w:r>
        <w:rPr>
          <w:lang w:eastAsia="de-DE"/>
        </w:rPr>
        <w:br w:type="page"/>
      </w:r>
    </w:p>
    <w:sdt>
      <w:sdtPr>
        <w:rPr>
          <w:rFonts w:eastAsiaTheme="minorHAnsi" w:cstheme="minorBidi"/>
          <w:color w:val="auto"/>
          <w:sz w:val="24"/>
          <w:szCs w:val="22"/>
          <w:lang w:eastAsia="en-US"/>
        </w:rPr>
        <w:id w:val="1178014008"/>
        <w:docPartObj>
          <w:docPartGallery w:val="Table of Contents"/>
          <w:docPartUnique/>
        </w:docPartObj>
      </w:sdtPr>
      <w:sdtEndPr>
        <w:rPr>
          <w:b/>
          <w:bCs/>
        </w:rPr>
      </w:sdtEndPr>
      <w:sdtContent>
        <w:p w14:paraId="5CBAF13E" w14:textId="77777777" w:rsidR="009414DD" w:rsidRDefault="009414DD" w:rsidP="006C0364">
          <w:pPr>
            <w:pStyle w:val="Inhaltsverzeichnisberschrift"/>
            <w:numPr>
              <w:ilvl w:val="0"/>
              <w:numId w:val="0"/>
            </w:numPr>
          </w:pPr>
          <w:r>
            <w:t>Inhalt</w:t>
          </w:r>
          <w:r w:rsidR="00EC6426">
            <w:t>sverzeichnis</w:t>
          </w:r>
        </w:p>
        <w:p w14:paraId="35E36ACF" w14:textId="3EDCC26F" w:rsidR="000D12EC" w:rsidRDefault="009414DD">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r>
            <w:fldChar w:fldCharType="begin"/>
          </w:r>
          <w:r>
            <w:instrText xml:space="preserve"> TOC \o "1-3" \h \z \u </w:instrText>
          </w:r>
          <w:r>
            <w:fldChar w:fldCharType="separate"/>
          </w:r>
          <w:hyperlink w:anchor="_Toc187929374" w:history="1">
            <w:r w:rsidR="000D12EC" w:rsidRPr="00323610">
              <w:rPr>
                <w:rStyle w:val="Hyperlink"/>
                <w:noProof/>
              </w:rPr>
              <w:t>1</w:t>
            </w:r>
            <w:r w:rsidR="000D12EC">
              <w:rPr>
                <w:rFonts w:asciiTheme="minorHAnsi" w:eastAsiaTheme="minorEastAsia" w:hAnsiTheme="minorHAnsi"/>
                <w:noProof/>
                <w:kern w:val="2"/>
                <w:szCs w:val="24"/>
                <w:lang w:eastAsia="de-DE"/>
                <w14:ligatures w14:val="standardContextual"/>
              </w:rPr>
              <w:tab/>
            </w:r>
            <w:r w:rsidR="000D12EC" w:rsidRPr="00323610">
              <w:rPr>
                <w:rStyle w:val="Hyperlink"/>
                <w:noProof/>
              </w:rPr>
              <w:t>Einleitung</w:t>
            </w:r>
            <w:r w:rsidR="000D12EC">
              <w:rPr>
                <w:noProof/>
                <w:webHidden/>
              </w:rPr>
              <w:tab/>
            </w:r>
            <w:r w:rsidR="000D12EC">
              <w:rPr>
                <w:noProof/>
                <w:webHidden/>
              </w:rPr>
              <w:fldChar w:fldCharType="begin"/>
            </w:r>
            <w:r w:rsidR="000D12EC">
              <w:rPr>
                <w:noProof/>
                <w:webHidden/>
              </w:rPr>
              <w:instrText xml:space="preserve"> PAGEREF _Toc187929374 \h </w:instrText>
            </w:r>
            <w:r w:rsidR="000D12EC">
              <w:rPr>
                <w:noProof/>
                <w:webHidden/>
              </w:rPr>
            </w:r>
            <w:r w:rsidR="000D12EC">
              <w:rPr>
                <w:noProof/>
                <w:webHidden/>
              </w:rPr>
              <w:fldChar w:fldCharType="separate"/>
            </w:r>
            <w:r w:rsidR="000D12EC">
              <w:rPr>
                <w:noProof/>
                <w:webHidden/>
              </w:rPr>
              <w:t>1</w:t>
            </w:r>
            <w:r w:rsidR="000D12EC">
              <w:rPr>
                <w:noProof/>
                <w:webHidden/>
              </w:rPr>
              <w:fldChar w:fldCharType="end"/>
            </w:r>
          </w:hyperlink>
        </w:p>
        <w:p w14:paraId="70854CE1" w14:textId="5829582A"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378" w:history="1">
            <w:r w:rsidRPr="00323610">
              <w:rPr>
                <w:rStyle w:val="Hyperlink"/>
                <w:noProof/>
              </w:rPr>
              <w:t>1.1</w:t>
            </w:r>
            <w:r>
              <w:rPr>
                <w:rFonts w:asciiTheme="minorHAnsi" w:eastAsiaTheme="minorEastAsia" w:hAnsiTheme="minorHAnsi"/>
                <w:noProof/>
                <w:kern w:val="2"/>
                <w:szCs w:val="24"/>
                <w:lang w:eastAsia="de-DE"/>
                <w14:ligatures w14:val="standardContextual"/>
              </w:rPr>
              <w:tab/>
            </w:r>
            <w:r w:rsidRPr="00323610">
              <w:rPr>
                <w:rStyle w:val="Hyperlink"/>
                <w:noProof/>
              </w:rPr>
              <w:t>Begriffsdefinition + Stand der Forschung</w:t>
            </w:r>
            <w:r>
              <w:rPr>
                <w:noProof/>
                <w:webHidden/>
              </w:rPr>
              <w:tab/>
            </w:r>
            <w:r>
              <w:rPr>
                <w:noProof/>
                <w:webHidden/>
              </w:rPr>
              <w:fldChar w:fldCharType="begin"/>
            </w:r>
            <w:r>
              <w:rPr>
                <w:noProof/>
                <w:webHidden/>
              </w:rPr>
              <w:instrText xml:space="preserve"> PAGEREF _Toc187929378 \h </w:instrText>
            </w:r>
            <w:r>
              <w:rPr>
                <w:noProof/>
                <w:webHidden/>
              </w:rPr>
            </w:r>
            <w:r>
              <w:rPr>
                <w:noProof/>
                <w:webHidden/>
              </w:rPr>
              <w:fldChar w:fldCharType="separate"/>
            </w:r>
            <w:r>
              <w:rPr>
                <w:noProof/>
                <w:webHidden/>
              </w:rPr>
              <w:t>3</w:t>
            </w:r>
            <w:r>
              <w:rPr>
                <w:noProof/>
                <w:webHidden/>
              </w:rPr>
              <w:fldChar w:fldCharType="end"/>
            </w:r>
          </w:hyperlink>
        </w:p>
        <w:p w14:paraId="44E35118" w14:textId="2D574906"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79" w:history="1">
            <w:r w:rsidRPr="00323610">
              <w:rPr>
                <w:rStyle w:val="Hyperlink"/>
                <w:noProof/>
              </w:rPr>
              <w:t>1.1.1</w:t>
            </w:r>
            <w:r>
              <w:rPr>
                <w:rFonts w:asciiTheme="minorHAnsi" w:eastAsiaTheme="minorEastAsia" w:hAnsiTheme="minorHAnsi"/>
                <w:noProof/>
                <w:kern w:val="2"/>
                <w:szCs w:val="24"/>
                <w:lang w:eastAsia="de-DE"/>
                <w14:ligatures w14:val="standardContextual"/>
              </w:rPr>
              <w:tab/>
            </w:r>
            <w:r w:rsidRPr="00323610">
              <w:rPr>
                <w:rStyle w:val="Hyperlink"/>
                <w:noProof/>
              </w:rPr>
              <w:t>Argumente und Argument Mining</w:t>
            </w:r>
            <w:r>
              <w:rPr>
                <w:noProof/>
                <w:webHidden/>
              </w:rPr>
              <w:tab/>
            </w:r>
            <w:r>
              <w:rPr>
                <w:noProof/>
                <w:webHidden/>
              </w:rPr>
              <w:fldChar w:fldCharType="begin"/>
            </w:r>
            <w:r>
              <w:rPr>
                <w:noProof/>
                <w:webHidden/>
              </w:rPr>
              <w:instrText xml:space="preserve"> PAGEREF _Toc187929379 \h </w:instrText>
            </w:r>
            <w:r>
              <w:rPr>
                <w:noProof/>
                <w:webHidden/>
              </w:rPr>
            </w:r>
            <w:r>
              <w:rPr>
                <w:noProof/>
                <w:webHidden/>
              </w:rPr>
              <w:fldChar w:fldCharType="separate"/>
            </w:r>
            <w:r>
              <w:rPr>
                <w:noProof/>
                <w:webHidden/>
              </w:rPr>
              <w:t>4</w:t>
            </w:r>
            <w:r>
              <w:rPr>
                <w:noProof/>
                <w:webHidden/>
              </w:rPr>
              <w:fldChar w:fldCharType="end"/>
            </w:r>
          </w:hyperlink>
        </w:p>
        <w:p w14:paraId="5FAADB36" w14:textId="2ACCB254"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0" w:history="1">
            <w:r w:rsidRPr="00323610">
              <w:rPr>
                <w:rStyle w:val="Hyperlink"/>
                <w:noProof/>
              </w:rPr>
              <w:t>1.1.2</w:t>
            </w:r>
            <w:r>
              <w:rPr>
                <w:rFonts w:asciiTheme="minorHAnsi" w:eastAsiaTheme="minorEastAsia" w:hAnsiTheme="minorHAnsi"/>
                <w:noProof/>
                <w:kern w:val="2"/>
                <w:szCs w:val="24"/>
                <w:lang w:eastAsia="de-DE"/>
                <w14:ligatures w14:val="standardContextual"/>
              </w:rPr>
              <w:tab/>
            </w:r>
            <w:r w:rsidRPr="00323610">
              <w:rPr>
                <w:rStyle w:val="Hyperlink"/>
                <w:noProof/>
              </w:rPr>
              <w:t>Aufgaben des Argument minings</w:t>
            </w:r>
            <w:r>
              <w:rPr>
                <w:noProof/>
                <w:webHidden/>
              </w:rPr>
              <w:tab/>
            </w:r>
            <w:r>
              <w:rPr>
                <w:noProof/>
                <w:webHidden/>
              </w:rPr>
              <w:fldChar w:fldCharType="begin"/>
            </w:r>
            <w:r>
              <w:rPr>
                <w:noProof/>
                <w:webHidden/>
              </w:rPr>
              <w:instrText xml:space="preserve"> PAGEREF _Toc187929380 \h </w:instrText>
            </w:r>
            <w:r>
              <w:rPr>
                <w:noProof/>
                <w:webHidden/>
              </w:rPr>
            </w:r>
            <w:r>
              <w:rPr>
                <w:noProof/>
                <w:webHidden/>
              </w:rPr>
              <w:fldChar w:fldCharType="separate"/>
            </w:r>
            <w:r>
              <w:rPr>
                <w:noProof/>
                <w:webHidden/>
              </w:rPr>
              <w:t>4</w:t>
            </w:r>
            <w:r>
              <w:rPr>
                <w:noProof/>
                <w:webHidden/>
              </w:rPr>
              <w:fldChar w:fldCharType="end"/>
            </w:r>
          </w:hyperlink>
        </w:p>
        <w:p w14:paraId="38A88A1F" w14:textId="55E3D3CF"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1" w:history="1">
            <w:r w:rsidRPr="00323610">
              <w:rPr>
                <w:rStyle w:val="Hyperlink"/>
                <w:noProof/>
                <w:lang w:val="en-US"/>
              </w:rPr>
              <w:t>1.1.3</w:t>
            </w:r>
            <w:r>
              <w:rPr>
                <w:rFonts w:asciiTheme="minorHAnsi" w:eastAsiaTheme="minorEastAsia" w:hAnsiTheme="minorHAnsi"/>
                <w:noProof/>
                <w:kern w:val="2"/>
                <w:szCs w:val="24"/>
                <w:lang w:eastAsia="de-DE"/>
                <w14:ligatures w14:val="standardContextual"/>
              </w:rPr>
              <w:tab/>
            </w:r>
            <w:r w:rsidRPr="00323610">
              <w:rPr>
                <w:rStyle w:val="Hyperlink"/>
                <w:noProof/>
                <w:lang w:val="en-US"/>
              </w:rPr>
              <w:t>Argument diagramming techniques / Argument Schemes</w:t>
            </w:r>
            <w:r>
              <w:rPr>
                <w:noProof/>
                <w:webHidden/>
              </w:rPr>
              <w:tab/>
            </w:r>
            <w:r>
              <w:rPr>
                <w:noProof/>
                <w:webHidden/>
              </w:rPr>
              <w:fldChar w:fldCharType="begin"/>
            </w:r>
            <w:r>
              <w:rPr>
                <w:noProof/>
                <w:webHidden/>
              </w:rPr>
              <w:instrText xml:space="preserve"> PAGEREF _Toc187929381 \h </w:instrText>
            </w:r>
            <w:r>
              <w:rPr>
                <w:noProof/>
                <w:webHidden/>
              </w:rPr>
            </w:r>
            <w:r>
              <w:rPr>
                <w:noProof/>
                <w:webHidden/>
              </w:rPr>
              <w:fldChar w:fldCharType="separate"/>
            </w:r>
            <w:r>
              <w:rPr>
                <w:noProof/>
                <w:webHidden/>
              </w:rPr>
              <w:t>5</w:t>
            </w:r>
            <w:r>
              <w:rPr>
                <w:noProof/>
                <w:webHidden/>
              </w:rPr>
              <w:fldChar w:fldCharType="end"/>
            </w:r>
          </w:hyperlink>
        </w:p>
        <w:p w14:paraId="34C7A97E" w14:textId="07473030"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2" w:history="1">
            <w:r w:rsidRPr="00323610">
              <w:rPr>
                <w:rStyle w:val="Hyperlink"/>
                <w:noProof/>
                <w:lang w:val="en-US"/>
              </w:rPr>
              <w:t>1.1.4</w:t>
            </w:r>
            <w:r>
              <w:rPr>
                <w:rFonts w:asciiTheme="minorHAnsi" w:eastAsiaTheme="minorEastAsia" w:hAnsiTheme="minorHAnsi"/>
                <w:noProof/>
                <w:kern w:val="2"/>
                <w:szCs w:val="24"/>
                <w:lang w:eastAsia="de-DE"/>
                <w14:ligatures w14:val="standardContextual"/>
              </w:rPr>
              <w:tab/>
            </w:r>
            <w:r w:rsidRPr="00323610">
              <w:rPr>
                <w:rStyle w:val="Hyperlink"/>
                <w:noProof/>
                <w:lang w:val="en-US"/>
              </w:rPr>
              <w:t>Datensatz / Annotation von Argumenten</w:t>
            </w:r>
            <w:r>
              <w:rPr>
                <w:noProof/>
                <w:webHidden/>
              </w:rPr>
              <w:tab/>
            </w:r>
            <w:r>
              <w:rPr>
                <w:noProof/>
                <w:webHidden/>
              </w:rPr>
              <w:fldChar w:fldCharType="begin"/>
            </w:r>
            <w:r>
              <w:rPr>
                <w:noProof/>
                <w:webHidden/>
              </w:rPr>
              <w:instrText xml:space="preserve"> PAGEREF _Toc187929382 \h </w:instrText>
            </w:r>
            <w:r>
              <w:rPr>
                <w:noProof/>
                <w:webHidden/>
              </w:rPr>
            </w:r>
            <w:r>
              <w:rPr>
                <w:noProof/>
                <w:webHidden/>
              </w:rPr>
              <w:fldChar w:fldCharType="separate"/>
            </w:r>
            <w:r>
              <w:rPr>
                <w:noProof/>
                <w:webHidden/>
              </w:rPr>
              <w:t>5</w:t>
            </w:r>
            <w:r>
              <w:rPr>
                <w:noProof/>
                <w:webHidden/>
              </w:rPr>
              <w:fldChar w:fldCharType="end"/>
            </w:r>
          </w:hyperlink>
        </w:p>
        <w:p w14:paraId="6ABE25A1" w14:textId="1A6126D2"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3" w:history="1">
            <w:r w:rsidRPr="00323610">
              <w:rPr>
                <w:rStyle w:val="Hyperlink"/>
                <w:noProof/>
                <w:lang w:val="en-US"/>
              </w:rPr>
              <w:t>1.1.5</w:t>
            </w:r>
            <w:r>
              <w:rPr>
                <w:rFonts w:asciiTheme="minorHAnsi" w:eastAsiaTheme="minorEastAsia" w:hAnsiTheme="minorHAnsi"/>
                <w:noProof/>
                <w:kern w:val="2"/>
                <w:szCs w:val="24"/>
                <w:lang w:eastAsia="de-DE"/>
                <w14:ligatures w14:val="standardContextual"/>
              </w:rPr>
              <w:tab/>
            </w:r>
            <w:r w:rsidRPr="00323610">
              <w:rPr>
                <w:rStyle w:val="Hyperlink"/>
                <w:noProof/>
                <w:lang w:val="en-US"/>
              </w:rPr>
              <w:t>Large Language Models</w:t>
            </w:r>
            <w:r>
              <w:rPr>
                <w:noProof/>
                <w:webHidden/>
              </w:rPr>
              <w:tab/>
            </w:r>
            <w:r>
              <w:rPr>
                <w:noProof/>
                <w:webHidden/>
              </w:rPr>
              <w:fldChar w:fldCharType="begin"/>
            </w:r>
            <w:r>
              <w:rPr>
                <w:noProof/>
                <w:webHidden/>
              </w:rPr>
              <w:instrText xml:space="preserve"> PAGEREF _Toc187929383 \h </w:instrText>
            </w:r>
            <w:r>
              <w:rPr>
                <w:noProof/>
                <w:webHidden/>
              </w:rPr>
            </w:r>
            <w:r>
              <w:rPr>
                <w:noProof/>
                <w:webHidden/>
              </w:rPr>
              <w:fldChar w:fldCharType="separate"/>
            </w:r>
            <w:r>
              <w:rPr>
                <w:noProof/>
                <w:webHidden/>
              </w:rPr>
              <w:t>6</w:t>
            </w:r>
            <w:r>
              <w:rPr>
                <w:noProof/>
                <w:webHidden/>
              </w:rPr>
              <w:fldChar w:fldCharType="end"/>
            </w:r>
          </w:hyperlink>
        </w:p>
        <w:p w14:paraId="1BB6900B" w14:textId="665C4DB7"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384" w:history="1">
            <w:r w:rsidRPr="00323610">
              <w:rPr>
                <w:rStyle w:val="Hyperlink"/>
                <w:noProof/>
                <w:lang w:val="en-US"/>
              </w:rPr>
              <w:t>2</w:t>
            </w:r>
            <w:r>
              <w:rPr>
                <w:rFonts w:asciiTheme="minorHAnsi" w:eastAsiaTheme="minorEastAsia" w:hAnsiTheme="minorHAnsi"/>
                <w:noProof/>
                <w:kern w:val="2"/>
                <w:szCs w:val="24"/>
                <w:lang w:eastAsia="de-DE"/>
                <w14:ligatures w14:val="standardContextual"/>
              </w:rPr>
              <w:tab/>
            </w:r>
            <w:r w:rsidRPr="00323610">
              <w:rPr>
                <w:rStyle w:val="Hyperlink"/>
                <w:noProof/>
                <w:lang w:val="en-US"/>
              </w:rPr>
              <w:t>Daten und Methoden</w:t>
            </w:r>
            <w:r>
              <w:rPr>
                <w:noProof/>
                <w:webHidden/>
              </w:rPr>
              <w:tab/>
            </w:r>
            <w:r>
              <w:rPr>
                <w:noProof/>
                <w:webHidden/>
              </w:rPr>
              <w:fldChar w:fldCharType="begin"/>
            </w:r>
            <w:r>
              <w:rPr>
                <w:noProof/>
                <w:webHidden/>
              </w:rPr>
              <w:instrText xml:space="preserve"> PAGEREF _Toc187929384 \h </w:instrText>
            </w:r>
            <w:r>
              <w:rPr>
                <w:noProof/>
                <w:webHidden/>
              </w:rPr>
            </w:r>
            <w:r>
              <w:rPr>
                <w:noProof/>
                <w:webHidden/>
              </w:rPr>
              <w:fldChar w:fldCharType="separate"/>
            </w:r>
            <w:r>
              <w:rPr>
                <w:noProof/>
                <w:webHidden/>
              </w:rPr>
              <w:t>10</w:t>
            </w:r>
            <w:r>
              <w:rPr>
                <w:noProof/>
                <w:webHidden/>
              </w:rPr>
              <w:fldChar w:fldCharType="end"/>
            </w:r>
          </w:hyperlink>
        </w:p>
        <w:p w14:paraId="45C0C7D1" w14:textId="23FC12FA"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385" w:history="1">
            <w:r w:rsidRPr="00323610">
              <w:rPr>
                <w:rStyle w:val="Hyperlink"/>
                <w:noProof/>
                <w:lang w:val="en-US"/>
              </w:rPr>
              <w:t>2.1</w:t>
            </w:r>
            <w:r>
              <w:rPr>
                <w:rFonts w:asciiTheme="minorHAnsi" w:eastAsiaTheme="minorEastAsia" w:hAnsiTheme="minorHAnsi"/>
                <w:noProof/>
                <w:kern w:val="2"/>
                <w:szCs w:val="24"/>
                <w:lang w:eastAsia="de-DE"/>
                <w14:ligatures w14:val="standardContextual"/>
              </w:rPr>
              <w:tab/>
            </w:r>
            <w:r w:rsidRPr="00323610">
              <w:rPr>
                <w:rStyle w:val="Hyperlink"/>
                <w:noProof/>
                <w:lang w:val="en-US"/>
              </w:rPr>
              <w:t>Modell / LLM / Large Language Model</w:t>
            </w:r>
            <w:r>
              <w:rPr>
                <w:noProof/>
                <w:webHidden/>
              </w:rPr>
              <w:tab/>
            </w:r>
            <w:r>
              <w:rPr>
                <w:noProof/>
                <w:webHidden/>
              </w:rPr>
              <w:fldChar w:fldCharType="begin"/>
            </w:r>
            <w:r>
              <w:rPr>
                <w:noProof/>
                <w:webHidden/>
              </w:rPr>
              <w:instrText xml:space="preserve"> PAGEREF _Toc187929385 \h </w:instrText>
            </w:r>
            <w:r>
              <w:rPr>
                <w:noProof/>
                <w:webHidden/>
              </w:rPr>
            </w:r>
            <w:r>
              <w:rPr>
                <w:noProof/>
                <w:webHidden/>
              </w:rPr>
              <w:fldChar w:fldCharType="separate"/>
            </w:r>
            <w:r>
              <w:rPr>
                <w:noProof/>
                <w:webHidden/>
              </w:rPr>
              <w:t>10</w:t>
            </w:r>
            <w:r>
              <w:rPr>
                <w:noProof/>
                <w:webHidden/>
              </w:rPr>
              <w:fldChar w:fldCharType="end"/>
            </w:r>
          </w:hyperlink>
        </w:p>
        <w:p w14:paraId="0FBE8441" w14:textId="1077EA8A"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386" w:history="1">
            <w:r w:rsidRPr="00323610">
              <w:rPr>
                <w:rStyle w:val="Hyperlink"/>
                <w:noProof/>
              </w:rPr>
              <w:t>2.2</w:t>
            </w:r>
            <w:r>
              <w:rPr>
                <w:rFonts w:asciiTheme="minorHAnsi" w:eastAsiaTheme="minorEastAsia" w:hAnsiTheme="minorHAnsi"/>
                <w:noProof/>
                <w:kern w:val="2"/>
                <w:szCs w:val="24"/>
                <w:lang w:eastAsia="de-DE"/>
                <w14:ligatures w14:val="standardContextual"/>
              </w:rPr>
              <w:tab/>
            </w:r>
            <w:r w:rsidRPr="00323610">
              <w:rPr>
                <w:rStyle w:val="Hyperlink"/>
                <w:noProof/>
              </w:rPr>
              <w:t>Datensatzbeschreibung</w:t>
            </w:r>
            <w:r>
              <w:rPr>
                <w:noProof/>
                <w:webHidden/>
              </w:rPr>
              <w:tab/>
            </w:r>
            <w:r>
              <w:rPr>
                <w:noProof/>
                <w:webHidden/>
              </w:rPr>
              <w:fldChar w:fldCharType="begin"/>
            </w:r>
            <w:r>
              <w:rPr>
                <w:noProof/>
                <w:webHidden/>
              </w:rPr>
              <w:instrText xml:space="preserve"> PAGEREF _Toc187929386 \h </w:instrText>
            </w:r>
            <w:r>
              <w:rPr>
                <w:noProof/>
                <w:webHidden/>
              </w:rPr>
            </w:r>
            <w:r>
              <w:rPr>
                <w:noProof/>
                <w:webHidden/>
              </w:rPr>
              <w:fldChar w:fldCharType="separate"/>
            </w:r>
            <w:r>
              <w:rPr>
                <w:noProof/>
                <w:webHidden/>
              </w:rPr>
              <w:t>12</w:t>
            </w:r>
            <w:r>
              <w:rPr>
                <w:noProof/>
                <w:webHidden/>
              </w:rPr>
              <w:fldChar w:fldCharType="end"/>
            </w:r>
          </w:hyperlink>
        </w:p>
        <w:p w14:paraId="1AE47799" w14:textId="5ADC833E"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387" w:history="1">
            <w:r w:rsidRPr="00323610">
              <w:rPr>
                <w:rStyle w:val="Hyperlink"/>
                <w:noProof/>
              </w:rPr>
              <w:t>2.3</w:t>
            </w:r>
            <w:r>
              <w:rPr>
                <w:rFonts w:asciiTheme="minorHAnsi" w:eastAsiaTheme="minorEastAsia" w:hAnsiTheme="minorHAnsi"/>
                <w:noProof/>
                <w:kern w:val="2"/>
                <w:szCs w:val="24"/>
                <w:lang w:eastAsia="de-DE"/>
                <w14:ligatures w14:val="standardContextual"/>
              </w:rPr>
              <w:tab/>
            </w:r>
            <w:r w:rsidRPr="00323610">
              <w:rPr>
                <w:rStyle w:val="Hyperlink"/>
                <w:noProof/>
              </w:rPr>
              <w:t>Methode</w:t>
            </w:r>
            <w:r>
              <w:rPr>
                <w:noProof/>
                <w:webHidden/>
              </w:rPr>
              <w:tab/>
            </w:r>
            <w:r>
              <w:rPr>
                <w:noProof/>
                <w:webHidden/>
              </w:rPr>
              <w:fldChar w:fldCharType="begin"/>
            </w:r>
            <w:r>
              <w:rPr>
                <w:noProof/>
                <w:webHidden/>
              </w:rPr>
              <w:instrText xml:space="preserve"> PAGEREF _Toc187929387 \h </w:instrText>
            </w:r>
            <w:r>
              <w:rPr>
                <w:noProof/>
                <w:webHidden/>
              </w:rPr>
            </w:r>
            <w:r>
              <w:rPr>
                <w:noProof/>
                <w:webHidden/>
              </w:rPr>
              <w:fldChar w:fldCharType="separate"/>
            </w:r>
            <w:r>
              <w:rPr>
                <w:noProof/>
                <w:webHidden/>
              </w:rPr>
              <w:t>14</w:t>
            </w:r>
            <w:r>
              <w:rPr>
                <w:noProof/>
                <w:webHidden/>
              </w:rPr>
              <w:fldChar w:fldCharType="end"/>
            </w:r>
          </w:hyperlink>
        </w:p>
        <w:p w14:paraId="49CCF515" w14:textId="2026F71E"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8" w:history="1">
            <w:r w:rsidRPr="00323610">
              <w:rPr>
                <w:rStyle w:val="Hyperlink"/>
                <w:noProof/>
              </w:rPr>
              <w:t>2.3.1</w:t>
            </w:r>
            <w:r>
              <w:rPr>
                <w:rFonts w:asciiTheme="minorHAnsi" w:eastAsiaTheme="minorEastAsia" w:hAnsiTheme="minorHAnsi"/>
                <w:noProof/>
                <w:kern w:val="2"/>
                <w:szCs w:val="24"/>
                <w:lang w:eastAsia="de-DE"/>
                <w14:ligatures w14:val="standardContextual"/>
              </w:rPr>
              <w:tab/>
            </w:r>
            <w:r w:rsidRPr="00323610">
              <w:rPr>
                <w:rStyle w:val="Hyperlink"/>
                <w:noProof/>
              </w:rPr>
              <w:t>Tech Stack</w:t>
            </w:r>
            <w:r>
              <w:rPr>
                <w:noProof/>
                <w:webHidden/>
              </w:rPr>
              <w:tab/>
            </w:r>
            <w:r>
              <w:rPr>
                <w:noProof/>
                <w:webHidden/>
              </w:rPr>
              <w:fldChar w:fldCharType="begin"/>
            </w:r>
            <w:r>
              <w:rPr>
                <w:noProof/>
                <w:webHidden/>
              </w:rPr>
              <w:instrText xml:space="preserve"> PAGEREF _Toc187929388 \h </w:instrText>
            </w:r>
            <w:r>
              <w:rPr>
                <w:noProof/>
                <w:webHidden/>
              </w:rPr>
            </w:r>
            <w:r>
              <w:rPr>
                <w:noProof/>
                <w:webHidden/>
              </w:rPr>
              <w:fldChar w:fldCharType="separate"/>
            </w:r>
            <w:r>
              <w:rPr>
                <w:noProof/>
                <w:webHidden/>
              </w:rPr>
              <w:t>14</w:t>
            </w:r>
            <w:r>
              <w:rPr>
                <w:noProof/>
                <w:webHidden/>
              </w:rPr>
              <w:fldChar w:fldCharType="end"/>
            </w:r>
          </w:hyperlink>
        </w:p>
        <w:p w14:paraId="56E311ED" w14:textId="2982EA4E"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9" w:history="1">
            <w:r w:rsidRPr="00323610">
              <w:rPr>
                <w:rStyle w:val="Hyperlink"/>
                <w:noProof/>
              </w:rPr>
              <w:t>2.3.2</w:t>
            </w:r>
            <w:r>
              <w:rPr>
                <w:rFonts w:asciiTheme="minorHAnsi" w:eastAsiaTheme="minorEastAsia" w:hAnsiTheme="minorHAnsi"/>
                <w:noProof/>
                <w:kern w:val="2"/>
                <w:szCs w:val="24"/>
                <w:lang w:eastAsia="de-DE"/>
                <w14:ligatures w14:val="standardContextual"/>
              </w:rPr>
              <w:tab/>
            </w:r>
            <w:r w:rsidRPr="00323610">
              <w:rPr>
                <w:rStyle w:val="Hyperlink"/>
                <w:noProof/>
              </w:rPr>
              <w:t>Metriken zur Evaluation</w:t>
            </w:r>
            <w:r>
              <w:rPr>
                <w:noProof/>
                <w:webHidden/>
              </w:rPr>
              <w:tab/>
            </w:r>
            <w:r>
              <w:rPr>
                <w:noProof/>
                <w:webHidden/>
              </w:rPr>
              <w:fldChar w:fldCharType="begin"/>
            </w:r>
            <w:r>
              <w:rPr>
                <w:noProof/>
                <w:webHidden/>
              </w:rPr>
              <w:instrText xml:space="preserve"> PAGEREF _Toc187929389 \h </w:instrText>
            </w:r>
            <w:r>
              <w:rPr>
                <w:noProof/>
                <w:webHidden/>
              </w:rPr>
            </w:r>
            <w:r>
              <w:rPr>
                <w:noProof/>
                <w:webHidden/>
              </w:rPr>
              <w:fldChar w:fldCharType="separate"/>
            </w:r>
            <w:r>
              <w:rPr>
                <w:noProof/>
                <w:webHidden/>
              </w:rPr>
              <w:t>15</w:t>
            </w:r>
            <w:r>
              <w:rPr>
                <w:noProof/>
                <w:webHidden/>
              </w:rPr>
              <w:fldChar w:fldCharType="end"/>
            </w:r>
          </w:hyperlink>
        </w:p>
        <w:p w14:paraId="60338F22" w14:textId="1FEEB961"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90" w:history="1">
            <w:r w:rsidRPr="00323610">
              <w:rPr>
                <w:rStyle w:val="Hyperlink"/>
                <w:noProof/>
              </w:rPr>
              <w:t>2.3.3</w:t>
            </w:r>
            <w:r>
              <w:rPr>
                <w:rFonts w:asciiTheme="minorHAnsi" w:eastAsiaTheme="minorEastAsia" w:hAnsiTheme="minorHAnsi"/>
                <w:noProof/>
                <w:kern w:val="2"/>
                <w:szCs w:val="24"/>
                <w:lang w:eastAsia="de-DE"/>
                <w14:ligatures w14:val="standardContextual"/>
              </w:rPr>
              <w:tab/>
            </w:r>
            <w:r w:rsidRPr="00323610">
              <w:rPr>
                <w:rStyle w:val="Hyperlink"/>
                <w:noProof/>
              </w:rPr>
              <w:t>Eingabeaufforderungen / Prompts</w:t>
            </w:r>
            <w:r>
              <w:rPr>
                <w:noProof/>
                <w:webHidden/>
              </w:rPr>
              <w:tab/>
            </w:r>
            <w:r>
              <w:rPr>
                <w:noProof/>
                <w:webHidden/>
              </w:rPr>
              <w:fldChar w:fldCharType="begin"/>
            </w:r>
            <w:r>
              <w:rPr>
                <w:noProof/>
                <w:webHidden/>
              </w:rPr>
              <w:instrText xml:space="preserve"> PAGEREF _Toc187929390 \h </w:instrText>
            </w:r>
            <w:r>
              <w:rPr>
                <w:noProof/>
                <w:webHidden/>
              </w:rPr>
            </w:r>
            <w:r>
              <w:rPr>
                <w:noProof/>
                <w:webHidden/>
              </w:rPr>
              <w:fldChar w:fldCharType="separate"/>
            </w:r>
            <w:r>
              <w:rPr>
                <w:noProof/>
                <w:webHidden/>
              </w:rPr>
              <w:t>18</w:t>
            </w:r>
            <w:r>
              <w:rPr>
                <w:noProof/>
                <w:webHidden/>
              </w:rPr>
              <w:fldChar w:fldCharType="end"/>
            </w:r>
          </w:hyperlink>
        </w:p>
        <w:p w14:paraId="3506E39E" w14:textId="0CAA3077"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405" w:history="1">
            <w:r w:rsidRPr="00323610">
              <w:rPr>
                <w:rStyle w:val="Hyperlink"/>
                <w:noProof/>
              </w:rPr>
              <w:t>3</w:t>
            </w:r>
            <w:r>
              <w:rPr>
                <w:rFonts w:asciiTheme="minorHAnsi" w:eastAsiaTheme="minorEastAsia" w:hAnsiTheme="minorHAnsi"/>
                <w:noProof/>
                <w:kern w:val="2"/>
                <w:szCs w:val="24"/>
                <w:lang w:eastAsia="de-DE"/>
                <w14:ligatures w14:val="standardContextual"/>
              </w:rPr>
              <w:tab/>
            </w:r>
            <w:r w:rsidRPr="00323610">
              <w:rPr>
                <w:rStyle w:val="Hyperlink"/>
                <w:noProof/>
              </w:rPr>
              <w:t>Ergebnisse</w:t>
            </w:r>
            <w:r>
              <w:rPr>
                <w:noProof/>
                <w:webHidden/>
              </w:rPr>
              <w:tab/>
            </w:r>
            <w:r>
              <w:rPr>
                <w:noProof/>
                <w:webHidden/>
              </w:rPr>
              <w:fldChar w:fldCharType="begin"/>
            </w:r>
            <w:r>
              <w:rPr>
                <w:noProof/>
                <w:webHidden/>
              </w:rPr>
              <w:instrText xml:space="preserve"> PAGEREF _Toc187929405 \h </w:instrText>
            </w:r>
            <w:r>
              <w:rPr>
                <w:noProof/>
                <w:webHidden/>
              </w:rPr>
            </w:r>
            <w:r>
              <w:rPr>
                <w:noProof/>
                <w:webHidden/>
              </w:rPr>
              <w:fldChar w:fldCharType="separate"/>
            </w:r>
            <w:r>
              <w:rPr>
                <w:noProof/>
                <w:webHidden/>
              </w:rPr>
              <w:t>23</w:t>
            </w:r>
            <w:r>
              <w:rPr>
                <w:noProof/>
                <w:webHidden/>
              </w:rPr>
              <w:fldChar w:fldCharType="end"/>
            </w:r>
          </w:hyperlink>
        </w:p>
        <w:p w14:paraId="6456FD30" w14:textId="44F63E67"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406" w:history="1">
            <w:r w:rsidRPr="00323610">
              <w:rPr>
                <w:rStyle w:val="Hyperlink"/>
                <w:noProof/>
              </w:rPr>
              <w:t>4</w:t>
            </w:r>
            <w:r>
              <w:rPr>
                <w:rFonts w:asciiTheme="minorHAnsi" w:eastAsiaTheme="minorEastAsia" w:hAnsiTheme="minorHAnsi"/>
                <w:noProof/>
                <w:kern w:val="2"/>
                <w:szCs w:val="24"/>
                <w:lang w:eastAsia="de-DE"/>
                <w14:ligatures w14:val="standardContextual"/>
              </w:rPr>
              <w:tab/>
            </w:r>
            <w:r w:rsidRPr="00323610">
              <w:rPr>
                <w:rStyle w:val="Hyperlink"/>
                <w:noProof/>
              </w:rPr>
              <w:t>Diskussion und Handlungsempfehlungen</w:t>
            </w:r>
            <w:r>
              <w:rPr>
                <w:noProof/>
                <w:webHidden/>
              </w:rPr>
              <w:tab/>
            </w:r>
            <w:r>
              <w:rPr>
                <w:noProof/>
                <w:webHidden/>
              </w:rPr>
              <w:fldChar w:fldCharType="begin"/>
            </w:r>
            <w:r>
              <w:rPr>
                <w:noProof/>
                <w:webHidden/>
              </w:rPr>
              <w:instrText xml:space="preserve"> PAGEREF _Toc187929406 \h </w:instrText>
            </w:r>
            <w:r>
              <w:rPr>
                <w:noProof/>
                <w:webHidden/>
              </w:rPr>
            </w:r>
            <w:r>
              <w:rPr>
                <w:noProof/>
                <w:webHidden/>
              </w:rPr>
              <w:fldChar w:fldCharType="separate"/>
            </w:r>
            <w:r>
              <w:rPr>
                <w:noProof/>
                <w:webHidden/>
              </w:rPr>
              <w:t>25</w:t>
            </w:r>
            <w:r>
              <w:rPr>
                <w:noProof/>
                <w:webHidden/>
              </w:rPr>
              <w:fldChar w:fldCharType="end"/>
            </w:r>
          </w:hyperlink>
        </w:p>
        <w:p w14:paraId="783BFDA4" w14:textId="662348AD"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407" w:history="1">
            <w:r w:rsidRPr="00323610">
              <w:rPr>
                <w:rStyle w:val="Hyperlink"/>
                <w:noProof/>
              </w:rPr>
              <w:t>5</w:t>
            </w:r>
            <w:r>
              <w:rPr>
                <w:rFonts w:asciiTheme="minorHAnsi" w:eastAsiaTheme="minorEastAsia" w:hAnsiTheme="minorHAnsi"/>
                <w:noProof/>
                <w:kern w:val="2"/>
                <w:szCs w:val="24"/>
                <w:lang w:eastAsia="de-DE"/>
                <w14:ligatures w14:val="standardContextual"/>
              </w:rPr>
              <w:tab/>
            </w:r>
            <w:r w:rsidRPr="00323610">
              <w:rPr>
                <w:rStyle w:val="Hyperlink"/>
                <w:noProof/>
              </w:rPr>
              <w:t>Fragestellung</w:t>
            </w:r>
            <w:r>
              <w:rPr>
                <w:noProof/>
                <w:webHidden/>
              </w:rPr>
              <w:tab/>
            </w:r>
            <w:r>
              <w:rPr>
                <w:noProof/>
                <w:webHidden/>
              </w:rPr>
              <w:fldChar w:fldCharType="begin"/>
            </w:r>
            <w:r>
              <w:rPr>
                <w:noProof/>
                <w:webHidden/>
              </w:rPr>
              <w:instrText xml:space="preserve"> PAGEREF _Toc187929407 \h </w:instrText>
            </w:r>
            <w:r>
              <w:rPr>
                <w:noProof/>
                <w:webHidden/>
              </w:rPr>
            </w:r>
            <w:r>
              <w:rPr>
                <w:noProof/>
                <w:webHidden/>
              </w:rPr>
              <w:fldChar w:fldCharType="separate"/>
            </w:r>
            <w:r>
              <w:rPr>
                <w:noProof/>
                <w:webHidden/>
              </w:rPr>
              <w:t>27</w:t>
            </w:r>
            <w:r>
              <w:rPr>
                <w:noProof/>
                <w:webHidden/>
              </w:rPr>
              <w:fldChar w:fldCharType="end"/>
            </w:r>
          </w:hyperlink>
        </w:p>
        <w:p w14:paraId="307E694D" w14:textId="4207F319"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408" w:history="1">
            <w:r w:rsidRPr="00323610">
              <w:rPr>
                <w:rStyle w:val="Hyperlink"/>
                <w:noProof/>
              </w:rPr>
              <w:t>6</w:t>
            </w:r>
            <w:r>
              <w:rPr>
                <w:rFonts w:asciiTheme="minorHAnsi" w:eastAsiaTheme="minorEastAsia" w:hAnsiTheme="minorHAnsi"/>
                <w:noProof/>
                <w:kern w:val="2"/>
                <w:szCs w:val="24"/>
                <w:lang w:eastAsia="de-DE"/>
                <w14:ligatures w14:val="standardContextual"/>
              </w:rPr>
              <w:tab/>
            </w:r>
            <w:r w:rsidRPr="00323610">
              <w:rPr>
                <w:rStyle w:val="Hyperlink"/>
                <w:noProof/>
              </w:rPr>
              <w:t>Literaturverzeichnis / Quellenverzeichnis</w:t>
            </w:r>
            <w:r>
              <w:rPr>
                <w:noProof/>
                <w:webHidden/>
              </w:rPr>
              <w:tab/>
            </w:r>
            <w:r>
              <w:rPr>
                <w:noProof/>
                <w:webHidden/>
              </w:rPr>
              <w:fldChar w:fldCharType="begin"/>
            </w:r>
            <w:r>
              <w:rPr>
                <w:noProof/>
                <w:webHidden/>
              </w:rPr>
              <w:instrText xml:space="preserve"> PAGEREF _Toc187929408 \h </w:instrText>
            </w:r>
            <w:r>
              <w:rPr>
                <w:noProof/>
                <w:webHidden/>
              </w:rPr>
            </w:r>
            <w:r>
              <w:rPr>
                <w:noProof/>
                <w:webHidden/>
              </w:rPr>
              <w:fldChar w:fldCharType="separate"/>
            </w:r>
            <w:r>
              <w:rPr>
                <w:noProof/>
                <w:webHidden/>
              </w:rPr>
              <w:t>29</w:t>
            </w:r>
            <w:r>
              <w:rPr>
                <w:noProof/>
                <w:webHidden/>
              </w:rPr>
              <w:fldChar w:fldCharType="end"/>
            </w:r>
          </w:hyperlink>
        </w:p>
        <w:p w14:paraId="7C9A7806" w14:textId="04F75929"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409" w:history="1">
            <w:r w:rsidRPr="00323610">
              <w:rPr>
                <w:rStyle w:val="Hyperlink"/>
                <w:noProof/>
              </w:rPr>
              <w:t>7</w:t>
            </w:r>
            <w:r>
              <w:rPr>
                <w:rFonts w:asciiTheme="minorHAnsi" w:eastAsiaTheme="minorEastAsia" w:hAnsiTheme="minorHAnsi"/>
                <w:noProof/>
                <w:kern w:val="2"/>
                <w:szCs w:val="24"/>
                <w:lang w:eastAsia="de-DE"/>
                <w14:ligatures w14:val="standardContextual"/>
              </w:rPr>
              <w:tab/>
            </w:r>
            <w:r w:rsidRPr="00323610">
              <w:rPr>
                <w:rStyle w:val="Hyperlink"/>
                <w:noProof/>
              </w:rPr>
              <w:t>Anhänge &amp; Projektdokumentation</w:t>
            </w:r>
            <w:r>
              <w:rPr>
                <w:noProof/>
                <w:webHidden/>
              </w:rPr>
              <w:tab/>
            </w:r>
            <w:r>
              <w:rPr>
                <w:noProof/>
                <w:webHidden/>
              </w:rPr>
              <w:fldChar w:fldCharType="begin"/>
            </w:r>
            <w:r>
              <w:rPr>
                <w:noProof/>
                <w:webHidden/>
              </w:rPr>
              <w:instrText xml:space="preserve"> PAGEREF _Toc187929409 \h </w:instrText>
            </w:r>
            <w:r>
              <w:rPr>
                <w:noProof/>
                <w:webHidden/>
              </w:rPr>
            </w:r>
            <w:r>
              <w:rPr>
                <w:noProof/>
                <w:webHidden/>
              </w:rPr>
              <w:fldChar w:fldCharType="separate"/>
            </w:r>
            <w:r>
              <w:rPr>
                <w:noProof/>
                <w:webHidden/>
              </w:rPr>
              <w:t>33</w:t>
            </w:r>
            <w:r>
              <w:rPr>
                <w:noProof/>
                <w:webHidden/>
              </w:rPr>
              <w:fldChar w:fldCharType="end"/>
            </w:r>
          </w:hyperlink>
        </w:p>
        <w:p w14:paraId="4CFB8234" w14:textId="2D9DF258"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410" w:history="1">
            <w:r w:rsidRPr="00323610">
              <w:rPr>
                <w:rStyle w:val="Hyperlink"/>
                <w:noProof/>
              </w:rPr>
              <w:t>7.1</w:t>
            </w:r>
            <w:r>
              <w:rPr>
                <w:rFonts w:asciiTheme="minorHAnsi" w:eastAsiaTheme="minorEastAsia" w:hAnsiTheme="minorHAnsi"/>
                <w:noProof/>
                <w:kern w:val="2"/>
                <w:szCs w:val="24"/>
                <w:lang w:eastAsia="de-DE"/>
                <w14:ligatures w14:val="standardContextual"/>
              </w:rPr>
              <w:tab/>
            </w:r>
            <w:r w:rsidRPr="00323610">
              <w:rPr>
                <w:rStyle w:val="Hyperlink"/>
                <w:noProof/>
              </w:rPr>
              <w:t>Modellvergleich</w:t>
            </w:r>
            <w:r>
              <w:rPr>
                <w:noProof/>
                <w:webHidden/>
              </w:rPr>
              <w:tab/>
            </w:r>
            <w:r>
              <w:rPr>
                <w:noProof/>
                <w:webHidden/>
              </w:rPr>
              <w:fldChar w:fldCharType="begin"/>
            </w:r>
            <w:r>
              <w:rPr>
                <w:noProof/>
                <w:webHidden/>
              </w:rPr>
              <w:instrText xml:space="preserve"> PAGEREF _Toc187929410 \h </w:instrText>
            </w:r>
            <w:r>
              <w:rPr>
                <w:noProof/>
                <w:webHidden/>
              </w:rPr>
            </w:r>
            <w:r>
              <w:rPr>
                <w:noProof/>
                <w:webHidden/>
              </w:rPr>
              <w:fldChar w:fldCharType="separate"/>
            </w:r>
            <w:r>
              <w:rPr>
                <w:noProof/>
                <w:webHidden/>
              </w:rPr>
              <w:t>33</w:t>
            </w:r>
            <w:r>
              <w:rPr>
                <w:noProof/>
                <w:webHidden/>
              </w:rPr>
              <w:fldChar w:fldCharType="end"/>
            </w:r>
          </w:hyperlink>
        </w:p>
        <w:p w14:paraId="67BEE0D3" w14:textId="15AD16BB"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411" w:history="1">
            <w:r w:rsidRPr="00323610">
              <w:rPr>
                <w:rStyle w:val="Hyperlink"/>
                <w:noProof/>
              </w:rPr>
              <w:t>7.2</w:t>
            </w:r>
            <w:r>
              <w:rPr>
                <w:rFonts w:asciiTheme="minorHAnsi" w:eastAsiaTheme="minorEastAsia" w:hAnsiTheme="minorHAnsi"/>
                <w:noProof/>
                <w:kern w:val="2"/>
                <w:szCs w:val="24"/>
                <w:lang w:eastAsia="de-DE"/>
                <w14:ligatures w14:val="standardContextual"/>
              </w:rPr>
              <w:tab/>
            </w:r>
            <w:r w:rsidRPr="00323610">
              <w:rPr>
                <w:rStyle w:val="Hyperlink"/>
                <w:noProof/>
              </w:rPr>
              <w:t>Prompt Templates</w:t>
            </w:r>
            <w:r>
              <w:rPr>
                <w:noProof/>
                <w:webHidden/>
              </w:rPr>
              <w:tab/>
            </w:r>
            <w:r>
              <w:rPr>
                <w:noProof/>
                <w:webHidden/>
              </w:rPr>
              <w:fldChar w:fldCharType="begin"/>
            </w:r>
            <w:r>
              <w:rPr>
                <w:noProof/>
                <w:webHidden/>
              </w:rPr>
              <w:instrText xml:space="preserve"> PAGEREF _Toc187929411 \h </w:instrText>
            </w:r>
            <w:r>
              <w:rPr>
                <w:noProof/>
                <w:webHidden/>
              </w:rPr>
            </w:r>
            <w:r>
              <w:rPr>
                <w:noProof/>
                <w:webHidden/>
              </w:rPr>
              <w:fldChar w:fldCharType="separate"/>
            </w:r>
            <w:r>
              <w:rPr>
                <w:noProof/>
                <w:webHidden/>
              </w:rPr>
              <w:t>35</w:t>
            </w:r>
            <w:r>
              <w:rPr>
                <w:noProof/>
                <w:webHidden/>
              </w:rPr>
              <w:fldChar w:fldCharType="end"/>
            </w:r>
          </w:hyperlink>
        </w:p>
        <w:p w14:paraId="6F136838" w14:textId="20C3F9FD" w:rsidR="009414DD" w:rsidRDefault="009414DD">
          <w:r>
            <w:rPr>
              <w:b/>
              <w:bCs/>
            </w:rPr>
            <w:fldChar w:fldCharType="end"/>
          </w:r>
        </w:p>
      </w:sdtContent>
    </w:sdt>
    <w:p w14:paraId="569231DD" w14:textId="77777777" w:rsidR="00126A44" w:rsidRDefault="00126A44">
      <w:pPr>
        <w:sectPr w:rsidR="00126A44" w:rsidSect="00EC6426">
          <w:footerReference w:type="default" r:id="rId8"/>
          <w:headerReference w:type="first" r:id="rId9"/>
          <w:footerReference w:type="first" r:id="rId10"/>
          <w:pgSz w:w="11906" w:h="16838"/>
          <w:pgMar w:top="1418" w:right="1701" w:bottom="1134" w:left="1418" w:header="709" w:footer="709" w:gutter="0"/>
          <w:pgNumType w:fmt="upperRoman" w:start="1"/>
          <w:cols w:space="708"/>
          <w:titlePg/>
          <w:docGrid w:linePitch="360"/>
        </w:sectPr>
      </w:pPr>
    </w:p>
    <w:p w14:paraId="7F681FE8" w14:textId="082CD3F2" w:rsidR="00976EBE" w:rsidRDefault="00976EBE" w:rsidP="004F399B">
      <w:pPr>
        <w:pStyle w:val="berschrift1"/>
      </w:pPr>
      <w:bookmarkStart w:id="0" w:name="_Toc187929374"/>
      <w:r>
        <w:lastRenderedPageBreak/>
        <w:t>Einleitun</w:t>
      </w:r>
      <w:commentRangeStart w:id="1"/>
      <w:r>
        <w:t>g</w:t>
      </w:r>
      <w:commentRangeEnd w:id="1"/>
      <w:r w:rsidR="00D65E52">
        <w:rPr>
          <w:rStyle w:val="Kommentarzeichen"/>
          <w:rFonts w:eastAsiaTheme="minorHAnsi" w:cstheme="minorBidi"/>
          <w:color w:val="auto"/>
        </w:rPr>
        <w:commentReference w:id="1"/>
      </w:r>
      <w:bookmarkEnd w:id="0"/>
    </w:p>
    <w:p w14:paraId="22F2533A" w14:textId="235181A4" w:rsidR="000B6E62" w:rsidRPr="002D71B9" w:rsidRDefault="000B6E62" w:rsidP="000B6E62">
      <w:pPr>
        <w:autoSpaceDE w:val="0"/>
        <w:autoSpaceDN w:val="0"/>
        <w:adjustRightInd w:val="0"/>
        <w:spacing w:after="0" w:line="240" w:lineRule="auto"/>
        <w:rPr>
          <w:color w:val="FF0000"/>
        </w:rPr>
      </w:pPr>
      <w:r w:rsidRPr="002D71B9">
        <w:rPr>
          <w:color w:val="FF0000"/>
        </w:rPr>
        <w:t>- Vorarbeiten (eigene und extern, v.a. Literaturrecherche)</w:t>
      </w:r>
    </w:p>
    <w:p w14:paraId="456F997C" w14:textId="77777777" w:rsidR="000B6E62" w:rsidRPr="002D71B9" w:rsidRDefault="000B6E62" w:rsidP="000B6E62">
      <w:pPr>
        <w:autoSpaceDE w:val="0"/>
        <w:autoSpaceDN w:val="0"/>
        <w:adjustRightInd w:val="0"/>
        <w:spacing w:after="0" w:line="240" w:lineRule="auto"/>
        <w:rPr>
          <w:color w:val="FF0000"/>
        </w:rPr>
      </w:pPr>
      <w:r w:rsidRPr="002D71B9">
        <w:rPr>
          <w:color w:val="FF0000"/>
        </w:rPr>
        <w:t>- Kontext der Arbeit klar verständlich machen</w:t>
      </w:r>
    </w:p>
    <w:p w14:paraId="7B01CECB" w14:textId="77777777" w:rsidR="00C040BE" w:rsidRDefault="000B6E62" w:rsidP="00C040BE">
      <w:pPr>
        <w:rPr>
          <w:color w:val="FF0000"/>
        </w:rPr>
      </w:pPr>
      <w:r w:rsidRPr="002D71B9">
        <w:rPr>
          <w:color w:val="FF0000"/>
        </w:rPr>
        <w:t>- Entwicklung der Forschungsfrage(n)</w:t>
      </w:r>
    </w:p>
    <w:p w14:paraId="7637CA18" w14:textId="7B14749D" w:rsidR="009F5014" w:rsidRDefault="003A7433" w:rsidP="006E7B3E">
      <w:pPr>
        <w:jc w:val="both"/>
      </w:pPr>
      <w:ins w:id="2" w:author="Ben Fels" w:date="2024-12-21T12:41:00Z" w16du:dateUtc="2024-12-21T11:41:00Z">
        <w:r w:rsidRPr="00503748">
          <w:rPr>
            <w:highlight w:val="green"/>
          </w:rPr>
          <w:t>Argumente sind ein wichtiger Bestandteil in der menschlichen Kommunikation</w:t>
        </w:r>
        <w:r w:rsidRPr="00F37881">
          <w:t xml:space="preserve">. </w:t>
        </w:r>
      </w:ins>
      <w:ins w:id="3" w:author="Ben Fels" w:date="2024-12-21T13:18:00Z" w16du:dateUtc="2024-12-21T12:18:00Z">
        <w:r w:rsidR="00F71787" w:rsidRPr="0000785A">
          <w:rPr>
            <w:highlight w:val="magenta"/>
            <w:rPrChange w:id="4" w:author="Ben Fels" w:date="2024-12-21T13:20:00Z" w16du:dateUtc="2024-12-21T12:20:00Z">
              <w:rPr/>
            </w:rPrChange>
          </w:rPr>
          <w:fldChar w:fldCharType="begin"/>
        </w:r>
        <w:r w:rsidR="00F71787" w:rsidRPr="0000785A">
          <w:rPr>
            <w:highlight w:val="magenta"/>
            <w:rPrChange w:id="5" w:author="Ben Fels" w:date="2024-12-21T13:20:00Z" w16du:dateUtc="2024-12-21T12:20:00Z">
              <w:rPr/>
            </w:rPrChange>
          </w:rPr>
          <w:instrText xml:space="preserve"> ADDIN ZOTERO_ITEM CSL_CITATION {"citationID":"5xdvqibk","properties":{"formattedCitation":"(2013, S. 1)","plainCitation":"(2013, S. 1)","dontUpdate":true,"noteIndex":0},"citationItems":[{"id":977,"uris":["http://zotero.org/users/14644665/items/KTRCCE94"],"itemData":{"id":977,"type":"article-journal","abstract":"In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uppress-author":true}],"schema":"https://github.com/citation-style-language/schema/raw/master/csl-citation.json"} </w:instrText>
        </w:r>
        <w:r w:rsidR="00F71787" w:rsidRPr="0000785A">
          <w:rPr>
            <w:highlight w:val="magenta"/>
            <w:rPrChange w:id="6" w:author="Ben Fels" w:date="2024-12-21T13:20:00Z" w16du:dateUtc="2024-12-21T12:20:00Z">
              <w:rPr/>
            </w:rPrChange>
          </w:rPr>
          <w:fldChar w:fldCharType="separate"/>
        </w:r>
        <w:r w:rsidR="00F71787" w:rsidRPr="0000785A">
          <w:rPr>
            <w:rFonts w:cs="Arial"/>
            <w:highlight w:val="magenta"/>
            <w:rPrChange w:id="7" w:author="Ben Fels" w:date="2024-12-21T13:20:00Z" w16du:dateUtc="2024-12-21T12:20:00Z">
              <w:rPr>
                <w:rFonts w:cs="Arial"/>
              </w:rPr>
            </w:rPrChange>
          </w:rPr>
          <w:t>Peldszus &amp; Stede (2013, S. 1)</w:t>
        </w:r>
        <w:r w:rsidR="00F71787" w:rsidRPr="0000785A">
          <w:rPr>
            <w:highlight w:val="magenta"/>
            <w:rPrChange w:id="8" w:author="Ben Fels" w:date="2024-12-21T13:20:00Z" w16du:dateUtc="2024-12-21T12:20:00Z">
              <w:rPr/>
            </w:rPrChange>
          </w:rPr>
          <w:fldChar w:fldCharType="end"/>
        </w:r>
        <w:r w:rsidR="00F71787" w:rsidRPr="005918DB">
          <w:t xml:space="preserve"> </w:t>
        </w:r>
        <w:r w:rsidR="00F71787" w:rsidRPr="00503748">
          <w:rPr>
            <w:highlight w:val="green"/>
          </w:rPr>
          <w:t>bezeichnen Argumentationen sogar als einen der zentralen Aspekte der menschlichen Kommunikation</w:t>
        </w:r>
        <w:r w:rsidR="001801D0" w:rsidRPr="00503748">
          <w:rPr>
            <w:highlight w:val="green"/>
          </w:rPr>
          <w:t>.</w:t>
        </w:r>
        <w:r w:rsidR="00F71787" w:rsidRPr="00503748">
          <w:rPr>
            <w:highlight w:val="green"/>
          </w:rPr>
          <w:t xml:space="preserve"> </w:t>
        </w:r>
      </w:ins>
      <w:ins w:id="9" w:author="Ben Fels" w:date="2024-12-21T13:19:00Z" w16du:dateUtc="2024-12-21T12:19:00Z">
        <w:r w:rsidR="001801D0" w:rsidRPr="00503748">
          <w:rPr>
            <w:highlight w:val="green"/>
          </w:rPr>
          <w:t xml:space="preserve">Dabei werden </w:t>
        </w:r>
      </w:ins>
      <w:ins w:id="10" w:author="Ben Fels" w:date="2024-12-21T12:41:00Z" w16du:dateUtc="2024-12-21T11:41:00Z">
        <w:r w:rsidRPr="00503748">
          <w:rPr>
            <w:highlight w:val="green"/>
          </w:rPr>
          <w:t xml:space="preserve">Standpunkte anhand von Beispielen bestärkt </w:t>
        </w:r>
      </w:ins>
      <w:ins w:id="11" w:author="Ben Fels" w:date="2024-12-21T13:19:00Z" w16du:dateUtc="2024-12-21T12:19:00Z">
        <w:r w:rsidR="001801D0" w:rsidRPr="00503748">
          <w:rPr>
            <w:highlight w:val="green"/>
          </w:rPr>
          <w:t xml:space="preserve">mit dem Ziel </w:t>
        </w:r>
      </w:ins>
      <w:ins w:id="12" w:author="Ben Fels" w:date="2024-12-21T12:41:00Z" w16du:dateUtc="2024-12-21T11:41:00Z">
        <w:r w:rsidRPr="00503748">
          <w:rPr>
            <w:highlight w:val="green"/>
          </w:rPr>
          <w:t xml:space="preserve">die andere Seite von dem </w:t>
        </w:r>
      </w:ins>
      <w:ins w:id="13" w:author="Ben Fels" w:date="2024-12-21T13:19:00Z" w16du:dateUtc="2024-12-21T12:19:00Z">
        <w:r w:rsidR="001801D0" w:rsidRPr="00503748">
          <w:rPr>
            <w:highlight w:val="green"/>
          </w:rPr>
          <w:t xml:space="preserve">eigenen </w:t>
        </w:r>
      </w:ins>
      <w:ins w:id="14" w:author="Ben Fels" w:date="2024-12-21T12:41:00Z" w16du:dateUtc="2024-12-21T11:41:00Z">
        <w:r w:rsidRPr="00503748">
          <w:rPr>
            <w:highlight w:val="green"/>
          </w:rPr>
          <w:t xml:space="preserve">Standpunkt </w:t>
        </w:r>
      </w:ins>
      <w:ins w:id="15" w:author="Ben Fels" w:date="2024-12-21T13:19:00Z" w16du:dateUtc="2024-12-21T12:19:00Z">
        <w:r w:rsidR="001801D0" w:rsidRPr="00503748">
          <w:rPr>
            <w:highlight w:val="green"/>
          </w:rPr>
          <w:t xml:space="preserve">zu </w:t>
        </w:r>
      </w:ins>
      <w:ins w:id="16" w:author="Ben Fels" w:date="2024-12-21T12:41:00Z" w16du:dateUtc="2024-12-21T11:41:00Z">
        <w:r w:rsidRPr="00503748">
          <w:rPr>
            <w:highlight w:val="green"/>
          </w:rPr>
          <w:t xml:space="preserve">überzeugen. Gute Argumente sind </w:t>
        </w:r>
      </w:ins>
      <w:ins w:id="17" w:author="Ben Fels" w:date="2024-12-21T13:20:00Z" w16du:dateUtc="2024-12-21T12:20:00Z">
        <w:r w:rsidR="00154BD4" w:rsidRPr="00503748">
          <w:rPr>
            <w:highlight w:val="green"/>
          </w:rPr>
          <w:t xml:space="preserve">zudem </w:t>
        </w:r>
      </w:ins>
      <w:ins w:id="18" w:author="Ben Fels" w:date="2024-12-21T12:41:00Z" w16du:dateUtc="2024-12-21T11:41:00Z">
        <w:r w:rsidRPr="00503748">
          <w:rPr>
            <w:highlight w:val="green"/>
          </w:rPr>
          <w:t>die Grundlage für eine fundierte Entscheidungsfindung bei verschiedenen Standpunkten</w:t>
        </w:r>
        <w:r w:rsidRPr="00842046">
          <w:t xml:space="preserve"> </w:t>
        </w:r>
        <w:r w:rsidRPr="003A7433">
          <w:rPr>
            <w:highlight w:val="magenta"/>
            <w:rPrChange w:id="19" w:author="Ben Fels" w:date="2024-12-21T12:42:00Z" w16du:dateUtc="2024-12-21T11:42:00Z">
              <w:rPr/>
            </w:rPrChange>
          </w:rPr>
          <w:fldChar w:fldCharType="begin"/>
        </w:r>
        <w:r w:rsidRPr="003A7433">
          <w:rPr>
            <w:highlight w:val="magenta"/>
            <w:rPrChange w:id="20" w:author="Ben Fels" w:date="2024-12-21T12:42:00Z" w16du:dateUtc="2024-12-21T11:42:00Z">
              <w:rPr/>
            </w:rPrChange>
          </w:rPr>
          <w:instrText xml:space="preserve"> ADDIN ZOTERO_ITEM CSL_CITATION {"citationID":"kxiS91wI","properties":{"formattedCitation":"(Stab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Pr="003A7433">
          <w:rPr>
            <w:highlight w:val="magenta"/>
            <w:rPrChange w:id="21" w:author="Ben Fels" w:date="2024-12-21T12:42:00Z" w16du:dateUtc="2024-12-21T11:42:00Z">
              <w:rPr/>
            </w:rPrChange>
          </w:rPr>
          <w:fldChar w:fldCharType="separate"/>
        </w:r>
        <w:r w:rsidRPr="003A7433">
          <w:rPr>
            <w:rFonts w:cs="Arial"/>
            <w:highlight w:val="magenta"/>
            <w:rPrChange w:id="22" w:author="Ben Fels" w:date="2024-12-21T12:42:00Z" w16du:dateUtc="2024-12-21T11:42:00Z">
              <w:rPr>
                <w:rFonts w:cs="Arial"/>
              </w:rPr>
            </w:rPrChange>
          </w:rPr>
          <w:t>(Stab &amp; Gurevych, 2014, S. 1501)</w:t>
        </w:r>
        <w:r w:rsidRPr="003A7433">
          <w:rPr>
            <w:highlight w:val="magenta"/>
            <w:rPrChange w:id="23" w:author="Ben Fels" w:date="2024-12-21T12:42:00Z" w16du:dateUtc="2024-12-21T11:42:00Z">
              <w:rPr/>
            </w:rPrChange>
          </w:rPr>
          <w:fldChar w:fldCharType="end"/>
        </w:r>
        <w:r w:rsidRPr="00842046">
          <w:t xml:space="preserve">. </w:t>
        </w:r>
      </w:ins>
      <w:ins w:id="24" w:author="Ben Fels" w:date="2024-12-21T13:22:00Z" w16du:dateUtc="2024-12-21T12:22:00Z">
        <w:r w:rsidR="006827AF" w:rsidRPr="00503748">
          <w:rPr>
            <w:highlight w:val="green"/>
          </w:rPr>
          <w:t>Das verstehen der argumentativen Struktur macht es nachvollziehbar, warum Menschen eine gewisse Meinung</w:t>
        </w:r>
      </w:ins>
      <w:ins w:id="25" w:author="Ben Fels" w:date="2024-12-21T13:38:00Z" w16du:dateUtc="2024-12-21T12:38:00Z">
        <w:r w:rsidR="009F7637" w:rsidRPr="00503748">
          <w:rPr>
            <w:highlight w:val="green"/>
          </w:rPr>
          <w:t xml:space="preserve"> zu einem Thema</w:t>
        </w:r>
      </w:ins>
      <w:ins w:id="26" w:author="Ben Fels" w:date="2024-12-21T13:22:00Z" w16du:dateUtc="2024-12-21T12:22:00Z">
        <w:r w:rsidR="006827AF">
          <w:t xml:space="preserve"> haben </w:t>
        </w:r>
        <w:r w:rsidR="006827AF" w:rsidRPr="008833CB">
          <w:rPr>
            <w:highlight w:val="magenta"/>
          </w:rPr>
          <w:fldChar w:fldCharType="begin"/>
        </w:r>
      </w:ins>
      <w:r w:rsidR="008833CB" w:rsidRPr="008833CB">
        <w:rPr>
          <w:highlight w:val="magenta"/>
          <w:rPrChange w:id="27" w:author="Ben Fels" w:date="2024-12-21T13:37:00Z" w16du:dateUtc="2024-12-21T12:37:00Z">
            <w:rPr/>
          </w:rPrChange>
        </w:rPr>
        <w:instrText xml:space="preserve"> ADDIN ZOTERO_ITEM CSL_CITATION {"citationID":"OJTKOfCg","properties":{"formattedCitation":"(Cabrio &amp; Villata, 2018, S. 5428; Lawrence &amp; Reed, 2020, S. 765)","plainCitation":"(Cabrio &amp; Villata, 2018, S. 5428; Lawrence &amp; Reed, 2020, S. 765)","noteIndex":0},"citationItems":[{"id":953,"uris":["http://zotero.org/users/14644665/items/IQNIBDA6"],"itemData":{"id":953,"type":"paper-conference","abstract":"Argument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w:instrText>
      </w:r>
      <w:r w:rsidR="008833CB" w:rsidRPr="002F4B5A">
        <w:rPr>
          <w:highlight w:val="magenta"/>
          <w:lang w:val="en-US"/>
          <w:rPrChange w:id="28" w:author="Ben Fels" w:date="2024-12-21T18:19:00Z" w16du:dateUtc="2024-12-21T17:19:00Z">
            <w:rPr/>
          </w:rPrChange>
        </w:rPr>
        <w:instrText xml:space="preserve">[["2024",10,11]]},"issued":{"date-parts":[["2018",7]]}},"locator":"5428","label":"page"},{"id":237,"uris":["http://zotero.org/users/14644665/items/BMEGHZ9H"],"itemData":{"id":237,"type":"article-journal","abstract":"Argument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instrText>
      </w:r>
      <w:ins w:id="29" w:author="Ben Fels" w:date="2024-12-21T13:22:00Z" w16du:dateUtc="2024-12-21T12:22:00Z">
        <w:r w:rsidR="006827AF" w:rsidRPr="008833CB">
          <w:rPr>
            <w:highlight w:val="magenta"/>
          </w:rPr>
          <w:fldChar w:fldCharType="separate"/>
        </w:r>
      </w:ins>
      <w:r w:rsidR="008833CB" w:rsidRPr="002F4B5A">
        <w:rPr>
          <w:rFonts w:cs="Arial"/>
          <w:highlight w:val="magenta"/>
          <w:lang w:val="en-US"/>
          <w:rPrChange w:id="30" w:author="Ben Fels" w:date="2024-12-21T18:19:00Z" w16du:dateUtc="2024-12-21T17:19:00Z">
            <w:rPr>
              <w:rFonts w:cs="Arial"/>
            </w:rPr>
          </w:rPrChange>
        </w:rPr>
        <w:t>(Cabrio &amp; Villata, 2018, S. 5428; Lawrence &amp; Reed, 2020, S. 765)</w:t>
      </w:r>
      <w:ins w:id="31" w:author="Ben Fels" w:date="2024-12-21T13:22:00Z" w16du:dateUtc="2024-12-21T12:22:00Z">
        <w:r w:rsidR="006827AF" w:rsidRPr="008833CB">
          <w:rPr>
            <w:highlight w:val="magenta"/>
          </w:rPr>
          <w:fldChar w:fldCharType="end"/>
        </w:r>
      </w:ins>
      <w:r w:rsidR="00BB0D54" w:rsidRPr="00BB0D54">
        <w:rPr>
          <w:lang w:val="en-US"/>
        </w:rPr>
        <w:t xml:space="preserve">. </w:t>
      </w:r>
      <w:ins w:id="32" w:author="Ben Fels" w:date="2024-12-21T12:41:00Z" w16du:dateUtc="2024-12-21T11:41:00Z">
        <w:r w:rsidRPr="00970FE2">
          <w:rPr>
            <w:rFonts w:cs="Arial"/>
            <w:highlight w:val="magenta"/>
            <w:lang w:val="en-US"/>
            <w:rPrChange w:id="33" w:author="Ben Fels" w:date="2024-12-22T09:02:00Z" w16du:dateUtc="2024-12-22T08:02:00Z">
              <w:rPr>
                <w:rFonts w:cs="Arial"/>
              </w:rPr>
            </w:rPrChange>
          </w:rPr>
          <w:t xml:space="preserve">Stab &amp; </w:t>
        </w:r>
        <w:proofErr w:type="spellStart"/>
        <w:r w:rsidRPr="00970FE2">
          <w:rPr>
            <w:rFonts w:cs="Arial"/>
            <w:highlight w:val="magenta"/>
            <w:lang w:val="en-US"/>
            <w:rPrChange w:id="34" w:author="Ben Fels" w:date="2024-12-22T09:02:00Z" w16du:dateUtc="2024-12-22T08:02:00Z">
              <w:rPr>
                <w:rFonts w:cs="Arial"/>
              </w:rPr>
            </w:rPrChange>
          </w:rPr>
          <w:t>Gurevych</w:t>
        </w:r>
        <w:proofErr w:type="spellEnd"/>
        <w:r w:rsidRPr="00970FE2">
          <w:rPr>
            <w:rFonts w:cs="Arial"/>
            <w:highlight w:val="magenta"/>
            <w:lang w:val="en-US"/>
            <w:rPrChange w:id="35" w:author="Ben Fels" w:date="2024-12-22T09:02:00Z" w16du:dateUtc="2024-12-22T08:02:00Z">
              <w:rPr>
                <w:rFonts w:cs="Arial"/>
              </w:rPr>
            </w:rPrChange>
          </w:rPr>
          <w:t xml:space="preserve"> </w:t>
        </w:r>
        <w:r w:rsidRPr="003A7433">
          <w:rPr>
            <w:highlight w:val="magenta"/>
            <w:rPrChange w:id="36" w:author="Ben Fels" w:date="2024-12-21T12:42:00Z" w16du:dateUtc="2024-12-21T11:42:00Z">
              <w:rPr/>
            </w:rPrChange>
          </w:rPr>
          <w:fldChar w:fldCharType="begin"/>
        </w:r>
        <w:r w:rsidRPr="00970FE2">
          <w:rPr>
            <w:highlight w:val="magenta"/>
            <w:lang w:val="en-US"/>
            <w:rPrChange w:id="37" w:author="Ben Fels" w:date="2024-12-22T09:02:00Z" w16du:dateUtc="2024-12-22T08:02:00Z">
              <w:rPr/>
            </w:rPrChange>
          </w:rPr>
          <w:instrText xml:space="preserve"> ADDIN ZOTERO_ITEM CSL_CITATION {"citationID":"7NF2Dqic","properties":{"formattedCitation":"(2014, S. 1501)","plainCitation":"(2014,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instrText>
        </w:r>
        <w:r w:rsidRPr="003A7433">
          <w:rPr>
            <w:highlight w:val="magenta"/>
            <w:rPrChange w:id="38" w:author="Ben Fels" w:date="2024-12-21T12:42:00Z" w16du:dateUtc="2024-12-21T11:42:00Z">
              <w:rPr/>
            </w:rPrChange>
          </w:rPr>
          <w:instrText>α</w:instrText>
        </w:r>
        <w:r w:rsidRPr="00970FE2">
          <w:rPr>
            <w:highlight w:val="magenta"/>
            <w:lang w:val="en-US"/>
            <w:rPrChange w:id="39" w:author="Ben Fels" w:date="2024-12-22T09:02:00Z" w16du:dateUtc="2024-12-22T08:02:00Z">
              <w:rPr/>
            </w:rPrChange>
          </w:rPr>
          <w:instrText xml:space="preserve">U = 0.72 for argument components and </w:instrText>
        </w:r>
        <w:r w:rsidRPr="003A7433">
          <w:rPr>
            <w:highlight w:val="magenta"/>
            <w:rPrChange w:id="40" w:author="Ben Fels" w:date="2024-12-21T12:42:00Z" w16du:dateUtc="2024-12-21T11:42:00Z">
              <w:rPr/>
            </w:rPrChange>
          </w:rPr>
          <w:instrText>α</w:instrText>
        </w:r>
        <w:r w:rsidRPr="00970FE2">
          <w:rPr>
            <w:highlight w:val="magenta"/>
            <w:lang w:val="en-US"/>
            <w:rPrChange w:id="41" w:author="Ben Fels" w:date="2024-12-22T09:02:00Z" w16du:dateUtc="2024-12-22T08:02:00Z">
              <w:rPr/>
            </w:rPrChange>
          </w:rPr>
          <w:instrText xml:space="preserve"> = 0.81 for argumentative relations indicates that the proposed annotation scheme successfully guides annotators to substantial agreement. The </w:instrText>
        </w:r>
        <w:r w:rsidRPr="003A7433">
          <w:rPr>
            <w:highlight w:val="magenta"/>
            <w:rPrChange w:id="42" w:author="Ben Fels" w:date="2024-12-21T12:42:00Z" w16du:dateUtc="2024-12-21T11:42:00Z">
              <w:rPr/>
            </w:rPrChange>
          </w:rPr>
          <w:instrText>ﬁ</w:instrText>
        </w:r>
        <w:r w:rsidRPr="00970FE2">
          <w:rPr>
            <w:highlight w:val="magenta"/>
            <w:lang w:val="en-US"/>
            <w:rPrChange w:id="43" w:author="Ben Fels" w:date="2024-12-22T09:02:00Z" w16du:dateUtc="2024-12-22T08:02:00Z">
              <w:rPr/>
            </w:rPrChange>
          </w:rPr>
          <w: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Essays","author":[{"family":"Stab","given":"Christian"},{"family":"Gurevych","given":"Iryna"}],"issued":{"date-parts":[["2014"]]}},"locator":"1501","label":"page","suppress-author":true}],"schema":"https://github.com/citation-style-language/schema/raw/master/csl-citation.json"} </w:instrText>
        </w:r>
        <w:r w:rsidRPr="003A7433">
          <w:rPr>
            <w:highlight w:val="magenta"/>
            <w:rPrChange w:id="44" w:author="Ben Fels" w:date="2024-12-21T12:42:00Z" w16du:dateUtc="2024-12-21T11:42:00Z">
              <w:rPr/>
            </w:rPrChange>
          </w:rPr>
          <w:fldChar w:fldCharType="separate"/>
        </w:r>
        <w:r w:rsidRPr="00970FE2">
          <w:rPr>
            <w:rFonts w:cs="Arial"/>
            <w:highlight w:val="magenta"/>
            <w:lang w:val="en-US"/>
            <w:rPrChange w:id="45" w:author="Ben Fels" w:date="2024-12-22T09:02:00Z" w16du:dateUtc="2024-12-22T08:02:00Z">
              <w:rPr>
                <w:rFonts w:cs="Arial"/>
              </w:rPr>
            </w:rPrChange>
          </w:rPr>
          <w:t>(2014, S. 1501)</w:t>
        </w:r>
        <w:r w:rsidRPr="003A7433">
          <w:rPr>
            <w:highlight w:val="magenta"/>
            <w:rPrChange w:id="46" w:author="Ben Fels" w:date="2024-12-21T12:42:00Z" w16du:dateUtc="2024-12-21T11:42:00Z">
              <w:rPr/>
            </w:rPrChange>
          </w:rPr>
          <w:fldChar w:fldCharType="end"/>
        </w:r>
        <w:r w:rsidRPr="00970FE2">
          <w:rPr>
            <w:lang w:val="en-US"/>
          </w:rPr>
          <w:t xml:space="preserve"> </w:t>
        </w:r>
        <w:proofErr w:type="spellStart"/>
        <w:r w:rsidRPr="00970FE2">
          <w:rPr>
            <w:lang w:val="en-US"/>
          </w:rPr>
          <w:t>führen</w:t>
        </w:r>
        <w:proofErr w:type="spellEnd"/>
        <w:r w:rsidRPr="00970FE2">
          <w:rPr>
            <w:lang w:val="en-US"/>
          </w:rPr>
          <w:t xml:space="preserve"> an, </w:t>
        </w:r>
        <w:proofErr w:type="spellStart"/>
        <w:r w:rsidRPr="00970FE2">
          <w:rPr>
            <w:lang w:val="en-US"/>
          </w:rPr>
          <w:t>dass</w:t>
        </w:r>
        <w:proofErr w:type="spellEnd"/>
        <w:r w:rsidRPr="00970FE2">
          <w:rPr>
            <w:lang w:val="en-US"/>
          </w:rPr>
          <w:t xml:space="preserve"> die </w:t>
        </w:r>
        <w:proofErr w:type="spellStart"/>
        <w:r w:rsidRPr="00970FE2">
          <w:rPr>
            <w:lang w:val="en-US"/>
          </w:rPr>
          <w:t>automatisierte</w:t>
        </w:r>
        <w:proofErr w:type="spellEnd"/>
        <w:r w:rsidRPr="00970FE2">
          <w:rPr>
            <w:lang w:val="en-US"/>
          </w:rPr>
          <w:t xml:space="preserve"> </w:t>
        </w:r>
        <w:proofErr w:type="spellStart"/>
        <w:r w:rsidRPr="00970FE2">
          <w:rPr>
            <w:lang w:val="en-US"/>
          </w:rPr>
          <w:t>Erkennung</w:t>
        </w:r>
        <w:proofErr w:type="spellEnd"/>
        <w:r w:rsidRPr="00970FE2">
          <w:rPr>
            <w:lang w:val="en-US"/>
          </w:rPr>
          <w:t xml:space="preserve"> von </w:t>
        </w:r>
        <w:proofErr w:type="spellStart"/>
        <w:r w:rsidRPr="00970FE2">
          <w:rPr>
            <w:lang w:val="en-US"/>
          </w:rPr>
          <w:t>Argumenten</w:t>
        </w:r>
        <w:proofErr w:type="spellEnd"/>
        <w:r w:rsidRPr="00970FE2">
          <w:rPr>
            <w:lang w:val="en-US"/>
          </w:rPr>
          <w:t xml:space="preserve"> in </w:t>
        </w:r>
        <w:proofErr w:type="spellStart"/>
        <w:r w:rsidRPr="00970FE2">
          <w:rPr>
            <w:lang w:val="en-US"/>
          </w:rPr>
          <w:t>Texten</w:t>
        </w:r>
        <w:proofErr w:type="spellEnd"/>
        <w:r w:rsidRPr="00970FE2">
          <w:rPr>
            <w:lang w:val="en-US"/>
          </w:rPr>
          <w:t xml:space="preserve"> </w:t>
        </w:r>
        <w:proofErr w:type="spellStart"/>
        <w:r w:rsidRPr="00970FE2">
          <w:rPr>
            <w:lang w:val="en-US"/>
          </w:rPr>
          <w:t>dazu</w:t>
        </w:r>
        <w:proofErr w:type="spellEnd"/>
        <w:r w:rsidRPr="00970FE2">
          <w:rPr>
            <w:lang w:val="en-US"/>
          </w:rPr>
          <w:t xml:space="preserve"> </w:t>
        </w:r>
        <w:proofErr w:type="spellStart"/>
        <w:r w:rsidRPr="00970FE2">
          <w:rPr>
            <w:lang w:val="en-US"/>
          </w:rPr>
          <w:t>beitragen</w:t>
        </w:r>
        <w:proofErr w:type="spellEnd"/>
        <w:r w:rsidRPr="00970FE2">
          <w:rPr>
            <w:lang w:val="en-US"/>
          </w:rPr>
          <w:t xml:space="preserve"> </w:t>
        </w:r>
        <w:proofErr w:type="spellStart"/>
        <w:r w:rsidRPr="00970FE2">
          <w:rPr>
            <w:lang w:val="en-US"/>
          </w:rPr>
          <w:t>kann</w:t>
        </w:r>
        <w:proofErr w:type="spellEnd"/>
        <w:r w:rsidRPr="00970FE2">
          <w:rPr>
            <w:lang w:val="en-US"/>
          </w:rPr>
          <w:t xml:space="preserve">, die </w:t>
        </w:r>
        <w:proofErr w:type="spellStart"/>
        <w:r w:rsidRPr="00970FE2">
          <w:rPr>
            <w:lang w:val="en-US"/>
          </w:rPr>
          <w:t>Plausibilität</w:t>
        </w:r>
        <w:proofErr w:type="spellEnd"/>
        <w:r w:rsidRPr="00970FE2">
          <w:rPr>
            <w:lang w:val="en-US"/>
          </w:rPr>
          <w:t xml:space="preserve"> der </w:t>
        </w:r>
        <w:proofErr w:type="spellStart"/>
        <w:r w:rsidRPr="00970FE2">
          <w:rPr>
            <w:lang w:val="en-US"/>
          </w:rPr>
          <w:t>Argumentationsführung</w:t>
        </w:r>
        <w:proofErr w:type="spellEnd"/>
        <w:r w:rsidRPr="00970FE2">
          <w:rPr>
            <w:lang w:val="en-US"/>
          </w:rPr>
          <w:t xml:space="preserve"> </w:t>
        </w:r>
        <w:proofErr w:type="spellStart"/>
        <w:r w:rsidRPr="00970FE2">
          <w:rPr>
            <w:lang w:val="en-US"/>
          </w:rPr>
          <w:t>zu</w:t>
        </w:r>
        <w:proofErr w:type="spellEnd"/>
        <w:r w:rsidRPr="00970FE2">
          <w:rPr>
            <w:lang w:val="en-US"/>
          </w:rPr>
          <w:t xml:space="preserve"> </w:t>
        </w:r>
        <w:proofErr w:type="spellStart"/>
        <w:r w:rsidRPr="00970FE2">
          <w:rPr>
            <w:lang w:val="en-US"/>
          </w:rPr>
          <w:t>prüfen</w:t>
        </w:r>
        <w:proofErr w:type="spellEnd"/>
        <w:r w:rsidRPr="00970FE2">
          <w:rPr>
            <w:lang w:val="en-US"/>
          </w:rPr>
          <w:t xml:space="preserve">. </w:t>
        </w:r>
        <w:r w:rsidRPr="00842046">
          <w:t xml:space="preserve">Der Bereich, welcher sich mit der automatisierten Identifikation von Argumenten in Texten </w:t>
        </w:r>
        <w:r w:rsidRPr="00245094">
          <w:t xml:space="preserve">auseinandersetzt, nennt sich </w:t>
        </w:r>
        <w:r>
          <w:t>Argument Mining</w:t>
        </w:r>
        <w:r w:rsidRPr="00245094">
          <w:t xml:space="preserve">. Klassische Ansätze für </w:t>
        </w:r>
        <w:r>
          <w:t>Argument Mining</w:t>
        </w:r>
        <w:r w:rsidRPr="00245094">
          <w:t xml:space="preserve"> setzen häufig auf umfangreiche regelbasierte Verfahren oder spezialisierte maschinelle Lernmodelle, die auf spezifische Datensätze trainiert werden </w:t>
        </w:r>
        <w:r w:rsidRPr="00232C87">
          <w:rPr>
            <w:highlight w:val="magenta"/>
            <w:rPrChange w:id="47" w:author="Ben Fels" w:date="2024-12-21T12:42:00Z" w16du:dateUtc="2024-12-21T11:42:00Z">
              <w:rPr/>
            </w:rPrChange>
          </w:rPr>
          <w:fldChar w:fldCharType="begin"/>
        </w:r>
      </w:ins>
      <w:r w:rsidR="008833CB">
        <w:rPr>
          <w:highlight w:val="magenta"/>
        </w:rPr>
        <w:instrText xml:space="preserve"> ADDIN ZOTERO_ITEM CSL_CITATION {"citationID":"vVxyufAI","properties":{"formattedCitation":"(Lawrence &amp; Reed, 2020; Stab &amp; Gurevych, 2017b)","plainCitation":"(Lawrence &amp; Reed, 2020; Stab &amp; Gurevych, 2017b)","noteIndex":0},"citationItems":[{"id":237,"uris":["http://zotero.org/users/14644665/items/BMEGHZ9H"],"itemData":{"id":237,"type":"article-journal","abstract":"Argument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ins w:id="48" w:author="Ben Fels" w:date="2024-12-21T12:41:00Z" w16du:dateUtc="2024-12-21T11:41:00Z">
        <w:r w:rsidRPr="00232C87">
          <w:rPr>
            <w:highlight w:val="magenta"/>
            <w:rPrChange w:id="49" w:author="Ben Fels" w:date="2024-12-21T12:42:00Z" w16du:dateUtc="2024-12-21T11:42:00Z">
              <w:rPr/>
            </w:rPrChange>
          </w:rPr>
          <w:fldChar w:fldCharType="separate"/>
        </w:r>
      </w:ins>
      <w:r w:rsidR="008833CB" w:rsidRPr="008833CB">
        <w:rPr>
          <w:rFonts w:cs="Arial"/>
          <w:highlight w:val="magenta"/>
        </w:rPr>
        <w:t>(Lawrence &amp; Reed, 2020; Stab &amp; Gurevych, 2017b)</w:t>
      </w:r>
      <w:ins w:id="50" w:author="Ben Fels" w:date="2024-12-21T12:41:00Z" w16du:dateUtc="2024-12-21T11:41:00Z">
        <w:r w:rsidRPr="00232C87">
          <w:rPr>
            <w:highlight w:val="magenta"/>
            <w:rPrChange w:id="51" w:author="Ben Fels" w:date="2024-12-21T12:42:00Z" w16du:dateUtc="2024-12-21T11:42:00Z">
              <w:rPr/>
            </w:rPrChange>
          </w:rPr>
          <w:fldChar w:fldCharType="end"/>
        </w:r>
        <w:r w:rsidRPr="00245094">
          <w:t xml:space="preserve">. </w:t>
        </w:r>
        <w:r w:rsidRPr="009617AB">
          <w:rPr>
            <w:highlight w:val="green"/>
          </w:rPr>
          <w:t>Diese Ansätze sind oft zeit- und kostenintensiv und erfordern Fachexpertise.</w:t>
        </w:r>
        <w:r w:rsidRPr="00245094">
          <w:t xml:space="preserve"> </w:t>
        </w:r>
        <w:r w:rsidRPr="00503748">
          <w:rPr>
            <w:highlight w:val="green"/>
          </w:rPr>
          <w:t>Große Sprachmodelle</w:t>
        </w:r>
        <w:r w:rsidRPr="00245094">
          <w:t xml:space="preserve"> (</w:t>
        </w:r>
        <w:r w:rsidRPr="00981E1A">
          <w:rPr>
            <w:highlight w:val="red"/>
            <w:rPrChange w:id="52" w:author="Ben Fels" w:date="2024-12-21T12:43:00Z" w16du:dateUtc="2024-12-21T11:43:00Z">
              <w:rPr/>
            </w:rPrChange>
          </w:rPr>
          <w:t>engl. Large Language Models, kurz LLMs</w:t>
        </w:r>
        <w:r w:rsidRPr="00245094">
          <w:t xml:space="preserve">) </w:t>
        </w:r>
        <w:r w:rsidRPr="00503748">
          <w:rPr>
            <w:highlight w:val="green"/>
          </w:rPr>
          <w:t>ermöglichen hierfür neue Ansätze. Sie liefern dem Stand der Technik entsprechende Ergebnisse bei gängigen</w:t>
        </w:r>
        <w:r w:rsidRPr="00245094">
          <w:t xml:space="preserve"> </w:t>
        </w:r>
        <w:r w:rsidRPr="00981E1A">
          <w:rPr>
            <w:highlight w:val="red"/>
            <w:rPrChange w:id="53" w:author="Ben Fels" w:date="2024-12-21T12:43:00Z" w16du:dateUtc="2024-12-21T11:43:00Z">
              <w:rPr/>
            </w:rPrChange>
          </w:rPr>
          <w:t>Natural Language Processing (NLP</w:t>
        </w:r>
        <w:r w:rsidRPr="00245094">
          <w:t xml:space="preserve">) </w:t>
        </w:r>
        <w:r w:rsidRPr="00E70EC4">
          <w:t>Aufgaben</w:t>
        </w:r>
        <w:r w:rsidRPr="00232C87">
          <w:rPr>
            <w:highlight w:val="magenta"/>
            <w:rPrChange w:id="54" w:author="Ben Fels" w:date="2024-12-21T12:42:00Z" w16du:dateUtc="2024-12-21T11:42:00Z">
              <w:rPr/>
            </w:rPrChange>
          </w:rPr>
          <w:t xml:space="preserve"> </w:t>
        </w:r>
        <w:r w:rsidRPr="00232C87">
          <w:rPr>
            <w:highlight w:val="magenta"/>
            <w:rPrChange w:id="55" w:author="Ben Fels" w:date="2024-12-21T12:42:00Z" w16du:dateUtc="2024-12-21T11:42:00Z">
              <w:rPr/>
            </w:rPrChange>
          </w:rPr>
          <w:fldChar w:fldCharType="begin"/>
        </w:r>
        <w:r w:rsidRPr="00232C87">
          <w:rPr>
            <w:highlight w:val="magenta"/>
            <w:rPrChange w:id="56" w:author="Ben Fels" w:date="2024-12-21T12:42:00Z" w16du:dateUtc="2024-12-21T11:42:00Z">
              <w:rPr/>
            </w:rPrChange>
          </w:rPr>
          <w:instrText xml:space="preserve"> ADDIN ZOTERO_ITEM CSL_CITATION {"citationID":"BcIfP7Rb","properties":{"formattedCitation":"(Ozdemir, 2024, S. 46; Patil &amp; Gudivada, 2024, S. 1)","plainCitation":"(Ozdemir, 2024, S. 46; Patil &amp; Gudivada, 2024, S. 1)","noteIndex":0},"citationItems":[{"id":197,"uris":["http://zotero.org/users/14644665/items/QCPDWWZD"],"itemData":{"id":197,"type":"book","abstract":"Das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(LLMs)","volume":"14","author":[{"family":"Patil","given":"Rajvardhan"},{"family":"Gudivada","given":"Venkat"}],"issued":{"date-parts":[["2024",3,1]]}},"locator":"1","label":"page"}],"schema":"https://github.com/citation-style-language/schema/raw/master/csl-citation.json"} </w:instrText>
        </w:r>
        <w:r w:rsidRPr="00232C87">
          <w:rPr>
            <w:highlight w:val="magenta"/>
            <w:rPrChange w:id="57" w:author="Ben Fels" w:date="2024-12-21T12:42:00Z" w16du:dateUtc="2024-12-21T11:42:00Z">
              <w:rPr/>
            </w:rPrChange>
          </w:rPr>
          <w:fldChar w:fldCharType="separate"/>
        </w:r>
        <w:r w:rsidRPr="00232C87">
          <w:rPr>
            <w:rFonts w:cs="Arial"/>
            <w:highlight w:val="magenta"/>
            <w:rPrChange w:id="58" w:author="Ben Fels" w:date="2024-12-21T12:42:00Z" w16du:dateUtc="2024-12-21T11:42:00Z">
              <w:rPr>
                <w:rFonts w:cs="Arial"/>
              </w:rPr>
            </w:rPrChange>
          </w:rPr>
          <w:t>(Ozdemir, 2024, S. 46; Patil &amp; Gudivada, 2024, S. 1)</w:t>
        </w:r>
        <w:r w:rsidRPr="00232C87">
          <w:rPr>
            <w:highlight w:val="magenta"/>
            <w:rPrChange w:id="59" w:author="Ben Fels" w:date="2024-12-21T12:42:00Z" w16du:dateUtc="2024-12-21T11:42:00Z">
              <w:rPr/>
            </w:rPrChange>
          </w:rPr>
          <w:fldChar w:fldCharType="end"/>
        </w:r>
        <w:r w:rsidRPr="00245094">
          <w:t xml:space="preserve">. </w:t>
        </w:r>
        <w:r w:rsidRPr="00E70EC4">
          <w:rPr>
            <w:highlight w:val="green"/>
          </w:rPr>
          <w:t xml:space="preserve">Zu diesen NLP-Aufgaben gehören beispielsweise maschinelle Übersetzung, Beantwortung von Fragen und </w:t>
        </w:r>
      </w:ins>
      <w:r w:rsidR="00EB23DD" w:rsidRPr="00E70EC4">
        <w:rPr>
          <w:highlight w:val="green"/>
        </w:rPr>
        <w:t>Informationsextraktion</w:t>
      </w:r>
      <w:ins w:id="60" w:author="Ben Fels" w:date="2024-12-21T12:41:00Z" w16du:dateUtc="2024-12-21T11:41:00Z">
        <w:r w:rsidRPr="00245094">
          <w:t xml:space="preserve"> </w:t>
        </w:r>
        <w:r w:rsidRPr="00232C87">
          <w:rPr>
            <w:highlight w:val="magenta"/>
            <w:rPrChange w:id="61" w:author="Ben Fels" w:date="2024-12-21T12:42:00Z" w16du:dateUtc="2024-12-21T11:42:00Z">
              <w:rPr/>
            </w:rPrChange>
          </w:rPr>
          <w:fldChar w:fldCharType="begin"/>
        </w:r>
      </w:ins>
      <w:r w:rsidR="00A25689">
        <w:rPr>
          <w:highlight w:val="magenta"/>
        </w:rPr>
        <w:instrText xml:space="preserve"> ADDIN ZOTERO_ITEM CSL_CITATION {"citationID":"1jpeJ8Av","properties":{"formattedCitation":"(Han et al., 2024, S. 5; Kochmar, 2022)","plainCitation":"(Han et al., 2024, S. 5; Kochmar, 2022)","noteIndex":0},"citationItems":[{"id":2112,"uris":["http://zotero.org/users/14644665/items/CPRX55AA"],"itemData":{"id":2112,"type":"article-journal","abstract":"Large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5","label":"page"},{"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ins w:id="62" w:author="Ben Fels" w:date="2024-12-21T12:41:00Z" w16du:dateUtc="2024-12-21T11:41:00Z">
        <w:r w:rsidRPr="00232C87">
          <w:rPr>
            <w:highlight w:val="magenta"/>
            <w:rPrChange w:id="63" w:author="Ben Fels" w:date="2024-12-21T12:42:00Z" w16du:dateUtc="2024-12-21T11:42:00Z">
              <w:rPr/>
            </w:rPrChange>
          </w:rPr>
          <w:fldChar w:fldCharType="separate"/>
        </w:r>
      </w:ins>
      <w:r w:rsidR="005B43CE" w:rsidRPr="005B43CE">
        <w:rPr>
          <w:rFonts w:cs="Arial"/>
          <w:highlight w:val="magenta"/>
        </w:rPr>
        <w:t>(Han et al., 2024, S. 5; Kochmar, 2022)</w:t>
      </w:r>
      <w:ins w:id="64" w:author="Ben Fels" w:date="2024-12-21T12:41:00Z" w16du:dateUtc="2024-12-21T11:41:00Z">
        <w:r w:rsidRPr="00232C87">
          <w:rPr>
            <w:highlight w:val="magenta"/>
            <w:rPrChange w:id="65" w:author="Ben Fels" w:date="2024-12-21T12:42:00Z" w16du:dateUtc="2024-12-21T11:42:00Z">
              <w:rPr/>
            </w:rPrChange>
          </w:rPr>
          <w:fldChar w:fldCharType="end"/>
        </w:r>
        <w:r w:rsidRPr="00245094">
          <w:t>.</w:t>
        </w:r>
      </w:ins>
      <w:r w:rsidR="00992989">
        <w:t xml:space="preserve"> </w:t>
      </w:r>
      <w:ins w:id="66" w:author="Ben Fels" w:date="2024-12-21T11:55:00Z" w16du:dateUtc="2024-12-21T10:55:00Z">
        <w:r w:rsidR="00D70BE7" w:rsidRPr="00E70EC4">
          <w:rPr>
            <w:highlight w:val="green"/>
          </w:rPr>
          <w:t xml:space="preserve">Sprachmodelle </w:t>
        </w:r>
      </w:ins>
      <w:r w:rsidR="00D70BE7" w:rsidRPr="00E70EC4">
        <w:rPr>
          <w:highlight w:val="green"/>
        </w:rPr>
        <w:t xml:space="preserve">können als </w:t>
      </w:r>
      <w:ins w:id="67" w:author="Ben Fels" w:date="2024-12-21T11:55:00Z" w16du:dateUtc="2024-12-21T10:55:00Z">
        <w:r w:rsidR="00D70BE7" w:rsidRPr="00E70EC4">
          <w:rPr>
            <w:highlight w:val="green"/>
          </w:rPr>
          <w:t>Modelle</w:t>
        </w:r>
      </w:ins>
      <w:r w:rsidR="00D70BE7" w:rsidRPr="00E70EC4">
        <w:rPr>
          <w:highlight w:val="green"/>
        </w:rPr>
        <w:t xml:space="preserve"> verstanden werden</w:t>
      </w:r>
      <w:ins w:id="68" w:author="Ben Fels" w:date="2024-12-21T11:55:00Z" w16du:dateUtc="2024-12-21T10:55:00Z">
        <w:r w:rsidR="00D70BE7" w:rsidRPr="00E70EC4">
          <w:rPr>
            <w:highlight w:val="green"/>
          </w:rPr>
          <w:t xml:space="preserve">, welche die Abfolge von </w:t>
        </w:r>
      </w:ins>
      <w:r w:rsidR="00D70BE7" w:rsidRPr="00E70EC4">
        <w:rPr>
          <w:highlight w:val="green"/>
        </w:rPr>
        <w:t xml:space="preserve">Token </w:t>
      </w:r>
      <w:ins w:id="69" w:author="Ben Fels" w:date="2024-12-21T11:55:00Z" w16du:dateUtc="2024-12-21T10:55:00Z">
        <w:r w:rsidR="00D70BE7" w:rsidRPr="00E70EC4">
          <w:rPr>
            <w:highlight w:val="green"/>
          </w:rPr>
          <w:t>vorhersagen</w:t>
        </w:r>
        <w:r w:rsidR="00D70BE7">
          <w:t xml:space="preserve"> </w:t>
        </w:r>
        <w:r w:rsidR="00D70BE7" w:rsidRPr="007D3860">
          <w:rPr>
            <w:highlight w:val="magenta"/>
          </w:rPr>
          <w:fldChar w:fldCharType="begin"/>
        </w:r>
        <w:r w:rsidR="00D70BE7">
          <w:rPr>
            <w:highlight w:val="magenta"/>
          </w:rPr>
          <w: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00D70BE7" w:rsidRPr="007D3860">
          <w:rPr>
            <w:highlight w:val="magenta"/>
          </w:rPr>
          <w:fldChar w:fldCharType="separate"/>
        </w:r>
        <w:r w:rsidR="00D70BE7" w:rsidRPr="007D3860">
          <w:rPr>
            <w:rFonts w:cs="Arial"/>
            <w:highlight w:val="magenta"/>
          </w:rPr>
          <w:t>(Patil &amp; Gudivada, 2024, S. 4)</w:t>
        </w:r>
        <w:r w:rsidR="00D70BE7" w:rsidRPr="007D3860">
          <w:rPr>
            <w:highlight w:val="magenta"/>
          </w:rPr>
          <w:fldChar w:fldCharType="end"/>
        </w:r>
        <w:r w:rsidR="00D70BE7" w:rsidRPr="007D3860">
          <w:rPr>
            <w:highlight w:val="magenta"/>
          </w:rPr>
          <w:t>.</w:t>
        </w:r>
        <w:r w:rsidR="00D70BE7">
          <w:t xml:space="preserve"> </w:t>
        </w:r>
      </w:ins>
      <w:r w:rsidR="00D70BE7" w:rsidRPr="00E70EC4">
        <w:rPr>
          <w:highlight w:val="green"/>
        </w:rPr>
        <w:t xml:space="preserve">Dabei können Token einzelne </w:t>
      </w:r>
      <w:ins w:id="70" w:author="Ben Fels" w:date="2024-12-21T11:55:00Z" w16du:dateUtc="2024-12-21T10:55:00Z">
        <w:r w:rsidR="00D70BE7" w:rsidRPr="00E70EC4">
          <w:rPr>
            <w:highlight w:val="green"/>
          </w:rPr>
          <w:t xml:space="preserve">Buchstaben </w:t>
        </w:r>
      </w:ins>
      <w:r w:rsidR="00D70BE7" w:rsidRPr="00E70EC4">
        <w:rPr>
          <w:highlight w:val="green"/>
        </w:rPr>
        <w:t xml:space="preserve">bis hin zu ganzen </w:t>
      </w:r>
      <w:ins w:id="71" w:author="Ben Fels" w:date="2024-12-21T11:55:00Z" w16du:dateUtc="2024-12-21T10:55:00Z">
        <w:r w:rsidR="00D70BE7" w:rsidRPr="00E70EC4">
          <w:rPr>
            <w:highlight w:val="green"/>
          </w:rPr>
          <w:t xml:space="preserve">Wörtern </w:t>
        </w:r>
      </w:ins>
      <w:r w:rsidR="00D70BE7" w:rsidRPr="00E70EC4">
        <w:rPr>
          <w:highlight w:val="green"/>
        </w:rPr>
        <w:t>umfass</w:t>
      </w:r>
      <w:r w:rsidR="00D70BE7">
        <w:t xml:space="preserve">en </w:t>
      </w:r>
      <w:r w:rsidR="00D70BE7">
        <w:fldChar w:fldCharType="begin"/>
      </w:r>
      <w:r w:rsidR="00D70BE7">
        <w:instrText xml:space="preserve"> ADDIN ZOTERO_ITEM CSL_CITATION {"citationID":"SF0NtVCc","properties":{"formattedCitation":"(Sanders, 2022)","plainCitation":"(Sanders, 2022)","noteIndex":0},"citationItems":[{"id":2012,"uris":["http://zotero.org/users/14644665/items/DYAJRUN7"],"itemData":{"id":2012,"type":"webpage","abstract":"Open-source examples and guides for building with the OpenAI API. Browse a collection of snippets, advanced techniques and walkthroughs. Share your own examples and guides.","container-title":"OpenAI Cookbook","language":"en","title":"How to count tokens with Tiktoken","URL":"https://cookbook.openai.com/examples/how_to_count_tokens_with_tiktoken","author":[{"family":"Sanders","given":"Ted"}],"accessed":{"date-parts":[["2025",1,3]]},"issued":{"date-parts":[["2022",12,16]]}}}],"schema":"https://github.com/citation-style-language/schema/raw/master/csl-citation.json"} </w:instrText>
      </w:r>
      <w:r w:rsidR="00D70BE7">
        <w:fldChar w:fldCharType="separate"/>
      </w:r>
      <w:r w:rsidR="00D70BE7" w:rsidRPr="00CA5FF9">
        <w:rPr>
          <w:rFonts w:cs="Arial"/>
        </w:rPr>
        <w:t>(</w:t>
      </w:r>
      <w:r w:rsidR="00D70BE7" w:rsidRPr="00E53911">
        <w:rPr>
          <w:rFonts w:cs="Arial"/>
          <w:highlight w:val="magenta"/>
        </w:rPr>
        <w:t>Sanders, 2022)</w:t>
      </w:r>
      <w:r w:rsidR="00D70BE7">
        <w:fldChar w:fldCharType="end"/>
      </w:r>
      <w:r w:rsidR="00D70BE7">
        <w:t xml:space="preserve">. </w:t>
      </w:r>
      <w:r w:rsidR="00A25689">
        <w:t>Nach</w:t>
      </w:r>
      <w:r w:rsidR="000C040C">
        <w:t xml:space="preserve"> </w:t>
      </w:r>
      <w:r w:rsidR="004E2186" w:rsidRPr="00A25689">
        <w:rPr>
          <w:rFonts w:cs="Arial"/>
          <w:highlight w:val="magenta"/>
        </w:rPr>
        <w:t>Han et al.</w:t>
      </w:r>
      <w:r w:rsidR="004E2186">
        <w:rPr>
          <w:rFonts w:cs="Arial"/>
        </w:rPr>
        <w:t xml:space="preserve"> </w:t>
      </w:r>
      <w:r w:rsidR="00A25689" w:rsidRPr="00A25689">
        <w:rPr>
          <w:highlight w:val="magenta"/>
        </w:rPr>
        <w:fldChar w:fldCharType="begin"/>
      </w:r>
      <w:r w:rsidR="000C040C">
        <w:rPr>
          <w:highlight w:val="magenta"/>
        </w:rPr>
        <w:instrText xml:space="preserve"> ADDIN ZOTERO_ITEM CSL_CITATION {"citationID":"sDgNQWnz","properties":{"formattedCitation":"(2024, S. 11)","plainCitation":"(2024, S. 11)","noteIndex":0},"citationItems":[{"id":2112,"uris":["http://zotero.org/users/14644665/items/CPRX55AA"],"itemData":{"id":2112,"type":"article-journal","abstract":"Large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11","label":"page","suppress-author":true}],"schema":"https://github.com/citation-style-language/schema/raw/master/csl-citation.json"} </w:instrText>
      </w:r>
      <w:r w:rsidR="00A25689" w:rsidRPr="00A25689">
        <w:rPr>
          <w:highlight w:val="magenta"/>
        </w:rPr>
        <w:fldChar w:fldCharType="separate"/>
      </w:r>
      <w:r w:rsidR="000C040C" w:rsidRPr="000C040C">
        <w:rPr>
          <w:rFonts w:cs="Arial"/>
          <w:highlight w:val="magenta"/>
        </w:rPr>
        <w:t>(2024, S. 11)</w:t>
      </w:r>
      <w:r w:rsidR="00A25689" w:rsidRPr="00A25689">
        <w:rPr>
          <w:highlight w:val="magenta"/>
        </w:rPr>
        <w:fldChar w:fldCharType="end"/>
      </w:r>
      <w:r w:rsidR="00A25689">
        <w:t xml:space="preserve"> </w:t>
      </w:r>
      <w:r w:rsidR="00A25689" w:rsidRPr="00EB1D29">
        <w:rPr>
          <w:highlight w:val="green"/>
        </w:rPr>
        <w:t>bezieht sich d</w:t>
      </w:r>
      <w:r w:rsidR="006B7350" w:rsidRPr="00EB1D29">
        <w:rPr>
          <w:highlight w:val="green"/>
        </w:rPr>
        <w:t>ie Bezeichnung g</w:t>
      </w:r>
      <w:ins w:id="72" w:author="Ben Fels" w:date="2024-12-21T11:55:00Z" w16du:dateUtc="2024-12-21T10:55:00Z">
        <w:r w:rsidR="00D70BE7" w:rsidRPr="00EB1D29">
          <w:rPr>
            <w:highlight w:val="green"/>
          </w:rPr>
          <w:t>roße</w:t>
        </w:r>
      </w:ins>
      <w:r w:rsidR="006B7350" w:rsidRPr="00EB1D29">
        <w:rPr>
          <w:highlight w:val="green"/>
        </w:rPr>
        <w:t>s</w:t>
      </w:r>
      <w:ins w:id="73" w:author="Ben Fels" w:date="2024-12-21T11:55:00Z" w16du:dateUtc="2024-12-21T10:55:00Z">
        <w:r w:rsidR="00D70BE7" w:rsidRPr="00EB1D29">
          <w:rPr>
            <w:highlight w:val="green"/>
          </w:rPr>
          <w:t xml:space="preserve"> Sprachmodell</w:t>
        </w:r>
      </w:ins>
      <w:r w:rsidR="00D70BE7" w:rsidRPr="00EB1D29">
        <w:rPr>
          <w:highlight w:val="green"/>
        </w:rPr>
        <w:t xml:space="preserve"> </w:t>
      </w:r>
      <w:r w:rsidR="006B7350" w:rsidRPr="00EB1D29">
        <w:rPr>
          <w:highlight w:val="green"/>
        </w:rPr>
        <w:t xml:space="preserve">auf </w:t>
      </w:r>
      <w:r w:rsidR="004E2186" w:rsidRPr="00EB1D29">
        <w:rPr>
          <w:highlight w:val="green"/>
        </w:rPr>
        <w:t>tiefe neuronale Netze mit mehr als einer Milliarde Parametern.</w:t>
      </w:r>
      <w:r w:rsidR="00D70BE7" w:rsidRPr="00EB1D29">
        <w:rPr>
          <w:highlight w:val="green"/>
        </w:rPr>
        <w:t xml:space="preserve"> </w:t>
      </w:r>
      <w:r w:rsidR="00004E0A" w:rsidRPr="00EB1D29">
        <w:rPr>
          <w:highlight w:val="green"/>
        </w:rPr>
        <w:t xml:space="preserve">Demnach </w:t>
      </w:r>
      <w:r w:rsidR="00E44F60" w:rsidRPr="00EB1D29">
        <w:rPr>
          <w:highlight w:val="green"/>
        </w:rPr>
        <w:t xml:space="preserve">besitzen </w:t>
      </w:r>
      <w:r w:rsidR="00004E0A" w:rsidRPr="00EB1D29">
        <w:rPr>
          <w:highlight w:val="green"/>
        </w:rPr>
        <w:t xml:space="preserve">sie </w:t>
      </w:r>
      <w:r w:rsidR="00E44F60" w:rsidRPr="00EB1D29">
        <w:rPr>
          <w:highlight w:val="green"/>
        </w:rPr>
        <w:t xml:space="preserve">starke Generalisierungsfähigkeiten, die es ihnen ermöglichen auf </w:t>
      </w:r>
      <w:r w:rsidR="00D47A38" w:rsidRPr="00EB1D29">
        <w:rPr>
          <w:highlight w:val="green"/>
        </w:rPr>
        <w:t xml:space="preserve">ein breites Spektrum an </w:t>
      </w:r>
      <w:r w:rsidR="00E44F60" w:rsidRPr="00EB1D29">
        <w:rPr>
          <w:highlight w:val="green"/>
        </w:rPr>
        <w:t>Aufgaben angewendet zu werde</w:t>
      </w:r>
      <w:r w:rsidR="00E44F60">
        <w:t>n</w:t>
      </w:r>
      <w:r w:rsidR="00E44F60">
        <w:t xml:space="preserve"> </w:t>
      </w:r>
      <w:r w:rsidR="00E44F60" w:rsidRPr="00D47A38">
        <w:rPr>
          <w:highlight w:val="magenta"/>
        </w:rPr>
        <w:fldChar w:fldCharType="begin"/>
      </w:r>
      <w:r w:rsidR="00A25689">
        <w:rPr>
          <w:highlight w:val="magenta"/>
        </w:rPr>
        <w:instrText xml:space="preserve"> ADDIN ZOTERO_ITEM CSL_CITATION {"citationID":"qnAUospG","properties":{"formattedCitation":"(Han et al., 2024, S. 34)","plainCitation":"(Han et al., 2024, S. 34)","noteIndex":0},"citationItems":[{"id":2112,"uris":["http://zotero.org/users/14644665/items/CPRX55AA"],"itemData":{"id":2112,"type":"article-journal","abstract":"Large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34","label":"page"}],"schema":"https://github.com/citation-style-language/schema/raw/master/csl-citation.json"} </w:instrText>
      </w:r>
      <w:r w:rsidR="00E44F60" w:rsidRPr="00D47A38">
        <w:rPr>
          <w:highlight w:val="magenta"/>
        </w:rPr>
        <w:fldChar w:fldCharType="separate"/>
      </w:r>
      <w:r w:rsidR="00E44F60" w:rsidRPr="00D47A38">
        <w:rPr>
          <w:rFonts w:cs="Arial"/>
          <w:highlight w:val="magenta"/>
        </w:rPr>
        <w:t>(Han et al., 2024, S. 34)</w:t>
      </w:r>
      <w:r w:rsidR="00E44F60" w:rsidRPr="00D47A38">
        <w:rPr>
          <w:highlight w:val="magenta"/>
        </w:rPr>
        <w:fldChar w:fldCharType="end"/>
      </w:r>
      <w:r w:rsidR="00004E0A">
        <w:t>.</w:t>
      </w:r>
      <w:r w:rsidR="00EB1D29">
        <w:t xml:space="preserve"> </w:t>
      </w:r>
      <w:ins w:id="74" w:author="Ben Fels" w:date="2024-12-21T12:41:00Z" w16du:dateUtc="2024-12-21T11:41:00Z">
        <w:r w:rsidRPr="00417177">
          <w:rPr>
            <w:highlight w:val="green"/>
          </w:rPr>
          <w:t xml:space="preserve">Bekannte LLMs sind die </w:t>
        </w:r>
        <w:r w:rsidRPr="00417177">
          <w:rPr>
            <w:highlight w:val="green"/>
          </w:rPr>
          <w:lastRenderedPageBreak/>
          <w:t>GPT</w:t>
        </w:r>
      </w:ins>
      <w:r w:rsidR="006514F0" w:rsidRPr="00417177">
        <w:rPr>
          <w:highlight w:val="green"/>
        </w:rPr>
        <w:t>-</w:t>
      </w:r>
      <w:r w:rsidR="004607D5" w:rsidRPr="00417177">
        <w:rPr>
          <w:highlight w:val="green"/>
        </w:rPr>
        <w:t>Reihe</w:t>
      </w:r>
      <w:r w:rsidR="009A4BDD" w:rsidRPr="00417177">
        <w:rPr>
          <w:highlight w:val="green"/>
        </w:rPr>
        <w:t xml:space="preserve"> </w:t>
      </w:r>
      <w:ins w:id="75" w:author="Ben Fels" w:date="2024-12-21T12:41:00Z" w16du:dateUtc="2024-12-21T11:41:00Z">
        <w:r w:rsidRPr="00417177">
          <w:rPr>
            <w:highlight w:val="green"/>
          </w:rPr>
          <w:t>von OpenAI</w:t>
        </w:r>
      </w:ins>
      <w:r w:rsidR="006514F0" w:rsidRPr="00417177">
        <w:rPr>
          <w:highlight w:val="green"/>
        </w:rPr>
        <w:t xml:space="preserve"> oder </w:t>
      </w:r>
      <w:r w:rsidR="009A4BDD" w:rsidRPr="00417177">
        <w:rPr>
          <w:highlight w:val="green"/>
        </w:rPr>
        <w:t xml:space="preserve">die </w:t>
      </w:r>
      <w:proofErr w:type="spellStart"/>
      <w:r w:rsidR="009A4BDD" w:rsidRPr="00417177">
        <w:rPr>
          <w:highlight w:val="green"/>
        </w:rPr>
        <w:t>LLaMA</w:t>
      </w:r>
      <w:proofErr w:type="spellEnd"/>
      <w:r w:rsidR="009A4BDD" w:rsidRPr="00417177">
        <w:rPr>
          <w:highlight w:val="green"/>
        </w:rPr>
        <w:t>-</w:t>
      </w:r>
      <w:r w:rsidR="004607D5" w:rsidRPr="00417177">
        <w:rPr>
          <w:highlight w:val="green"/>
        </w:rPr>
        <w:t xml:space="preserve">Reihe </w:t>
      </w:r>
      <w:r w:rsidR="009A4BDD" w:rsidRPr="00417177">
        <w:rPr>
          <w:highlight w:val="green"/>
        </w:rPr>
        <w:t xml:space="preserve">von </w:t>
      </w:r>
      <w:proofErr w:type="spellStart"/>
      <w:r w:rsidR="00283CB8" w:rsidRPr="00417177">
        <w:rPr>
          <w:highlight w:val="green"/>
        </w:rPr>
        <w:t>Meta</w:t>
      </w:r>
      <w:proofErr w:type="spellEnd"/>
      <w:r w:rsidR="00283CB8">
        <w:t xml:space="preserve"> </w:t>
      </w:r>
      <w:r w:rsidR="00283CB8">
        <w:fldChar w:fldCharType="begin"/>
      </w:r>
      <w:r w:rsidR="00A25689">
        <w:instrText xml:space="preserve"> ADDIN ZOTERO_ITEM CSL_CITATION {"citationID":"LcpLWWaQ","properties":{"formattedCitation":"(Han et al., 2024, S. 27)","plainCitation":"(Han et al., 2024, S. 27)","noteIndex":0},"citationItems":[{"id":2112,"uris":["http://zotero.org/users/14644665/items/CPRX55AA"],"itemData":{"id":2112,"type":"article-journal","abstract":"Large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27","label":"page"}],"schema":"https://github.com/citation-style-language/schema/raw/master/csl-citation.json"} </w:instrText>
      </w:r>
      <w:r w:rsidR="00283CB8">
        <w:fldChar w:fldCharType="separate"/>
      </w:r>
      <w:r w:rsidR="00283CB8" w:rsidRPr="002B57F8">
        <w:rPr>
          <w:rFonts w:cs="Arial"/>
          <w:highlight w:val="magenta"/>
        </w:rPr>
        <w:t>(Han et al., 2024, S. 27</w:t>
      </w:r>
      <w:r w:rsidR="00283CB8" w:rsidRPr="00283CB8">
        <w:rPr>
          <w:rFonts w:cs="Arial"/>
        </w:rPr>
        <w:t>)</w:t>
      </w:r>
      <w:r w:rsidR="00283CB8">
        <w:fldChar w:fldCharType="end"/>
      </w:r>
      <w:ins w:id="76" w:author="Ben Fels" w:date="2024-12-21T12:41:00Z" w16du:dateUtc="2024-12-21T11:41:00Z">
        <w:r w:rsidRPr="00245094">
          <w:t>.</w:t>
        </w:r>
      </w:ins>
      <w:r w:rsidR="00AC7C5A">
        <w:t xml:space="preserve"> </w:t>
      </w:r>
      <w:moveToRangeStart w:id="77" w:author="Ben Fels" w:date="2024-12-21T11:50:00Z" w:name="move185674234"/>
      <w:ins w:id="78" w:author="Ben Fels" w:date="2024-12-22T17:58:00Z" w16du:dateUtc="2024-12-22T16:58:00Z">
        <w:r w:rsidR="009160AF">
          <w:rPr>
            <w:rFonts w:cs="Arial"/>
          </w:rPr>
          <w:t xml:space="preserve">Prompt Engineering </w:t>
        </w:r>
      </w:ins>
      <w:r w:rsidR="00E123FC">
        <w:t xml:space="preserve">ist der </w:t>
      </w:r>
      <w:commentRangeStart w:id="79"/>
      <w:ins w:id="80" w:author="Ben Fels" w:date="2024-12-22T18:00:00Z" w16du:dateUtc="2024-12-22T17:00:00Z">
        <w:r w:rsidR="00176B77">
          <w:t>Prozess</w:t>
        </w:r>
      </w:ins>
      <w:commentRangeEnd w:id="79"/>
      <w:r w:rsidR="000D5F2E">
        <w:rPr>
          <w:rStyle w:val="Kommentarzeichen"/>
        </w:rPr>
        <w:commentReference w:id="79"/>
      </w:r>
      <w:ins w:id="81" w:author="Ben Fels" w:date="2024-12-21T12:44:00Z" w16du:dateUtc="2024-12-21T11:44:00Z">
        <w:r w:rsidR="006E7B3E" w:rsidRPr="005A4558">
          <w:t>,</w:t>
        </w:r>
      </w:ins>
      <w:r w:rsidR="00E123FC">
        <w:t xml:space="preserve"> </w:t>
      </w:r>
      <w:r w:rsidR="009F5014">
        <w:t xml:space="preserve">… </w:t>
      </w:r>
      <w:r w:rsidR="009F5014" w:rsidRPr="00532358">
        <w:rPr>
          <w:highlight w:val="cyan"/>
        </w:rPr>
        <w:t>(</w:t>
      </w:r>
      <w:r w:rsidR="003F7F5B" w:rsidRPr="00532358">
        <w:rPr>
          <w:highlight w:val="cyan"/>
        </w:rPr>
        <w:t>hier nur kurz die Bedeutung von Prompt Engineering anführen</w:t>
      </w:r>
      <w:r w:rsidR="00A537CD" w:rsidRPr="00532358">
        <w:rPr>
          <w:highlight w:val="cyan"/>
        </w:rPr>
        <w:t xml:space="preserve">, </w:t>
      </w:r>
      <w:r w:rsidR="0016481A" w:rsidRPr="00532358">
        <w:rPr>
          <w:highlight w:val="cyan"/>
        </w:rPr>
        <w:t xml:space="preserve">Fine-Tuning und </w:t>
      </w:r>
      <w:proofErr w:type="spellStart"/>
      <w:r w:rsidR="0016481A" w:rsidRPr="00532358">
        <w:rPr>
          <w:highlight w:val="cyan"/>
        </w:rPr>
        <w:t>Pretrainig</w:t>
      </w:r>
      <w:proofErr w:type="spellEnd"/>
      <w:r w:rsidR="00532358" w:rsidRPr="00532358">
        <w:rPr>
          <w:highlight w:val="cyan"/>
        </w:rPr>
        <w:t xml:space="preserve"> dann in Begriffsdefinition aufführen)</w:t>
      </w:r>
    </w:p>
    <w:p w14:paraId="4C7E959F" w14:textId="24F215B7" w:rsidR="007965FC" w:rsidRDefault="00E123FC" w:rsidP="006E7B3E">
      <w:pPr>
        <w:jc w:val="both"/>
        <w:rPr>
          <w:lang w:val="en-US"/>
        </w:rPr>
      </w:pPr>
      <w:r>
        <w:t>bei</w:t>
      </w:r>
      <w:ins w:id="82" w:author="Ben Fels" w:date="2024-12-21T12:44:00Z" w16du:dateUtc="2024-12-21T11:44:00Z">
        <w:r w:rsidR="006E7B3E" w:rsidRPr="005A4558">
          <w:t xml:space="preserve"> einem LLM </w:t>
        </w:r>
      </w:ins>
      <w:ins w:id="83" w:author="Ben Fels" w:date="2024-12-22T17:58:00Z" w16du:dateUtc="2024-12-22T16:58:00Z">
        <w:r w:rsidR="009160AF">
          <w:t xml:space="preserve">präzise </w:t>
        </w:r>
      </w:ins>
      <w:ins w:id="84" w:author="Ben Fels" w:date="2024-12-21T12:44:00Z" w16du:dateUtc="2024-12-21T11:44:00Z">
        <w:r w:rsidR="006E7B3E" w:rsidRPr="005A4558">
          <w:t>Eingabeaufforderungen</w:t>
        </w:r>
      </w:ins>
      <w:r w:rsidR="00AB6D0E">
        <w:t xml:space="preserve">, </w:t>
      </w:r>
      <w:ins w:id="85" w:author="Ben Fels" w:date="2024-12-22T17:59:00Z" w16du:dateUtc="2024-12-22T16:59:00Z">
        <w:r w:rsidR="00E75183">
          <w:t xml:space="preserve">engl. </w:t>
        </w:r>
      </w:ins>
      <w:r w:rsidR="007A34DF">
        <w:t>P</w:t>
      </w:r>
      <w:ins w:id="86" w:author="Ben Fels" w:date="2024-12-22T17:59:00Z" w16du:dateUtc="2024-12-22T16:59:00Z">
        <w:r w:rsidR="00E75183">
          <w:t>rompt</w:t>
        </w:r>
      </w:ins>
      <w:r w:rsidR="00AB6D0E">
        <w:t xml:space="preserve">, </w:t>
      </w:r>
      <w:ins w:id="87" w:author="Ben Fels" w:date="2024-12-21T12:44:00Z" w16du:dateUtc="2024-12-21T11:44:00Z">
        <w:r w:rsidR="006E7B3E" w:rsidRPr="005A4558">
          <w:t xml:space="preserve">zu übergeben, um eine gewünschte </w:t>
        </w:r>
      </w:ins>
      <w:ins w:id="88" w:author="Ben Fels" w:date="2024-12-22T17:59:00Z" w16du:dateUtc="2024-12-22T16:59:00Z">
        <w:r w:rsidR="00E75183">
          <w:t xml:space="preserve">Antwort des LLMs zu erhalten </w:t>
        </w:r>
      </w:ins>
      <w:ins w:id="89" w:author="Ben Fels" w:date="2024-12-21T12:44:00Z" w16du:dateUtc="2024-12-21T11:44:00Z">
        <w:r w:rsidR="006E7B3E" w:rsidRPr="001908E1">
          <w:rPr>
            <w:highlight w:val="magenta"/>
            <w:rPrChange w:id="90" w:author="Ben Fels" w:date="2024-12-22T10:59:00Z" w16du:dateUtc="2024-12-22T09:59:00Z">
              <w:rPr/>
            </w:rPrChange>
          </w:rPr>
          <w:fldChar w:fldCharType="begin"/>
        </w:r>
      </w:ins>
      <w:r w:rsidR="00A75FA4">
        <w:rPr>
          <w:highlight w:val="magenta"/>
        </w:rPr>
        <w:instrText xml:space="preserve"> ADDIN ZOTERO_ITEM CSL_CITATION {"citationID":"WnaG3n1w","properties":{"formattedCitation":"(Maharjan et al., 2024, S. 8; Trad &amp; Chehab, 2024, S. 371)","plainCitation":"(Maharjan et al., 2024, S. 8; Trad &amp; Chehab, 2024, S. 371)","noteIndex":0},"citationItems":[{"id":851,"uris":["http://zotero.org/users/14644665/items/KAULLCSJ"],"itemData":{"id":851,"type":"article-journal","abstract":"Abstract\n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w:instrText>
      </w:r>
      <w:r w:rsidR="00A75FA4" w:rsidRPr="00552BDB">
        <w:rPr>
          <w:highlight w:val="magenta"/>
          <w:lang w:val="en-US"/>
        </w:rPr>
        <w:instrText xml:space="preserve">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Fine-Tuning?","volume":"6","author":[{"family":"Trad","given":"Fouad"},{"family":"Chehab","given":"Ali"}],"issued":{"date-parts":[["2024",2,6]]}},"locator":"371","label":"page"}],"schema":"https://github.com/citation-style-language/schema/raw/master/csl-citation.json"} </w:instrText>
      </w:r>
      <w:ins w:id="91" w:author="Ben Fels" w:date="2024-12-21T12:44:00Z" w16du:dateUtc="2024-12-21T11:44:00Z">
        <w:r w:rsidR="006E7B3E" w:rsidRPr="001908E1">
          <w:rPr>
            <w:highlight w:val="magenta"/>
            <w:rPrChange w:id="92" w:author="Ben Fels" w:date="2024-12-22T10:59:00Z" w16du:dateUtc="2024-12-22T09:59:00Z">
              <w:rPr/>
            </w:rPrChange>
          </w:rPr>
          <w:fldChar w:fldCharType="separate"/>
        </w:r>
      </w:ins>
      <w:r w:rsidR="00A75FA4" w:rsidRPr="00552BDB">
        <w:rPr>
          <w:rFonts w:cs="Arial"/>
          <w:highlight w:val="magenta"/>
          <w:lang w:val="en-US"/>
        </w:rPr>
        <w:t>(Maharjan et al., 2024, S. 8; Trad &amp; Chehab, 2024, S. 371)</w:t>
      </w:r>
      <w:ins w:id="93" w:author="Ben Fels" w:date="2024-12-21T12:44:00Z" w16du:dateUtc="2024-12-21T11:44:00Z">
        <w:r w:rsidR="006E7B3E" w:rsidRPr="001908E1">
          <w:rPr>
            <w:highlight w:val="magenta"/>
            <w:rPrChange w:id="94" w:author="Ben Fels" w:date="2024-12-22T10:59:00Z" w16du:dateUtc="2024-12-22T09:59:00Z">
              <w:rPr/>
            </w:rPrChange>
          </w:rPr>
          <w:fldChar w:fldCharType="end"/>
        </w:r>
        <w:r w:rsidR="006E7B3E" w:rsidRPr="00552BDB">
          <w:rPr>
            <w:highlight w:val="magenta"/>
            <w:lang w:val="en-US"/>
            <w:rPrChange w:id="95" w:author="Ben Fels" w:date="2024-12-22T10:59:00Z" w16du:dateUtc="2024-12-22T09:59:00Z">
              <w:rPr/>
            </w:rPrChange>
          </w:rPr>
          <w:t>.</w:t>
        </w:r>
        <w:r w:rsidR="006E7B3E" w:rsidRPr="00552BDB">
          <w:rPr>
            <w:lang w:val="en-US"/>
          </w:rPr>
          <w:t xml:space="preserve"> </w:t>
        </w:r>
      </w:ins>
    </w:p>
    <w:p w14:paraId="6720BD8F" w14:textId="586A1154" w:rsidR="007965FC" w:rsidRPr="00494AED" w:rsidRDefault="00494AED" w:rsidP="006E7B3E">
      <w:pPr>
        <w:jc w:val="both"/>
        <w:rPr>
          <w:ins w:id="96" w:author="Ben Fels" w:date="2024-12-21T12:57:00Z" w16du:dateUtc="2024-12-21T11:57:00Z"/>
          <w:b/>
        </w:rPr>
      </w:pPr>
      <w:r w:rsidRPr="00494AED">
        <w:rPr>
          <w:b/>
        </w:rPr>
        <w:t>Ziel</w:t>
      </w:r>
      <w:r>
        <w:rPr>
          <w:b/>
        </w:rPr>
        <w:t xml:space="preserve"> / Forschungsfrage</w:t>
      </w:r>
    </w:p>
    <w:p w14:paraId="771F39A9" w14:textId="23FA00BC" w:rsidR="006E7B3E" w:rsidDel="00A72529" w:rsidRDefault="006E7B3E" w:rsidP="00890FC0">
      <w:pPr>
        <w:jc w:val="both"/>
        <w:rPr>
          <w:del w:id="97" w:author="Ben Fels" w:date="2024-12-21T12:45:00Z" w16du:dateUtc="2024-12-21T11:45:00Z"/>
          <w:moveTo w:id="98" w:author="Ben Fels" w:date="2024-12-21T11:50:00Z" w16du:dateUtc="2024-12-21T10:50:00Z"/>
        </w:rPr>
      </w:pPr>
      <w:ins w:id="99" w:author="Ben Fels" w:date="2024-12-21T12:44:00Z" w16du:dateUtc="2024-12-21T11:44:00Z">
        <w:r w:rsidRPr="005A4558">
          <w:t xml:space="preserve">In der geplanten Untersuchung soll die Wirksamkeit </w:t>
        </w:r>
      </w:ins>
      <w:r w:rsidR="00E12627">
        <w:t xml:space="preserve">der </w:t>
      </w:r>
      <w:ins w:id="100" w:author="Ben Fels" w:date="2024-12-21T12:44:00Z" w16du:dateUtc="2024-12-21T11:44:00Z">
        <w:r w:rsidRPr="005A4558">
          <w:t xml:space="preserve">Methoden </w:t>
        </w:r>
      </w:ins>
      <w:r w:rsidR="00E12627">
        <w:t xml:space="preserve">des Prompt Engineering </w:t>
      </w:r>
      <w:ins w:id="101" w:author="Ben Fels" w:date="2024-12-21T12:44:00Z" w16du:dateUtc="2024-12-21T11:44:00Z">
        <w:r w:rsidRPr="005A4558">
          <w:t xml:space="preserve">an dem Anwendungsfall des </w:t>
        </w:r>
        <w:r>
          <w:t xml:space="preserve">Argument </w:t>
        </w:r>
        <w:proofErr w:type="spellStart"/>
        <w:r>
          <w:t>Mining</w:t>
        </w:r>
        <w:r w:rsidRPr="005A4558">
          <w:t>s</w:t>
        </w:r>
        <w:proofErr w:type="spellEnd"/>
        <w:r w:rsidRPr="005A4558">
          <w:t xml:space="preserve"> untersucht werden. Der Einsatz vortrainierter Modelle ohne umfangreiche Anpassung könnte den Aufwand für </w:t>
        </w:r>
        <w:r>
          <w:t>Argument Mining</w:t>
        </w:r>
        <w:r w:rsidRPr="005A4558">
          <w:t xml:space="preserve"> erheblich reduzieren. Trotz der Popularität großer Sprachmodelle gibt es </w:t>
        </w:r>
      </w:ins>
      <w:r w:rsidR="00A738F3">
        <w:t xml:space="preserve">nach meinem Kenntnisstand zum jetzigen Zeitpunkt </w:t>
      </w:r>
      <w:commentRangeStart w:id="102"/>
      <w:r w:rsidR="00A267A8">
        <w:t xml:space="preserve">nur </w:t>
      </w:r>
      <w:r w:rsidR="005F077E">
        <w:t>einzelne</w:t>
      </w:r>
      <w:ins w:id="103" w:author="Ben Fels" w:date="2024-12-21T12:44:00Z" w16du:dateUtc="2024-12-21T11:44:00Z">
        <w:r w:rsidRPr="005A4558">
          <w:t xml:space="preserve"> systematische Studien, d</w:t>
        </w:r>
      </w:ins>
      <w:commentRangeEnd w:id="102"/>
      <w:r w:rsidR="008440EA">
        <w:rPr>
          <w:rStyle w:val="Kommentarzeichen"/>
        </w:rPr>
        <w:commentReference w:id="102"/>
      </w:r>
      <w:ins w:id="104" w:author="Ben Fels" w:date="2024-12-21T12:44:00Z" w16du:dateUtc="2024-12-21T11:44:00Z">
        <w:r w:rsidRPr="005A4558">
          <w:t xml:space="preserve">ie sich explizit auf deren Anwendung für </w:t>
        </w:r>
        <w:r>
          <w:t>Argument Mining</w:t>
        </w:r>
        <w:r w:rsidRPr="005A4558">
          <w:t xml:space="preserve"> und die Rolle von Eingabeaufforderungen fokussieren. Dort soll die</w:t>
        </w:r>
      </w:ins>
      <w:r w:rsidR="00040628">
        <w:t xml:space="preserve">se </w:t>
      </w:r>
      <w:ins w:id="105" w:author="Ben Fels" w:date="2024-12-21T12:44:00Z" w16du:dateUtc="2024-12-21T11:44:00Z">
        <w:r w:rsidRPr="005A4558">
          <w:t>Untersuchung ansetzen.</w:t>
        </w:r>
      </w:ins>
    </w:p>
    <w:p w14:paraId="67BC759D" w14:textId="790E3068" w:rsidR="00F34A39" w:rsidDel="00A72529" w:rsidRDefault="00F34A39" w:rsidP="00890FC0">
      <w:pPr>
        <w:jc w:val="both"/>
        <w:rPr>
          <w:del w:id="106" w:author="Ben Fels" w:date="2024-12-21T12:45:00Z" w16du:dateUtc="2024-12-21T11:45:00Z"/>
          <w:moveTo w:id="107" w:author="Ben Fels" w:date="2024-12-21T11:50:00Z" w16du:dateUtc="2024-12-21T10:50:00Z"/>
        </w:rPr>
      </w:pPr>
      <w:moveTo w:id="108" w:author="Ben Fels" w:date="2024-12-21T11:50:00Z" w16du:dateUtc="2024-12-21T10:50:00Z">
        <w:del w:id="109" w:author="Ben Fels" w:date="2024-12-21T12:45:00Z" w16du:dateUtc="2024-12-21T11:45:00Z">
          <w:r w:rsidDel="00A72529">
            <w:delText>Argumente sind wichtiger Bestandteil in der Menschlichen Kommunikation. Standpunkte werden anhand von Beispielen bestärkt und sollen die andere Seite von dem Standpunkt überzeugen.</w:delText>
          </w:r>
        </w:del>
      </w:moveTo>
    </w:p>
    <w:moveToRangeEnd w:id="77"/>
    <w:p w14:paraId="310D24ED" w14:textId="2E677403" w:rsidR="00491A04" w:rsidDel="00A72529" w:rsidRDefault="00E14BB0" w:rsidP="00890FC0">
      <w:pPr>
        <w:jc w:val="both"/>
        <w:rPr>
          <w:del w:id="110" w:author="Ben Fels" w:date="2024-12-21T12:45:00Z" w16du:dateUtc="2024-12-21T11:45:00Z"/>
        </w:rPr>
      </w:pPr>
      <w:del w:id="111" w:author="Ben Fels" w:date="2024-12-21T12:45:00Z" w16du:dateUtc="2024-12-21T11:45:00Z">
        <w:r w:rsidRPr="00E14BB0" w:rsidDel="00A72529">
          <w:delText xml:space="preserve">Peldszus </w:delText>
        </w:r>
        <w:commentRangeStart w:id="112"/>
        <w:r w:rsidRPr="00E14BB0" w:rsidDel="00A72529">
          <w:delText>&amp; Stede (2013, S. 1) bezeichnen Argumentationen als einen der zentralen Aspekte der menschlichen Kommunikation. Sie beschreiben sie als einen Prozess, bei dem versucht wird, jemand anderen von der eigenen Meinung zu überzeugen. Nach Peldszus &amp; Stede (2013) sowie Stab &amp; Gurevych (2017) 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delText>
        </w:r>
        <w:commentRangeEnd w:id="112"/>
        <w:r w:rsidR="003F72C9" w:rsidDel="00A72529">
          <w:rPr>
            <w:rStyle w:val="Kommentarzeichen"/>
          </w:rPr>
          <w:commentReference w:id="112"/>
        </w:r>
      </w:del>
    </w:p>
    <w:p w14:paraId="09764F2C" w14:textId="6661EAF5" w:rsidR="003A5172" w:rsidRPr="00A66707" w:rsidRDefault="009C2379" w:rsidP="00890FC0">
      <w:pPr>
        <w:jc w:val="both"/>
        <w:rPr>
          <w:ins w:id="113" w:author="Ben Fels" w:date="2024-12-21T12:46:00Z" w16du:dateUtc="2024-12-21T11:46:00Z"/>
        </w:rPr>
      </w:pPr>
      <w:moveToRangeStart w:id="114" w:author="Ben Fels" w:date="2024-12-21T11:51:00Z" w:name="move185674280"/>
      <w:moveTo w:id="115" w:author="Ben Fels" w:date="2024-12-21T11:51:00Z" w16du:dateUtc="2024-12-21T10:51:00Z">
        <w:del w:id="116" w:author="Ben Fels" w:date="2024-12-21T12:55:00Z" w16du:dateUtc="2024-12-21T11:55:00Z">
          <w:r w:rsidDel="004A42B8">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4A42B8">
            <w:rPr>
              <w:highlight w:val="cyan"/>
            </w:rPr>
            <w:delText>Beispiel/Quelle hier anführen</w:delText>
          </w:r>
        </w:del>
        <w:del w:id="117" w:author="Ben Fels" w:date="2024-12-21T12:54:00Z" w16du:dateUtc="2024-12-21T11:54:00Z">
          <w:r w:rsidDel="00AC3B7D">
            <w:delText xml:space="preserve"> </w:delText>
          </w:r>
        </w:del>
      </w:moveTo>
      <w:r w:rsidR="00D26E43">
        <w:t xml:space="preserve"> </w:t>
      </w:r>
      <w:ins w:id="118" w:author="Ben Fels" w:date="2024-12-21T12:46:00Z" w16du:dateUtc="2024-12-21T11:46:00Z">
        <w:r w:rsidR="003A5172" w:rsidRPr="00A66707">
          <w:t>Die</w:t>
        </w:r>
      </w:ins>
      <w:r w:rsidR="00D26E43">
        <w:t xml:space="preserve"> vorliegende</w:t>
      </w:r>
      <w:ins w:id="119" w:author="Ben Fels" w:date="2024-12-21T12:46:00Z" w16du:dateUtc="2024-12-21T11:46:00Z">
        <w:r w:rsidR="003A5172" w:rsidRPr="00A66707">
          <w:t xml:space="preserve"> Masterarbeit zielt darauf ab, die Potenziale und Herausforderungen großer Sprachmodelle im Kontext des </w:t>
        </w:r>
        <w:r w:rsidR="003A5172">
          <w:t xml:space="preserve">Argument </w:t>
        </w:r>
        <w:proofErr w:type="spellStart"/>
        <w:r w:rsidR="003A5172">
          <w:t>Mining</w:t>
        </w:r>
        <w:r w:rsidR="003A5172" w:rsidRPr="00A66707">
          <w:t>s</w:t>
        </w:r>
        <w:proofErr w:type="spellEnd"/>
        <w:r w:rsidR="003A5172" w:rsidRPr="00A66707">
          <w:t xml:space="preserve"> zu erforschen. Der Fokus liegt dabei auf der Anwendung von </w:t>
        </w:r>
        <w:r w:rsidR="003A5172">
          <w:rPr>
            <w:iCs/>
          </w:rPr>
          <w:t>Prompt Engineering</w:t>
        </w:r>
        <w:r w:rsidR="003A5172" w:rsidRPr="00A66707">
          <w:t xml:space="preserve">, um die </w:t>
        </w:r>
        <w:r w:rsidR="003A5172" w:rsidRPr="00A66707">
          <w:lastRenderedPageBreak/>
          <w:t xml:space="preserve">Generalisierungsfähigkeiten dieser Modelle gezielt zu steuern und deren Leistung ohne Fine-Tuning </w:t>
        </w:r>
      </w:ins>
      <w:r w:rsidR="00914E4E">
        <w:t>für das Argument</w:t>
      </w:r>
      <w:r w:rsidR="00C7600E">
        <w:t xml:space="preserve"> Mi</w:t>
      </w:r>
      <w:r w:rsidR="008440EA">
        <w:t>n</w:t>
      </w:r>
      <w:r w:rsidR="00C7600E">
        <w:t xml:space="preserve">ing </w:t>
      </w:r>
      <w:r w:rsidR="008440EA">
        <w:t xml:space="preserve">zu </w:t>
      </w:r>
      <w:r w:rsidR="00914E4E">
        <w:t>verbessern</w:t>
      </w:r>
      <w:ins w:id="120" w:author="Ben Fels" w:date="2024-12-21T12:46:00Z" w16du:dateUtc="2024-12-21T11:46:00Z">
        <w:r w:rsidR="003A5172" w:rsidRPr="00A66707">
          <w:t xml:space="preserve">. Die zentrale </w:t>
        </w:r>
        <w:r w:rsidR="003A5172" w:rsidRPr="003E7999">
          <w:t>Forschungsfrage</w:t>
        </w:r>
        <w:r w:rsidR="003A5172" w:rsidRPr="00A66707">
          <w:t xml:space="preserve"> lautet: </w:t>
        </w:r>
        <w:r w:rsidR="003A5172" w:rsidRPr="003A5172">
          <w:rPr>
            <w:highlight w:val="yellow"/>
            <w:rPrChange w:id="121" w:author="Ben Fels" w:date="2024-12-21T12:47:00Z" w16du:dateUtc="2024-12-21T11:47:00Z">
              <w:rPr/>
            </w:rPrChange>
          </w:rPr>
          <w:t>Wie beeinflusst der Einsatz von Prompt Engineering Techniken die Leistung von Large Language Models bei der automatisierten Erkennung von Argumentationskomponenten und deren Strukturen?</w:t>
        </w:r>
      </w:ins>
    </w:p>
    <w:p w14:paraId="37623202" w14:textId="513438CE" w:rsidR="0084052A" w:rsidDel="003A5172" w:rsidRDefault="0084052A" w:rsidP="00890FC0">
      <w:pPr>
        <w:jc w:val="both"/>
        <w:rPr>
          <w:del w:id="122" w:author="Ben Fels" w:date="2024-12-21T12:47:00Z" w16du:dateUtc="2024-12-21T11:47:00Z"/>
          <w:moveTo w:id="123" w:author="Ben Fels" w:date="2024-12-21T11:51:00Z" w16du:dateUtc="2024-12-21T10:51:00Z"/>
        </w:rPr>
      </w:pPr>
    </w:p>
    <w:p w14:paraId="68B84C80" w14:textId="1DC4833E" w:rsidR="009C2379" w:rsidDel="0084052A" w:rsidRDefault="009C2379" w:rsidP="00890FC0">
      <w:pPr>
        <w:jc w:val="both"/>
        <w:rPr>
          <w:del w:id="124" w:author="Ben Fels" w:date="2024-12-21T12:46:00Z" w16du:dateUtc="2024-12-21T11:46:00Z"/>
          <w:moveTo w:id="125" w:author="Ben Fels" w:date="2024-12-21T11:51:00Z" w16du:dateUtc="2024-12-21T10:51:00Z"/>
        </w:rPr>
      </w:pPr>
      <w:moveTo w:id="126" w:author="Ben Fels" w:date="2024-12-21T11:51:00Z" w16du:dateUtc="2024-12-21T10:51:00Z">
        <w:del w:id="127" w:author="Ben Fels" w:date="2024-12-21T12:46:00Z" w16du:dateUtc="2024-12-21T11:46:00Z">
          <w:r w:rsidDel="0084052A">
            <w:delText xml:space="preserve">Der Bereich, welcher sich mit der automatisierten identifikation von Argumenten in Texten und die Beziehung untereinander auseinandersetzt ist Argument Mining. </w:delText>
          </w:r>
        </w:del>
      </w:moveTo>
    </w:p>
    <w:p w14:paraId="423C8B8E" w14:textId="2443C5F6" w:rsidR="0084052A" w:rsidRPr="00967801" w:rsidRDefault="005C0688" w:rsidP="00890FC0">
      <w:pPr>
        <w:jc w:val="both"/>
        <w:rPr>
          <w:ins w:id="128" w:author="Ben Fels" w:date="2024-12-21T12:46:00Z" w16du:dateUtc="2024-12-21T11:46:00Z"/>
        </w:rPr>
      </w:pPr>
      <w:moveToRangeStart w:id="129" w:author="Ben Fels" w:date="2024-12-21T11:52:00Z" w:name="move185674394"/>
      <w:moveToRangeEnd w:id="114"/>
      <w:moveTo w:id="130" w:author="Ben Fels" w:date="2024-12-21T11:52:00Z" w16du:dateUtc="2024-12-21T10:52:00Z">
        <w:del w:id="131" w:author="Ben Fels" w:date="2024-12-21T12:47:00Z" w16du:dateUtc="2024-12-21T11:47:00Z">
          <w:r w:rsidDel="003A5172">
            <w:delText>Ziel dieser Masterarbeit ist es</w:delText>
          </w:r>
        </w:del>
        <w:del w:id="132" w:author="Ben Fels" w:date="2024-12-21T12:46:00Z" w16du:dateUtc="2024-12-21T11:46:00Z">
          <w:r w:rsidDel="0084052A">
            <w:delText xml:space="preserve">, eine Methode zu entwickeln, mit der Kernaussagen aus solchen Texten extrahiert und deren Argumentationsstrukturen </w:delText>
          </w:r>
          <w:r w:rsidRPr="008252B1" w:rsidDel="0084052A">
            <w:rPr>
              <w:highlight w:val="cyan"/>
            </w:rPr>
            <w:delText>in Form von Strukturdiagrammen visualisiert werden können</w:delText>
          </w:r>
          <w:r w:rsidDel="0084052A">
            <w:delText xml:space="preserve">. </w:delText>
          </w:r>
        </w:del>
      </w:moveTo>
      <w:ins w:id="133" w:author="Ben Fels" w:date="2024-12-21T12:46:00Z" w16du:dateUtc="2024-12-21T11:46:00Z">
        <w:r w:rsidR="0084052A">
          <w:t>Ansatz zum automatisieren des Prozesses, zum Überführen von unstrukturierten daten (Text) in strukturierte Argumente.</w:t>
        </w:r>
      </w:ins>
    </w:p>
    <w:p w14:paraId="30121EA2" w14:textId="416AD166" w:rsidR="005C0688" w:rsidRDefault="00E26981" w:rsidP="00890FC0">
      <w:pPr>
        <w:jc w:val="both"/>
        <w:rPr>
          <w:moveTo w:id="134" w:author="Ben Fels" w:date="2024-12-21T11:52:00Z" w16du:dateUtc="2024-12-21T10:52:00Z"/>
        </w:rPr>
      </w:pPr>
      <w:r>
        <w:t xml:space="preserve">Davon wird sich erhofft </w:t>
      </w:r>
      <w:moveTo w:id="135" w:author="Ben Fels" w:date="2024-12-21T11:52:00Z" w16du:dateUtc="2024-12-21T10:52:00Z">
        <w:r w:rsidR="005C0688">
          <w:t xml:space="preserve">die Verständlichkeit und Nachvollziehbarkeit der Texte erhöhen und die Effizienz der Informationsverarbeitung </w:t>
        </w:r>
      </w:moveTo>
      <w:r>
        <w:t xml:space="preserve">zu </w:t>
      </w:r>
      <w:moveTo w:id="136" w:author="Ben Fels" w:date="2024-12-21T11:52:00Z" w16du:dateUtc="2024-12-21T10:52:00Z">
        <w:r w:rsidR="005C0688">
          <w:t>verbessern.</w:t>
        </w:r>
      </w:moveTo>
    </w:p>
    <w:p w14:paraId="422E05CB" w14:textId="1F01B6AF" w:rsidR="005C0688" w:rsidRDefault="008527A6" w:rsidP="00890FC0">
      <w:pPr>
        <w:jc w:val="both"/>
      </w:pPr>
      <w:ins w:id="137" w:author="Ben Fels" w:date="2024-12-21T13:13:00Z" w16du:dateUtc="2024-12-21T12:13:00Z">
        <w:r w:rsidRPr="00DF79FF">
          <w:rPr>
            <w:highlight w:val="cyan"/>
            <w:rPrChange w:id="138" w:author="Ben Fels" w:date="2024-12-21T13:13:00Z" w16du:dateUtc="2024-12-21T12:13:00Z">
              <w:rPr/>
            </w:rPrChange>
          </w:rPr>
          <w:t>Aufbau der Untersuchung beschreiben</w:t>
        </w:r>
      </w:ins>
      <w:moveTo w:id="139" w:author="Ben Fels" w:date="2024-12-21T11:52:00Z" w16du:dateUtc="2024-12-21T10:52:00Z">
        <w:del w:id="140" w:author="Ben Fels" w:date="2024-12-21T12:46:00Z" w16du:dateUtc="2024-12-21T11:46:00Z">
          <w:r w:rsidR="005C0688" w:rsidDel="0084052A">
            <w:delText>Ansatz zum automatisieren des Prozesses, zum Überführen von unstrukturierten daten (Text) in strukturierte Argumente.</w:delText>
          </w:r>
        </w:del>
      </w:moveTo>
    </w:p>
    <w:p w14:paraId="4EB16D18" w14:textId="77777777" w:rsidR="008527A6" w:rsidDel="006F0952" w:rsidRDefault="008527A6" w:rsidP="005C0688">
      <w:pPr>
        <w:rPr>
          <w:del w:id="141" w:author="Ben Fels" w:date="2024-12-21T12:46:00Z" w16du:dateUtc="2024-12-21T11:46:00Z"/>
        </w:rPr>
      </w:pPr>
    </w:p>
    <w:p w14:paraId="333BAAA4" w14:textId="3D90B20A" w:rsidR="0051071F" w:rsidRDefault="006F0952" w:rsidP="00890FC0">
      <w:pPr>
        <w:jc w:val="both"/>
      </w:pPr>
      <w:ins w:id="142" w:author="Ben Fels" w:date="2024-12-21T13:12:00Z" w16du:dateUtc="2024-12-21T12:12:00Z">
        <w:r>
          <w:t xml:space="preserve">Zur Beantwortung der Forschungsfrage bedarf es </w:t>
        </w:r>
      </w:ins>
      <w:r w:rsidR="005F312E">
        <w:t xml:space="preserve">zunächst einiger </w:t>
      </w:r>
      <w:ins w:id="143" w:author="Ben Fels" w:date="2024-12-21T13:12:00Z" w16du:dateUtc="2024-12-21T12:12:00Z">
        <w:r>
          <w:t>Begriffsde</w:t>
        </w:r>
      </w:ins>
      <w:ins w:id="144" w:author="Ben Fels" w:date="2024-12-21T13:13:00Z" w16du:dateUtc="2024-12-21T12:13:00Z">
        <w:r>
          <w:t>finition</w:t>
        </w:r>
      </w:ins>
      <w:r w:rsidR="005F312E">
        <w:t xml:space="preserve"> sowie der Beleuchtung des aktuelle </w:t>
      </w:r>
      <w:ins w:id="145" w:author="Ben Fels" w:date="2024-12-21T13:13:00Z" w16du:dateUtc="2024-12-21T12:13:00Z">
        <w:r w:rsidR="00DF79FF">
          <w:t>Forschung</w:t>
        </w:r>
      </w:ins>
      <w:r w:rsidR="00F327FF">
        <w:t xml:space="preserve">sstands. </w:t>
      </w:r>
      <w:r w:rsidR="008527A6">
        <w:t xml:space="preserve">Anschließend </w:t>
      </w:r>
      <w:r w:rsidR="00C66EC3">
        <w:t>wird in dem Kapitel</w:t>
      </w:r>
      <w:r w:rsidR="00FC36BC">
        <w:t xml:space="preserve"> </w:t>
      </w:r>
      <w:r w:rsidR="008906DC">
        <w:fldChar w:fldCharType="begin"/>
      </w:r>
      <w:r w:rsidR="008906DC">
        <w:instrText xml:space="preserve"> REF _Ref188081959 \n \h </w:instrText>
      </w:r>
      <w:r w:rsidR="00890FC0">
        <w:instrText xml:space="preserve"> \* MERGEFORMAT </w:instrText>
      </w:r>
      <w:r w:rsidR="008906DC">
        <w:fldChar w:fldCharType="separate"/>
      </w:r>
      <w:r w:rsidR="008906DC">
        <w:t>2</w:t>
      </w:r>
      <w:r w:rsidR="008906DC">
        <w:fldChar w:fldCharType="end"/>
      </w:r>
      <w:r w:rsidR="008906DC">
        <w:t xml:space="preserve"> </w:t>
      </w:r>
      <w:r w:rsidR="00C66EC3">
        <w:t xml:space="preserve">das </w:t>
      </w:r>
      <w:r w:rsidR="00FC36BC">
        <w:t xml:space="preserve">ausgewählte </w:t>
      </w:r>
      <w:r w:rsidR="00C66EC3">
        <w:t>Modell</w:t>
      </w:r>
      <w:r w:rsidR="00FC36BC">
        <w:t>, die verwendeten Daten</w:t>
      </w:r>
      <w:r w:rsidR="008507A9">
        <w:t xml:space="preserve"> sowie die Vorgehensweise und Methode der Datenanalyse erläutert.</w:t>
      </w:r>
      <w:r w:rsidR="00715C14">
        <w:t xml:space="preserve"> Darauf aufbauend</w:t>
      </w:r>
      <w:r w:rsidR="00A81C43">
        <w:t xml:space="preserve"> werden in Kapitel </w:t>
      </w:r>
      <w:r w:rsidR="00A81C43">
        <w:fldChar w:fldCharType="begin"/>
      </w:r>
      <w:r w:rsidR="00A81C43">
        <w:instrText xml:space="preserve"> REF _Ref188082210 \n \h </w:instrText>
      </w:r>
      <w:r w:rsidR="00890FC0">
        <w:instrText xml:space="preserve"> \* MERGEFORMAT </w:instrText>
      </w:r>
      <w:r w:rsidR="00A81C43">
        <w:fldChar w:fldCharType="separate"/>
      </w:r>
      <w:r w:rsidR="00A81C43">
        <w:t>3</w:t>
      </w:r>
      <w:r w:rsidR="00A81C43">
        <w:fldChar w:fldCharType="end"/>
      </w:r>
      <w:r w:rsidR="00A81C43">
        <w:t xml:space="preserve"> </w:t>
      </w:r>
      <w:r w:rsidR="003F4B2A">
        <w:t>die Ergebnisse</w:t>
      </w:r>
      <w:r w:rsidR="00D42419">
        <w:t xml:space="preserve"> der Untersuchung</w:t>
      </w:r>
      <w:r w:rsidR="003F4B2A">
        <w:t xml:space="preserve"> dargestellt</w:t>
      </w:r>
      <w:r w:rsidR="0022073C">
        <w:t xml:space="preserve">, sodass diese in Kapitel </w:t>
      </w:r>
      <w:r w:rsidR="0022073C">
        <w:fldChar w:fldCharType="begin"/>
      </w:r>
      <w:r w:rsidR="0022073C">
        <w:instrText xml:space="preserve"> REF _Ref188082387 \n \h </w:instrText>
      </w:r>
      <w:r w:rsidR="00890FC0">
        <w:instrText xml:space="preserve"> \* MERGEFORMAT </w:instrText>
      </w:r>
      <w:r w:rsidR="0022073C">
        <w:fldChar w:fldCharType="separate"/>
      </w:r>
      <w:r w:rsidR="0022073C">
        <w:t>4</w:t>
      </w:r>
      <w:r w:rsidR="0022073C">
        <w:fldChar w:fldCharType="end"/>
      </w:r>
      <w:r w:rsidR="0022073C">
        <w:t xml:space="preserve"> diskutiert und </w:t>
      </w:r>
      <w:r w:rsidR="007E535F">
        <w:t>mögliche Handlungsempfehlungen abgeleitet werden können.</w:t>
      </w:r>
    </w:p>
    <w:p w14:paraId="03A30209" w14:textId="27F4D87C" w:rsidR="00A35D5E" w:rsidDel="00722631" w:rsidRDefault="00A35D5E" w:rsidP="00A35D5E">
      <w:pPr>
        <w:rPr>
          <w:del w:id="146" w:author="Ben Fels" w:date="2024-12-21T13:05:00Z" w16du:dateUtc="2024-12-21T12:05:00Z"/>
          <w:moveTo w:id="147" w:author="Ben Fels" w:date="2024-12-21T11:53:00Z" w16du:dateUtc="2024-12-21T10:53:00Z"/>
        </w:rPr>
      </w:pPr>
      <w:moveToRangeStart w:id="148" w:author="Ben Fels" w:date="2024-12-21T11:53:00Z" w:name="move185674422"/>
      <w:moveToRangeEnd w:id="129"/>
      <w:moveTo w:id="149" w:author="Ben Fels" w:date="2024-12-21T11:53:00Z" w16du:dateUtc="2024-12-21T10:53:00Z">
        <w:del w:id="150" w:author="Ben Fels" w:date="2024-12-21T13:05:00Z" w16du:dateUtc="2024-12-21T12:05:00Z">
          <w:r w:rsidDel="00722631">
            <w:delText>Künstliche Intelligenz kann den Menschen bei seinen täglichen Aufgaben unterstützen.</w:delText>
          </w:r>
        </w:del>
      </w:moveTo>
    </w:p>
    <w:p w14:paraId="1F91C0D4" w14:textId="43CD6AF6" w:rsidR="00A35D5E" w:rsidDel="001F7216" w:rsidRDefault="00A35D5E" w:rsidP="00A35D5E">
      <w:pPr>
        <w:rPr>
          <w:del w:id="151" w:author="Ben Fels" w:date="2024-12-21T13:06:00Z" w16du:dateUtc="2024-12-21T12:06:00Z"/>
          <w:moveTo w:id="152" w:author="Ben Fels" w:date="2024-12-21T11:53:00Z" w16du:dateUtc="2024-12-21T10:53:00Z"/>
        </w:rPr>
      </w:pPr>
      <w:moveTo w:id="153" w:author="Ben Fels" w:date="2024-12-21T11:53:00Z" w16du:dateUtc="2024-12-21T10:53:00Z">
        <w:del w:id="154" w:author="Ben Fels" w:date="2024-12-21T13:06:00Z" w16du:dateUtc="2024-12-21T12:06:00Z">
          <w:r w:rsidDel="001F7216">
            <w:delText xml:space="preserve">LLMs liefern dem Stand der Technik entsprechende Ergebnisse bei gängigen Natural Language Processing (NLP) Aufgaben mit weniger gelabelten Daten </w:delText>
          </w:r>
          <w:r w:rsidRPr="00304809" w:rsidDel="001F7216">
            <w:rPr>
              <w:highlight w:val="magenta"/>
            </w:rPr>
            <w:fldChar w:fldCharType="begin"/>
          </w:r>
          <w:r w:rsidDel="001F7216">
            <w:rPr>
              <w:highlight w:val="magenta"/>
            </w:rPr>
            <w:del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delInstrText>
          </w:r>
          <w:r w:rsidRPr="00304809" w:rsidDel="001F7216">
            <w:rPr>
              <w:highlight w:val="magenta"/>
            </w:rPr>
            <w:fldChar w:fldCharType="separate"/>
          </w:r>
          <w:r w:rsidRPr="00304809" w:rsidDel="001F7216">
            <w:rPr>
              <w:rFonts w:cs="Arial"/>
              <w:highlight w:val="magenta"/>
            </w:rPr>
            <w:delText>(Ozdemir, 2024, S. 46)</w:delText>
          </w:r>
          <w:r w:rsidRPr="00304809" w:rsidDel="001F7216">
            <w:rPr>
              <w:highlight w:val="magenta"/>
            </w:rPr>
            <w:fldChar w:fldCharType="end"/>
          </w:r>
          <w:r w:rsidDel="001F7216">
            <w:delText xml:space="preserve">. Zu diesen NLP-Aufgaben gehören beispielsweise, maschinelle Übersetzung, Beantwortung von Fragen und Textgenerierung </w:delText>
          </w:r>
          <w:r w:rsidRPr="00A54018" w:rsidDel="001F7216">
            <w:rPr>
              <w:highlight w:val="magenta"/>
            </w:rPr>
            <w:fldChar w:fldCharType="begin"/>
          </w:r>
          <w:r w:rsidDel="001F7216">
            <w:rPr>
              <w:highlight w:val="magenta"/>
            </w:rPr>
            <w:del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delInstrText>
          </w:r>
          <w:r w:rsidRPr="00A54018" w:rsidDel="001F7216">
            <w:rPr>
              <w:highlight w:val="magenta"/>
            </w:rPr>
            <w:fldChar w:fldCharType="separate"/>
          </w:r>
          <w:r w:rsidRPr="00A54018" w:rsidDel="001F7216">
            <w:rPr>
              <w:rFonts w:cs="Arial"/>
              <w:highlight w:val="magenta"/>
            </w:rPr>
            <w:delText>(Kochmar, 2022)</w:delText>
          </w:r>
          <w:r w:rsidRPr="00A54018" w:rsidDel="001F7216">
            <w:rPr>
              <w:highlight w:val="magenta"/>
            </w:rPr>
            <w:fldChar w:fldCharType="end"/>
          </w:r>
          <w:r w:rsidDel="001F7216">
            <w:delText>.</w:delText>
          </w:r>
        </w:del>
      </w:moveTo>
    </w:p>
    <w:p w14:paraId="359F4947" w14:textId="1B8AAF23" w:rsidR="00A35D5E" w:rsidRPr="00354012" w:rsidDel="001F7216" w:rsidRDefault="00A35D5E" w:rsidP="00A35D5E">
      <w:pPr>
        <w:rPr>
          <w:del w:id="155" w:author="Ben Fels" w:date="2024-12-21T13:06:00Z" w16du:dateUtc="2024-12-21T12:06:00Z"/>
          <w:moveTo w:id="156" w:author="Ben Fels" w:date="2024-12-21T11:53:00Z" w16du:dateUtc="2024-12-21T10:53:00Z"/>
        </w:rPr>
      </w:pPr>
      <w:moveTo w:id="157" w:author="Ben Fels" w:date="2024-12-21T11:53:00Z" w16du:dateUtc="2024-12-21T10:53:00Z">
        <w:del w:id="158" w:author="Ben Fels" w:date="2024-12-21T13:06:00Z" w16du:dateUtc="2024-12-21T12:06:00Z">
          <w:r w:rsidDel="001F7216">
            <w:delText xml:space="preserve">Die herausragende Leistung </w:delText>
          </w:r>
          <w:r w:rsidRPr="00354012" w:rsidDel="001F7216">
            <w:delText>zeigt sich unter anderem darin, dass es im n</w:delText>
          </w:r>
          <w:r w:rsidDel="001F7216">
            <w:delText xml:space="preserve">euesten ChatGPT verwendet wird. </w:delText>
          </w:r>
          <w:r w:rsidRPr="00354012" w:rsidDel="001F7216">
            <w:delText>Aber auch andere Unternehmen wie Meta mit Llama, Google m</w:delText>
          </w:r>
          <w:r w:rsidDel="001F7216">
            <w:delText>it Geminin und BERT setzen auf die Transformer-Architektur.</w:delText>
          </w:r>
        </w:del>
      </w:moveTo>
    </w:p>
    <w:p w14:paraId="3ACAEE7A" w14:textId="246880E2" w:rsidR="00A35D5E" w:rsidRPr="00D6402D" w:rsidDel="006820FB" w:rsidRDefault="00A35D5E" w:rsidP="00A35D5E">
      <w:pPr>
        <w:rPr>
          <w:del w:id="159" w:author="Ben Fels" w:date="2024-12-21T13:06:00Z" w16du:dateUtc="2024-12-21T12:06:00Z"/>
          <w:moveTo w:id="160" w:author="Ben Fels" w:date="2024-12-21T11:53:00Z" w16du:dateUtc="2024-12-21T10:53:00Z"/>
        </w:rPr>
      </w:pPr>
      <w:moveTo w:id="161" w:author="Ben Fels" w:date="2024-12-21T11:53:00Z" w16du:dateUtc="2024-12-21T10:53:00Z">
        <w:del w:id="162" w:author="Ben Fels" w:date="2024-12-21T13:06:00Z" w16du:dateUtc="2024-12-21T12:06:00Z">
          <w:r w:rsidRPr="006F0952" w:rsidDel="006820FB">
            <w:rPr>
              <w:rPrChange w:id="163" w:author="Ben Fels" w:date="2024-12-21T13:13:00Z" w16du:dateUtc="2024-12-21T12:13:00Z">
                <w:rPr>
                  <w:lang w:val="en-US"/>
                </w:rPr>
              </w:rPrChange>
            </w:rPr>
            <w:delText xml:space="preserve">„After its inception, transformer soon became the de facto standard for natural language tasks.” </w:delText>
          </w:r>
          <w:r w:rsidRPr="00CC2CBE" w:rsidDel="006820FB">
            <w:rPr>
              <w:highlight w:val="magenta"/>
              <w:lang w:val="en-US"/>
            </w:rPr>
            <w:fldChar w:fldCharType="begin"/>
          </w:r>
          <w:r w:rsidRPr="006F0952" w:rsidDel="006820FB">
            <w:rPr>
              <w:highlight w:val="magenta"/>
              <w:rPrChange w:id="164" w:author="Ben Fels" w:date="2024-12-21T13:13:00Z" w16du:dateUtc="2024-12-21T12:13:00Z">
                <w:rPr>
                  <w:highlight w:val="magenta"/>
                  <w:lang w:val="en-US"/>
                </w:rPr>
              </w:rPrChange>
            </w:rPr>
            <w:del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CC2CBE" w:rsidDel="006820FB">
            <w:rPr>
              <w:highlight w:val="magenta"/>
              <w:lang w:val="en-US"/>
            </w:rPr>
            <w:fldChar w:fldCharType="separate"/>
          </w:r>
          <w:r w:rsidRPr="00CC2CBE" w:rsidDel="006820FB">
            <w:rPr>
              <w:rFonts w:cs="Arial"/>
              <w:highlight w:val="magenta"/>
            </w:rPr>
            <w:delText>(Patil &amp; Gudivada, 2024, S. 6)</w:delText>
          </w:r>
          <w:r w:rsidRPr="00CC2CBE" w:rsidDel="006820FB">
            <w:rPr>
              <w:highlight w:val="magenta"/>
              <w:lang w:val="en-US"/>
            </w:rPr>
            <w:fldChar w:fldCharType="end"/>
          </w:r>
        </w:del>
      </w:moveTo>
    </w:p>
    <w:p w14:paraId="162B9551" w14:textId="2EACFFE0" w:rsidR="00A35D5E" w:rsidDel="006820FB" w:rsidRDefault="00A35D5E" w:rsidP="00A35D5E">
      <w:pPr>
        <w:rPr>
          <w:del w:id="165" w:author="Ben Fels" w:date="2024-12-21T13:07:00Z" w16du:dateUtc="2024-12-21T12:07:00Z"/>
          <w:moveTo w:id="166" w:author="Ben Fels" w:date="2024-12-21T11:53:00Z" w16du:dateUtc="2024-12-21T10:53:00Z"/>
        </w:rPr>
      </w:pPr>
      <w:moveTo w:id="167" w:author="Ben Fels" w:date="2024-12-21T11:53:00Z" w16du:dateUtc="2024-12-21T10:53:00Z">
        <w:del w:id="168" w:author="Ben Fels" w:date="2024-12-21T13:15:00Z" w16du:dateUtc="2024-12-21T12:15:00Z">
          <w:r w:rsidDel="00FB56BB">
            <w:delText>Die grundlegenden LLMs eignen sich für allgemeine bzw. übergreifende Tätigkeiten, jedoch weniger für domänenspezifische Aufgaben, wie in den Untersuchungen von</w:delText>
          </w:r>
          <w:r w:rsidRPr="004D5E3E" w:rsidDel="00FB56BB">
            <w:delText xml:space="preserve"> </w:delText>
          </w:r>
          <w:commentRangeStart w:id="169"/>
          <w:r w:rsidRPr="006820FB" w:rsidDel="00FB56BB">
            <w:rPr>
              <w:highlight w:val="magenta"/>
              <w:rPrChange w:id="170" w:author="Ben Fels" w:date="2024-12-21T13:07:00Z" w16du:dateUtc="2024-12-21T12:07:00Z">
                <w:rPr/>
              </w:rPrChange>
            </w:rPr>
            <w:delText xml:space="preserve">Lu et al. </w:delText>
          </w:r>
          <w:r w:rsidRPr="006820FB" w:rsidDel="00FB56BB">
            <w:rPr>
              <w:highlight w:val="magenta"/>
              <w:rPrChange w:id="171" w:author="Ben Fels" w:date="2024-12-21T13:07:00Z" w16du:dateUtc="2024-12-21T12:07:00Z">
                <w:rPr/>
              </w:rPrChange>
            </w:rPr>
            <w:fldChar w:fldCharType="begin"/>
          </w:r>
          <w:r w:rsidRPr="006820FB" w:rsidDel="00FB56BB">
            <w:rPr>
              <w:highlight w:val="magenta"/>
              <w:rPrChange w:id="172" w:author="Ben Fels" w:date="2024-12-21T13:07:00Z" w16du:dateUtc="2024-12-21T12:07:00Z">
                <w:rPr/>
              </w:rPrChange>
            </w:rPr>
            <w:del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6820FB" w:rsidDel="00FB56BB">
            <w:rPr>
              <w:highlight w:val="magenta"/>
              <w:rPrChange w:id="173" w:author="Ben Fels" w:date="2024-12-21T13:07:00Z" w16du:dateUtc="2024-12-21T12:07:00Z">
                <w:rPr/>
              </w:rPrChange>
            </w:rPr>
            <w:fldChar w:fldCharType="separate"/>
          </w:r>
          <w:r w:rsidRPr="006820FB" w:rsidDel="00FB56BB">
            <w:rPr>
              <w:rFonts w:cs="Arial"/>
              <w:highlight w:val="magenta"/>
              <w:rPrChange w:id="174" w:author="Ben Fels" w:date="2024-12-21T13:07:00Z" w16du:dateUtc="2024-12-21T12:07:00Z">
                <w:rPr>
                  <w:rFonts w:cs="Arial"/>
                </w:rPr>
              </w:rPrChange>
            </w:rPr>
            <w:delText>(2024)</w:delText>
          </w:r>
          <w:r w:rsidRPr="006820FB" w:rsidDel="00FB56BB">
            <w:rPr>
              <w:highlight w:val="magenta"/>
              <w:rPrChange w:id="175" w:author="Ben Fels" w:date="2024-12-21T13:07:00Z" w16du:dateUtc="2024-12-21T12:07:00Z">
                <w:rPr/>
              </w:rPrChange>
            </w:rPr>
            <w:fldChar w:fldCharType="end"/>
          </w:r>
          <w:commentRangeEnd w:id="169"/>
          <w:r w:rsidRPr="006820FB" w:rsidDel="00FB56BB">
            <w:rPr>
              <w:rStyle w:val="Kommentarzeichen"/>
              <w:highlight w:val="magenta"/>
              <w:rPrChange w:id="176" w:author="Ben Fels" w:date="2024-12-21T13:07:00Z" w16du:dateUtc="2024-12-21T12:07:00Z">
                <w:rPr>
                  <w:rStyle w:val="Kommentarzeichen"/>
                </w:rPr>
              </w:rPrChange>
            </w:rPr>
            <w:commentReference w:id="169"/>
          </w:r>
          <w:r w:rsidDel="00FB56BB">
            <w:delText xml:space="preserve"> zu entnehmen. </w:delText>
          </w:r>
        </w:del>
      </w:moveTo>
    </w:p>
    <w:p w14:paraId="210BF37C" w14:textId="5BB58638" w:rsidR="00A35D5E" w:rsidDel="00446345" w:rsidRDefault="00A35D5E" w:rsidP="00A35D5E">
      <w:pPr>
        <w:rPr>
          <w:del w:id="177" w:author="Ben Fels" w:date="2024-12-21T13:07:00Z" w16du:dateUtc="2024-12-21T12:07:00Z"/>
          <w:moveTo w:id="178" w:author="Ben Fels" w:date="2024-12-21T11:53:00Z" w16du:dateUtc="2024-12-21T10:53:00Z"/>
        </w:rPr>
      </w:pPr>
      <w:moveTo w:id="179" w:author="Ben Fels" w:date="2024-12-21T11:53:00Z" w16du:dateUtc="2024-12-21T10:53:00Z">
        <w:del w:id="180" w:author="Ben Fels" w:date="2024-12-21T13:15:00Z" w16du:dateUtc="2024-12-21T12:15:00Z">
          <w:r w:rsidDel="00FB56BB">
            <w:delText>Traditionelle Modelle sind für spezifische Aufgaben trainiert (Single-task-learning). LLMs hingegen sind in der Lage mehrere Aufgabe zu übernehmen (multi-task-learning)</w:delText>
          </w:r>
        </w:del>
        <w:del w:id="181" w:author="Ben Fels" w:date="2024-12-21T13:07:00Z" w16du:dateUtc="2024-12-21T12:07:00Z">
          <w:r w:rsidDel="006820FB">
            <w:delText>-</w:delText>
          </w:r>
        </w:del>
        <w:del w:id="182" w:author="Ben Fels" w:date="2024-12-21T13:15:00Z" w16du:dateUtc="2024-12-21T12:15:00Z">
          <w:r w:rsidDel="00FB56BB">
            <w:delText>. Argument Mining besteht aus mehreren Teilaufgaben, welche bisher meist (Beispiele aufführen) von einzelnen Modellen übernommen wurden. In dieser Untersuchung soll sich die Fähigkeiten von LLMs zu Nutze gemacht werden, mehrere Aufgaben zu bewältigen.</w:delText>
          </w:r>
        </w:del>
      </w:moveTo>
    </w:p>
    <w:p w14:paraId="62889238" w14:textId="5DEAFC37" w:rsidR="00A35D5E" w:rsidRPr="002F4B5A" w:rsidDel="00FB56BB" w:rsidRDefault="00A35D5E" w:rsidP="00A35D5E">
      <w:pPr>
        <w:rPr>
          <w:del w:id="183" w:author="Ben Fels" w:date="2024-12-21T13:15:00Z" w16du:dateUtc="2024-12-21T12:15:00Z"/>
          <w:moveTo w:id="184" w:author="Ben Fels" w:date="2024-12-21T11:53:00Z" w16du:dateUtc="2024-12-21T10:53:00Z"/>
          <w:rPrChange w:id="185" w:author="Ben Fels" w:date="2024-12-21T18:19:00Z" w16du:dateUtc="2024-12-21T17:19:00Z">
            <w:rPr>
              <w:del w:id="186" w:author="Ben Fels" w:date="2024-12-21T13:15:00Z" w16du:dateUtc="2024-12-21T12:15:00Z"/>
              <w:moveTo w:id="187" w:author="Ben Fels" w:date="2024-12-21T11:53:00Z" w16du:dateUtc="2024-12-21T10:53:00Z"/>
              <w:lang w:val="en-US"/>
            </w:rPr>
          </w:rPrChange>
        </w:rPr>
      </w:pPr>
      <w:moveTo w:id="188" w:author="Ben Fels" w:date="2024-12-21T11:53:00Z" w16du:dateUtc="2024-12-21T10:53:00Z">
        <w:del w:id="189" w:author="Ben Fels" w:date="2024-12-21T13:07:00Z" w16du:dateUtc="2024-12-21T12:07:00Z">
          <w:r w:rsidRPr="002F4B5A" w:rsidDel="00446345">
            <w:rPr>
              <w:rPrChange w:id="190" w:author="Ben Fels" w:date="2024-12-21T18:19:00Z" w16du:dateUtc="2024-12-21T17:19:00Z">
                <w:rPr>
                  <w:lang w:val="en-US"/>
                </w:rPr>
              </w:rPrChange>
            </w:rPr>
            <w:delText>N-Shot Learning als Transfer Learning. Transfer Learning = It involves training a model on one task and applying the learned knowledge to a different but related task</w:delText>
          </w:r>
        </w:del>
      </w:moveTo>
    </w:p>
    <w:p w14:paraId="2C5E54B3" w14:textId="13FA1743" w:rsidR="00A35D5E" w:rsidDel="00446345" w:rsidRDefault="00A35D5E" w:rsidP="00A35D5E">
      <w:pPr>
        <w:rPr>
          <w:del w:id="191" w:author="Ben Fels" w:date="2024-12-21T13:08:00Z" w16du:dateUtc="2024-12-21T12:08:00Z"/>
          <w:moveTo w:id="192" w:author="Ben Fels" w:date="2024-12-21T11:53:00Z" w16du:dateUtc="2024-12-21T10:53:00Z"/>
        </w:rPr>
      </w:pPr>
      <w:moveTo w:id="193" w:author="Ben Fels" w:date="2024-12-21T11:53:00Z" w16du:dateUtc="2024-12-21T10:53:00Z">
        <w:del w:id="194" w:author="Ben Fels" w:date="2024-12-21T13:08:00Z" w16du:dateUtc="2024-12-21T12:08:00Z">
          <w:r w:rsidDel="00446345">
            <w:delText xml:space="preserve">LLMs werden mit großen Text-Korpora vortrainiert und können dann mittels fine-tuning für spezifische Aufgaben angepasst werden </w:delText>
          </w:r>
          <w:r w:rsidRPr="00D46024" w:rsidDel="00446345">
            <w:rPr>
              <w:highlight w:val="magenta"/>
            </w:rPr>
            <w:fldChar w:fldCharType="begin"/>
          </w:r>
          <w:r w:rsidDel="00446345">
            <w:rPr>
              <w:highlight w:val="magenta"/>
            </w:rPr>
            <w:del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delInstrText>
          </w:r>
          <w:r w:rsidRPr="00D46024" w:rsidDel="00446345">
            <w:rPr>
              <w:highlight w:val="magenta"/>
            </w:rPr>
            <w:fldChar w:fldCharType="separate"/>
          </w:r>
          <w:r w:rsidRPr="00D46024" w:rsidDel="00446345">
            <w:rPr>
              <w:rFonts w:cs="Arial"/>
              <w:highlight w:val="magenta"/>
            </w:rPr>
            <w:delText>(Ozdemir, 2024, S. 52)</w:delText>
          </w:r>
          <w:r w:rsidRPr="00D46024" w:rsidDel="00446345">
            <w:rPr>
              <w:highlight w:val="magenta"/>
            </w:rPr>
            <w:fldChar w:fldCharType="end"/>
          </w:r>
          <w:r w:rsidDel="00446345">
            <w:delText>.</w:delText>
          </w:r>
        </w:del>
      </w:moveTo>
    </w:p>
    <w:p w14:paraId="39E40F26" w14:textId="0E21369C" w:rsidR="00A35D5E" w:rsidDel="00300A11" w:rsidRDefault="00A35D5E" w:rsidP="00A35D5E">
      <w:pPr>
        <w:rPr>
          <w:del w:id="195" w:author="Ben Fels" w:date="2024-12-21T13:08:00Z" w16du:dateUtc="2024-12-21T12:08:00Z"/>
          <w:moveTo w:id="196" w:author="Ben Fels" w:date="2024-12-21T11:53:00Z" w16du:dateUtc="2024-12-21T10:53:00Z"/>
        </w:rPr>
      </w:pPr>
      <w:moveTo w:id="197" w:author="Ben Fels" w:date="2024-12-21T11:53:00Z" w16du:dateUtc="2024-12-21T10:53:00Z">
        <w:del w:id="198" w:author="Ben Fels" w:date="2024-12-21T13:08:00Z" w16du:dateUtc="2024-12-21T12:08:00Z">
          <w:r w:rsidDel="00781552">
            <w:delText xml:space="preserve">Die Integration von domänenspezifischen Wissen in LLMs stellt eine Herausforderung dar. </w:delText>
          </w:r>
          <w:r w:rsidDel="00300A11">
            <w:delText>Diese Untersuchung soll einen Einblick in die verschiedenen Methoden ermöglichen.</w:delText>
          </w:r>
        </w:del>
      </w:moveTo>
    </w:p>
    <w:p w14:paraId="7D260083" w14:textId="76C52E1D" w:rsidR="00A35D5E" w:rsidDel="00781552" w:rsidRDefault="00A35D5E" w:rsidP="00A35D5E">
      <w:pPr>
        <w:rPr>
          <w:del w:id="199" w:author="Ben Fels" w:date="2024-12-21T13:08:00Z" w16du:dateUtc="2024-12-21T12:08:00Z"/>
          <w:moveTo w:id="200" w:author="Ben Fels" w:date="2024-12-21T11:53:00Z" w16du:dateUtc="2024-12-21T10:53:00Z"/>
        </w:rPr>
      </w:pPr>
      <w:moveTo w:id="201" w:author="Ben Fels" w:date="2024-12-21T11:53:00Z" w16du:dateUtc="2024-12-21T10:53:00Z">
        <w:del w:id="202" w:author="Ben Fels" w:date="2024-12-21T13:08:00Z" w16du:dateUtc="2024-12-21T12:08:00Z">
          <w:r w:rsidDel="00781552">
            <w:delText>Es erscheint sinnvoll das Modell auf die eigenen Bedürfnisse/Aufgaben anzupassen. Hierzu gibt es verschiedene Ansätze wie fine-tuning/transfer learning, RAG oder Prompt Engineering. Das trainieren eines eigenen Modells benötigt viele Daten und ist kostenintensiv aufgrund der benötigten Hardware. Fine-Tuning ist günstiger, da ein vortrainiertes Modell verwendet werden kann. Benötigt aber dennoch einige Daten und Rechenkapazitäten. Für einen ersten Einstieg bleibt somit nur Prompt-Engineering.</w:delText>
          </w:r>
        </w:del>
      </w:moveTo>
    </w:p>
    <w:p w14:paraId="35EEAE62" w14:textId="54943561" w:rsidR="00A35D5E" w:rsidDel="005326D2" w:rsidRDefault="00A35D5E">
      <w:pPr>
        <w:rPr>
          <w:del w:id="203" w:author="Ben Fels" w:date="2024-12-21T13:14:00Z" w16du:dateUtc="2024-12-21T12:14:00Z"/>
          <w:moveTo w:id="204" w:author="Ben Fels" w:date="2024-12-21T11:53:00Z" w16du:dateUtc="2024-12-21T10:53:00Z"/>
        </w:rPr>
      </w:pPr>
      <w:moveTo w:id="205" w:author="Ben Fels" w:date="2024-12-21T11:53:00Z" w16du:dateUtc="2024-12-21T10:53:00Z">
        <w:del w:id="206" w:author="Ben Fels" w:date="2024-12-21T13:15:00Z" w16du:dateUtc="2024-12-21T12:15:00Z">
          <w:r w:rsidDel="00FB56BB">
            <w:delText>LLMs benötigen einen rieseigen Korpus für das Training. Prompt Engineering benötigt wenig bis gar keine Daten zum trainieren.</w:delText>
          </w:r>
        </w:del>
      </w:moveTo>
    </w:p>
    <w:p w14:paraId="20A4A4C5" w14:textId="0560D59C" w:rsidR="00A35D5E" w:rsidDel="00FF68C4" w:rsidRDefault="00A35D5E" w:rsidP="005326D2">
      <w:pPr>
        <w:rPr>
          <w:del w:id="207" w:author="Ben Fels" w:date="2024-12-21T19:35:00Z" w16du:dateUtc="2024-12-21T18:35:00Z"/>
          <w:moveTo w:id="208" w:author="Ben Fels" w:date="2024-12-21T11:53:00Z" w16du:dateUtc="2024-12-21T10:53:00Z"/>
        </w:rPr>
      </w:pPr>
      <w:moveTo w:id="209" w:author="Ben Fels" w:date="2024-12-21T11:53:00Z" w16du:dateUtc="2024-12-21T10:53:00Z">
        <w:del w:id="210" w:author="Ben Fels" w:date="2024-12-21T13:14:00Z" w16du:dateUtc="2024-12-21T12:14:00Z">
          <w:r w:rsidDel="005326D2">
            <w:delText>Es soll deshalb untersucht werden, ob sich LLMs für Argument Mining unter der Anwendung von Prompt Engineering Techniken eignen.</w:delText>
          </w:r>
        </w:del>
      </w:moveTo>
    </w:p>
    <w:p w14:paraId="6751D1C3" w14:textId="444131E4" w:rsidR="00A35D5E" w:rsidRPr="00756B41" w:rsidDel="005D7475" w:rsidRDefault="00A35D5E">
      <w:pPr>
        <w:rPr>
          <w:del w:id="211" w:author="Ben Fels" w:date="2024-12-21T13:12:00Z" w16du:dateUtc="2024-12-21T12:12:00Z"/>
          <w:moveTo w:id="212" w:author="Ben Fels" w:date="2024-12-21T11:53:00Z" w16du:dateUtc="2024-12-21T10:53:00Z"/>
        </w:rPr>
      </w:pPr>
      <w:moveTo w:id="213" w:author="Ben Fels" w:date="2024-12-21T11:53:00Z" w16du:dateUtc="2024-12-21T10:53:00Z">
        <w:del w:id="214" w:author="Ben Fels" w:date="2024-12-21T13:12:00Z" w16du:dateUtc="2024-12-21T12:12:00Z">
          <w:r w:rsidRPr="00756B41" w:rsidDel="005D7475">
            <w:delText>Es werden pre-trained Large Language Models / Generative Language Models betrachtet</w:delText>
          </w:r>
        </w:del>
      </w:moveTo>
    </w:p>
    <w:p w14:paraId="48E90885" w14:textId="7151A94C" w:rsidR="00A35D5E" w:rsidDel="00C551CC" w:rsidRDefault="00A35D5E" w:rsidP="00A35D5E">
      <w:pPr>
        <w:rPr>
          <w:del w:id="215" w:author="Ben Fels" w:date="2024-12-21T13:14:00Z" w16du:dateUtc="2024-12-21T12:14:00Z"/>
          <w:moveTo w:id="216" w:author="Ben Fels" w:date="2024-12-21T11:53:00Z" w16du:dateUtc="2024-12-21T10:53:00Z"/>
        </w:rPr>
      </w:pPr>
      <w:moveTo w:id="217" w:author="Ben Fels" w:date="2024-12-21T11:53:00Z" w16du:dateUtc="2024-12-21T10:53:00Z">
        <w:del w:id="218" w:author="Ben Fels" w:date="2024-12-21T13:14:00Z" w16du:dateUtc="2024-12-21T12:14:00Z">
          <w:r w:rsidDel="00C551CC">
            <w:delText>Für weitere Untersuchungen: Die generalistischen Modelle (foundation) können mit der Performance von spezialisierten Modellen (fine-tuned) verglichen werden. Untersuchung bei anderen Sprachen (multilingual)</w:delText>
          </w:r>
        </w:del>
      </w:moveTo>
    </w:p>
    <w:moveToRangeEnd w:id="148"/>
    <w:p w14:paraId="5CF45C21" w14:textId="77777777" w:rsidR="009C2379" w:rsidRDefault="009C2379" w:rsidP="001F7CA5">
      <w:pPr>
        <w:jc w:val="both"/>
        <w:rPr>
          <w:ins w:id="219" w:author="Ben Fels" w:date="2024-12-17T07:55:00Z" w16du:dateUtc="2024-12-17T06:55:00Z"/>
          <w:highlight w:val="cyan"/>
        </w:rPr>
      </w:pPr>
    </w:p>
    <w:p w14:paraId="407C4F16" w14:textId="0322F467" w:rsidR="00CB5525" w:rsidDel="00FB56BB" w:rsidRDefault="00915CF8" w:rsidP="001F7CA5">
      <w:pPr>
        <w:jc w:val="both"/>
        <w:rPr>
          <w:del w:id="220" w:author="Ben Fels" w:date="2024-12-21T13:16:00Z" w16du:dateUtc="2024-12-21T12:16:00Z"/>
        </w:rPr>
      </w:pPr>
      <w:del w:id="221" w:author="Ben Fels" w:date="2024-12-21T13:16:00Z" w16du:dateUtc="2024-12-21T12:16:00Z">
        <w:r w:rsidRPr="00915CF8" w:rsidDel="00FB56BB">
          <w:rPr>
            <w:highlight w:val="cyan"/>
          </w:rPr>
          <w:delText>Warum Training eines eigenen Models und fine-tuning keine Alternativen sind:</w:delText>
        </w:r>
        <w:bookmarkStart w:id="222" w:name="_Toc185697448"/>
        <w:bookmarkStart w:id="223" w:name="_Toc186791522"/>
        <w:bookmarkStart w:id="224" w:name="_Toc187929375"/>
        <w:bookmarkEnd w:id="222"/>
        <w:bookmarkEnd w:id="223"/>
        <w:bookmarkEnd w:id="224"/>
      </w:del>
    </w:p>
    <w:p w14:paraId="3D1E055F" w14:textId="09063E36" w:rsidR="00437BD8" w:rsidRPr="00BB2D45" w:rsidDel="00D31E52" w:rsidRDefault="00D538BE" w:rsidP="001F7CA5">
      <w:pPr>
        <w:jc w:val="both"/>
        <w:rPr>
          <w:del w:id="225" w:author="Ben Fels" w:date="2024-12-21T13:16:00Z" w16du:dateUtc="2024-12-21T12:16:00Z"/>
        </w:rPr>
      </w:pPr>
      <w:del w:id="226" w:author="Ben Fels" w:date="2024-12-21T13:16:00Z" w16du:dateUtc="2024-12-21T12:16:00Z">
        <w:r w:rsidRPr="002312C7" w:rsidDel="00D31E52">
          <w:rPr>
            <w:highlight w:val="magenta"/>
            <w:lang w:val="en-US"/>
            <w:rPrChange w:id="227" w:author="Ben Fels" w:date="2024-12-20T12:31:00Z" w16du:dateUtc="2024-12-20T11:31:00Z">
              <w:rPr>
                <w:lang w:val="en-US"/>
              </w:rPr>
            </w:rPrChange>
          </w:rPr>
          <w:fldChar w:fldCharType="begin"/>
        </w:r>
        <w:r w:rsidR="008B78C2" w:rsidDel="00D31E52">
          <w:rPr>
            <w:highlight w:val="magenta"/>
            <w:lang w:val="en-US"/>
          </w:rPr>
          <w:delInstrText xml:space="preserve"> ADDIN ZOTERO_ITEM CSL_CITATION {"citationID":"kNOkUuGM","properties":{"formattedCitation":"(OpenAI, o.\\uc0\\u160{}J.-b)","plainCitation":"(OpenAI, o. J.-b)","noteIndex":0},"citationItems":[{"id":1907,"uris":["http://zotero.org/users/14644665/items/GZDGRHZD"],"itemData":{"id":1907,"type":"webpage","abstract":"Explore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Accuracy","URL":"https://platform.openai.com/docs/guides/optimizing-llm-accuracy","author":[{"family":"OpenAI","given":""}],"accessed":{"date-parts":[["2024",12,20]]}}}],"schema":"https://github.com/citation-style-language/schema/raw/master/csl-citation.json"} </w:delInstrText>
        </w:r>
        <w:r w:rsidRPr="002312C7" w:rsidDel="00D31E52">
          <w:rPr>
            <w:highlight w:val="magenta"/>
            <w:lang w:val="en-US"/>
            <w:rPrChange w:id="228" w:author="Ben Fels" w:date="2024-12-20T12:31:00Z" w16du:dateUtc="2024-12-20T11:31:00Z">
              <w:rPr>
                <w:lang w:val="en-US"/>
              </w:rPr>
            </w:rPrChange>
          </w:rPr>
          <w:fldChar w:fldCharType="separate"/>
        </w:r>
        <w:r w:rsidR="002D0ABE" w:rsidRPr="002D0ABE" w:rsidDel="00D31E52">
          <w:rPr>
            <w:rFonts w:cs="Arial"/>
          </w:rPr>
          <w:delText>(OpenAI, o. J.-b)</w:delText>
        </w:r>
        <w:r w:rsidRPr="002312C7" w:rsidDel="00D31E52">
          <w:rPr>
            <w:highlight w:val="magenta"/>
            <w:lang w:val="en-US"/>
            <w:rPrChange w:id="229" w:author="Ben Fels" w:date="2024-12-20T12:31:00Z" w16du:dateUtc="2024-12-20T11:31:00Z">
              <w:rPr>
                <w:lang w:val="en-US"/>
              </w:rPr>
            </w:rPrChange>
          </w:rPr>
          <w:fldChar w:fldCharType="end"/>
        </w:r>
        <w:bookmarkStart w:id="230" w:name="_Toc185697449"/>
        <w:bookmarkStart w:id="231" w:name="_Toc186791523"/>
        <w:bookmarkStart w:id="232" w:name="_Toc187929376"/>
        <w:bookmarkEnd w:id="230"/>
        <w:bookmarkEnd w:id="231"/>
        <w:bookmarkEnd w:id="232"/>
      </w:del>
    </w:p>
    <w:p w14:paraId="20582599" w14:textId="2EF8DDBC" w:rsidR="00AD550E" w:rsidDel="00AD550E" w:rsidRDefault="00491A04" w:rsidP="001F7CA5">
      <w:pPr>
        <w:jc w:val="both"/>
        <w:rPr>
          <w:del w:id="233" w:author="Ben Fels" w:date="2024-12-16T22:04:00Z" w16du:dateUtc="2024-12-16T21:04:00Z"/>
        </w:rPr>
      </w:pPr>
      <w:del w:id="234" w:author="Ben Fels" w:date="2024-12-21T12:47:00Z" w16du:dateUtc="2024-12-21T11:47:00Z">
        <w:r w:rsidRPr="00143A9F" w:rsidDel="00E676E7">
          <w:delText>Forschungsfrage</w:delText>
        </w:r>
        <w:r w:rsidDel="00E676E7">
          <w:delText xml:space="preserve">: </w:delText>
        </w:r>
        <w:r w:rsidRPr="00B13CBF" w:rsidDel="00E676E7">
          <w:rPr>
            <w:highlight w:val="yellow"/>
            <w:rPrChange w:id="235" w:author="Ben Fels" w:date="2024-12-16T22:17:00Z" w16du:dateUtc="2024-12-16T21:17:00Z">
              <w:rPr/>
            </w:rPrChange>
          </w:rPr>
          <w:delText>Wie beeinflusst der Einsatz von Prompt Engineering Techniken die Leistung von Large Language Models bei der automatisierten Erkennung von Argumentationskomponenten und deren Strukturen</w:delText>
        </w:r>
        <w:r w:rsidRPr="00491A04" w:rsidDel="00E676E7">
          <w:delText>?</w:delText>
        </w:r>
      </w:del>
      <w:bookmarkStart w:id="236" w:name="_Toc185697450"/>
      <w:bookmarkStart w:id="237" w:name="_Toc186791524"/>
      <w:bookmarkStart w:id="238" w:name="_Toc187929377"/>
      <w:bookmarkEnd w:id="236"/>
      <w:bookmarkEnd w:id="237"/>
      <w:bookmarkEnd w:id="238"/>
    </w:p>
    <w:p w14:paraId="18F3FB5D" w14:textId="208C2C48" w:rsidR="00AC5562" w:rsidRPr="00AC5562" w:rsidRDefault="00AC5562">
      <w:pPr>
        <w:pStyle w:val="berschrift2"/>
        <w:pPrChange w:id="239" w:author="Ben Fels" w:date="2024-12-21T09:10:00Z" w16du:dateUtc="2024-12-21T08:10:00Z">
          <w:pPr>
            <w:jc w:val="both"/>
          </w:pPr>
        </w:pPrChange>
      </w:pPr>
      <w:bookmarkStart w:id="240" w:name="_Toc187929378"/>
      <w:r w:rsidRPr="00AC5562">
        <w:t>Begriffsdefinition</w:t>
      </w:r>
      <w:ins w:id="241" w:author="Ben Fels" w:date="2024-12-21T19:36:00Z" w16du:dateUtc="2024-12-21T18:36:00Z">
        <w:r w:rsidR="00004A87">
          <w:t xml:space="preserve"> + Stand der Forschung</w:t>
        </w:r>
      </w:ins>
      <w:bookmarkEnd w:id="240"/>
    </w:p>
    <w:p w14:paraId="2709E15D" w14:textId="51893CF2" w:rsidR="00844391" w:rsidRPr="00873AEB" w:rsidRDefault="00844391" w:rsidP="001F7CA5">
      <w:pPr>
        <w:jc w:val="both"/>
        <w:rPr>
          <w:highlight w:val="cyan"/>
        </w:rPr>
      </w:pPr>
      <w:r w:rsidRPr="00873AEB">
        <w:rPr>
          <w:highlight w:val="cyan"/>
        </w:rPr>
        <w:t>Definition von wesentlichen Begriffen aus der Forschungsfrage:</w:t>
      </w:r>
    </w:p>
    <w:p w14:paraId="686DCBAB" w14:textId="77777777" w:rsidR="00E90DC0" w:rsidRPr="00873AEB" w:rsidRDefault="00E90DC0" w:rsidP="00CA037A">
      <w:pPr>
        <w:pStyle w:val="Listenabsatz"/>
        <w:numPr>
          <w:ilvl w:val="0"/>
          <w:numId w:val="65"/>
        </w:numPr>
        <w:jc w:val="both"/>
        <w:rPr>
          <w:ins w:id="242" w:author="Ben Fels" w:date="2024-12-21T12:00:00Z" w16du:dateUtc="2024-12-21T11:00:00Z"/>
          <w:highlight w:val="cyan"/>
        </w:rPr>
      </w:pPr>
      <w:r w:rsidRPr="00873AEB">
        <w:rPr>
          <w:highlight w:val="cyan"/>
          <w:lang w:val="en-US"/>
        </w:rPr>
        <w:t xml:space="preserve">Argument Mining / </w:t>
      </w:r>
      <w:proofErr w:type="spellStart"/>
      <w:r w:rsidRPr="00873AEB">
        <w:rPr>
          <w:highlight w:val="cyan"/>
          <w:lang w:val="en-US"/>
        </w:rPr>
        <w:t>Argumentationskomponenten</w:t>
      </w:r>
      <w:proofErr w:type="spellEnd"/>
    </w:p>
    <w:p w14:paraId="560C9125" w14:textId="77777777" w:rsidR="007B28C4" w:rsidRPr="00873AEB" w:rsidRDefault="007B28C4" w:rsidP="00CA037A">
      <w:pPr>
        <w:pStyle w:val="Listenabsatz"/>
        <w:numPr>
          <w:ilvl w:val="0"/>
          <w:numId w:val="65"/>
        </w:numPr>
        <w:jc w:val="both"/>
        <w:rPr>
          <w:highlight w:val="cyan"/>
          <w:lang w:val="en-US"/>
        </w:rPr>
      </w:pPr>
      <w:r w:rsidRPr="00873AEB">
        <w:rPr>
          <w:highlight w:val="cyan"/>
          <w:lang w:val="en-US"/>
        </w:rPr>
        <w:t>Large Language Models</w:t>
      </w:r>
    </w:p>
    <w:p w14:paraId="7472AC9D" w14:textId="0486D186" w:rsidR="00844391" w:rsidRPr="00873AEB" w:rsidRDefault="00844391" w:rsidP="00CA037A">
      <w:pPr>
        <w:pStyle w:val="Listenabsatz"/>
        <w:numPr>
          <w:ilvl w:val="0"/>
          <w:numId w:val="65"/>
        </w:numPr>
        <w:jc w:val="both"/>
        <w:rPr>
          <w:highlight w:val="cyan"/>
          <w:lang w:val="en-US"/>
        </w:rPr>
      </w:pPr>
      <w:r w:rsidRPr="00873AEB">
        <w:rPr>
          <w:highlight w:val="cyan"/>
          <w:lang w:val="en-US"/>
        </w:rPr>
        <w:t xml:space="preserve">Prompt Engineering &amp; Prompt Engineering </w:t>
      </w:r>
      <w:proofErr w:type="spellStart"/>
      <w:r w:rsidRPr="00873AEB">
        <w:rPr>
          <w:highlight w:val="cyan"/>
          <w:lang w:val="en-US"/>
        </w:rPr>
        <w:t>Techniken</w:t>
      </w:r>
      <w:proofErr w:type="spellEnd"/>
      <w:ins w:id="243" w:author="Ben Fels" w:date="2024-12-20T12:33:00Z" w16du:dateUtc="2024-12-20T11:33:00Z">
        <w:r w:rsidR="00C21BBA" w:rsidRPr="00873AEB">
          <w:rPr>
            <w:highlight w:val="cyan"/>
            <w:lang w:val="en-US"/>
          </w:rPr>
          <w:t xml:space="preserve">. </w:t>
        </w:r>
      </w:ins>
    </w:p>
    <w:p w14:paraId="3563A635" w14:textId="51D980BF" w:rsidR="004328D8" w:rsidRDefault="004328D8">
      <w:pPr>
        <w:pStyle w:val="berschrift3"/>
        <w:rPr>
          <w:ins w:id="244" w:author="Ben Fels" w:date="2024-12-21T12:00:00Z" w16du:dateUtc="2024-12-21T11:00:00Z"/>
        </w:rPr>
        <w:pPrChange w:id="245" w:author="Ben Fels" w:date="2024-12-21T12:01:00Z" w16du:dateUtc="2024-12-21T11:01:00Z">
          <w:pPr/>
        </w:pPrChange>
      </w:pPr>
      <w:bookmarkStart w:id="246" w:name="_Toc187929379"/>
      <w:moveToRangeStart w:id="247" w:author="Ben Fels" w:date="2024-12-21T11:53:00Z" w:name="move185674449"/>
      <w:ins w:id="248" w:author="Ben Fels" w:date="2024-12-21T12:00:00Z" w16du:dateUtc="2024-12-21T11:00:00Z">
        <w:r>
          <w:t xml:space="preserve">Argumente </w:t>
        </w:r>
      </w:ins>
      <w:ins w:id="249" w:author="Ben Fels" w:date="2024-12-21T13:25:00Z" w16du:dateUtc="2024-12-21T12:25:00Z">
        <w:r w:rsidR="009F4187">
          <w:t>und Argument Mining</w:t>
        </w:r>
      </w:ins>
      <w:bookmarkEnd w:id="246"/>
    </w:p>
    <w:p w14:paraId="4398F85E" w14:textId="28619A09" w:rsidR="006B219E" w:rsidRDefault="00AA2CFC">
      <w:pPr>
        <w:jc w:val="both"/>
        <w:rPr>
          <w:ins w:id="250" w:author="Ben Fels" w:date="2024-12-21T19:40:00Z" w16du:dateUtc="2024-12-21T18:40:00Z"/>
        </w:rPr>
      </w:pPr>
      <w:ins w:id="251" w:author="Ben Fels" w:date="2024-12-21T13:22:00Z" w16du:dateUtc="2024-12-21T12:22:00Z">
        <w:r w:rsidRPr="005918DB">
          <w:t xml:space="preserve">Nach </w:t>
        </w:r>
        <w:proofErr w:type="spellStart"/>
        <w:r w:rsidRPr="006827AF">
          <w:rPr>
            <w:rFonts w:cs="Arial"/>
            <w:highlight w:val="magenta"/>
            <w:rPrChange w:id="252" w:author="Ben Fels" w:date="2024-12-21T13:22:00Z" w16du:dateUtc="2024-12-21T12:22:00Z">
              <w:rPr>
                <w:rFonts w:cs="Arial"/>
              </w:rPr>
            </w:rPrChange>
          </w:rPr>
          <w:t>Peldszus</w:t>
        </w:r>
        <w:proofErr w:type="spellEnd"/>
        <w:r w:rsidRPr="006827AF">
          <w:rPr>
            <w:rFonts w:cs="Arial"/>
            <w:highlight w:val="magenta"/>
            <w:rPrChange w:id="253" w:author="Ben Fels" w:date="2024-12-21T13:22:00Z" w16du:dateUtc="2024-12-21T12:22:00Z">
              <w:rPr>
                <w:rFonts w:cs="Arial"/>
              </w:rPr>
            </w:rPrChange>
          </w:rPr>
          <w:t xml:space="preserve"> &amp; Stede</w:t>
        </w:r>
        <w:r w:rsidRPr="006827AF">
          <w:rPr>
            <w:highlight w:val="magenta"/>
            <w:rPrChange w:id="254" w:author="Ben Fels" w:date="2024-12-21T13:22:00Z" w16du:dateUtc="2024-12-21T12:22:00Z">
              <w:rPr/>
            </w:rPrChange>
          </w:rPr>
          <w:t xml:space="preserve"> </w:t>
        </w:r>
        <w:r w:rsidRPr="006827AF">
          <w:rPr>
            <w:highlight w:val="magenta"/>
            <w:rPrChange w:id="255" w:author="Ben Fels" w:date="2024-12-21T13:22:00Z" w16du:dateUtc="2024-12-21T12:22:00Z">
              <w:rPr/>
            </w:rPrChange>
          </w:rPr>
          <w:fldChar w:fldCharType="begin"/>
        </w:r>
        <w:r w:rsidRPr="006827AF">
          <w:rPr>
            <w:highlight w:val="magenta"/>
            <w:rPrChange w:id="256" w:author="Ben Fels" w:date="2024-12-21T13:22:00Z" w16du:dateUtc="2024-12-21T12:22:00Z">
              <w:rPr/>
            </w:rPrChange>
          </w:rPr>
          <w:instrText xml:space="preserve"> ADDIN ZOTERO_ITEM CSL_CITATION {"citationID":"s5V7LnkX","properties":{"formattedCitation":"(2013)","plainCitation":"(2013)","noteIndex":0},"citationItems":[{"id":977,"uris":["http://zotero.org/users/14644665/items/KTRCCE94"],"itemData":{"id":977,"type":"article-journal","abstract":"In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instrText>
        </w:r>
        <w:r w:rsidRPr="006827AF">
          <w:rPr>
            <w:highlight w:val="magenta"/>
            <w:rPrChange w:id="257" w:author="Ben Fels" w:date="2024-12-21T13:22:00Z" w16du:dateUtc="2024-12-21T12:22:00Z">
              <w:rPr/>
            </w:rPrChange>
          </w:rPr>
          <w:fldChar w:fldCharType="separate"/>
        </w:r>
        <w:r w:rsidRPr="006827AF">
          <w:rPr>
            <w:rFonts w:cs="Arial"/>
            <w:highlight w:val="magenta"/>
            <w:rPrChange w:id="258" w:author="Ben Fels" w:date="2024-12-21T13:22:00Z" w16du:dateUtc="2024-12-21T12:22:00Z">
              <w:rPr>
                <w:rFonts w:cs="Arial"/>
              </w:rPr>
            </w:rPrChange>
          </w:rPr>
          <w:t>(2013)</w:t>
        </w:r>
        <w:r w:rsidRPr="006827AF">
          <w:rPr>
            <w:highlight w:val="magenta"/>
            <w:rPrChange w:id="259" w:author="Ben Fels" w:date="2024-12-21T13:22:00Z" w16du:dateUtc="2024-12-21T12:22:00Z">
              <w:rPr/>
            </w:rPrChange>
          </w:rPr>
          <w:fldChar w:fldCharType="end"/>
        </w:r>
        <w:r w:rsidRPr="005918DB">
          <w:t xml:space="preserve"> sowie </w:t>
        </w:r>
        <w:r w:rsidRPr="006827AF">
          <w:rPr>
            <w:rFonts w:cs="Arial"/>
            <w:highlight w:val="magenta"/>
            <w:rPrChange w:id="260" w:author="Ben Fels" w:date="2024-12-21T13:23:00Z" w16du:dateUtc="2024-12-21T12:23:00Z">
              <w:rPr>
                <w:rFonts w:cs="Arial"/>
              </w:rPr>
            </w:rPrChange>
          </w:rPr>
          <w:t xml:space="preserve">Stab &amp; </w:t>
        </w:r>
        <w:proofErr w:type="spellStart"/>
        <w:r w:rsidRPr="006827AF">
          <w:rPr>
            <w:rFonts w:cs="Arial"/>
            <w:highlight w:val="magenta"/>
            <w:rPrChange w:id="261" w:author="Ben Fels" w:date="2024-12-21T13:23:00Z" w16du:dateUtc="2024-12-21T12:23:00Z">
              <w:rPr>
                <w:rFonts w:cs="Arial"/>
              </w:rPr>
            </w:rPrChange>
          </w:rPr>
          <w:t>Gurevych</w:t>
        </w:r>
        <w:proofErr w:type="spellEnd"/>
        <w:r w:rsidRPr="006827AF">
          <w:rPr>
            <w:highlight w:val="magenta"/>
            <w:rPrChange w:id="262" w:author="Ben Fels" w:date="2024-12-21T13:23:00Z" w16du:dateUtc="2024-12-21T12:23:00Z">
              <w:rPr/>
            </w:rPrChange>
          </w:rPr>
          <w:t xml:space="preserve"> </w:t>
        </w:r>
        <w:r w:rsidRPr="006827AF">
          <w:rPr>
            <w:highlight w:val="magenta"/>
            <w:rPrChange w:id="263" w:author="Ben Fels" w:date="2024-12-21T13:23:00Z" w16du:dateUtc="2024-12-21T12:23:00Z">
              <w:rPr/>
            </w:rPrChange>
          </w:rPr>
          <w:fldChar w:fldCharType="begin"/>
        </w:r>
      </w:ins>
      <w:r w:rsidR="008833CB">
        <w:rPr>
          <w:highlight w:val="magenta"/>
        </w:rPr>
        <w:instrText xml:space="preserve"> ADDIN ZOTERO_ITEM CSL_CITATION {"citationID":"wNmGpL1s","properties":{"formattedCitation":"(2017b)","plainCitation":"(2017b)","noteIndex":0},"citationItems":[{"id":967,"uris":["http://zotero.org/users/14644665/items/TQBD3JQ9"],"itemData":{"id":967,"type":"article-journal","abstract":"In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264" w:author="Ben Fels" w:date="2024-12-21T13:22:00Z" w16du:dateUtc="2024-12-21T12:22:00Z">
        <w:r w:rsidRPr="006827AF">
          <w:rPr>
            <w:highlight w:val="magenta"/>
            <w:rPrChange w:id="265" w:author="Ben Fels" w:date="2024-12-21T13:23:00Z" w16du:dateUtc="2024-12-21T12:23:00Z">
              <w:rPr/>
            </w:rPrChange>
          </w:rPr>
          <w:fldChar w:fldCharType="separate"/>
        </w:r>
      </w:ins>
      <w:r w:rsidR="008833CB" w:rsidRPr="008833CB">
        <w:rPr>
          <w:rFonts w:cs="Arial"/>
          <w:highlight w:val="magenta"/>
        </w:rPr>
        <w:t>(2017b)</w:t>
      </w:r>
      <w:ins w:id="266" w:author="Ben Fels" w:date="2024-12-21T13:22:00Z" w16du:dateUtc="2024-12-21T12:22:00Z">
        <w:r w:rsidRPr="006827AF">
          <w:rPr>
            <w:highlight w:val="magenta"/>
            <w:rPrChange w:id="267" w:author="Ben Fels" w:date="2024-12-21T13:23:00Z" w16du:dateUtc="2024-12-21T12:23:00Z">
              <w:rPr/>
            </w:rPrChange>
          </w:rPr>
          <w:fldChar w:fldCharType="end"/>
        </w:r>
        <w:r w:rsidRPr="005918DB">
          <w:t xml:space="preserve"> </w:t>
        </w:r>
        <w:r w:rsidRPr="005E17A1">
          <w:rPr>
            <w:highlight w:val="yellow"/>
            <w:rPrChange w:id="268" w:author="Ben Fels" w:date="2024-12-21T13:24:00Z" w16du:dateUtc="2024-12-21T12:24:00Z">
              <w:rPr/>
            </w:rPrChange>
          </w:rPr>
          <w:t>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t>
        </w:r>
        <w:r w:rsidRPr="005918DB">
          <w:t xml:space="preserve"> Unter Argument Mining kann hingegen im Hinblick auf diverse Definitionen </w:t>
        </w:r>
        <w:r w:rsidRPr="005E17A1">
          <w:rPr>
            <w:highlight w:val="magenta"/>
            <w:rPrChange w:id="269" w:author="Ben Fels" w:date="2024-12-21T13:24:00Z" w16du:dateUtc="2024-12-21T12:24:00Z">
              <w:rPr/>
            </w:rPrChange>
          </w:rPr>
          <w:fldChar w:fldCharType="begin"/>
        </w:r>
        <w:r w:rsidRPr="005E17A1">
          <w:rPr>
            <w:highlight w:val="magenta"/>
            <w:rPrChange w:id="270" w:author="Ben Fels" w:date="2024-12-21T13:24:00Z" w16du:dateUtc="2024-12-21T12:24:00Z">
              <w:rPr/>
            </w:rPrChange>
          </w:rPr>
          <w:instrText xml:space="preserve"> ADDIN ZOTERO_ITEM CSL_CITATION {"citationID":"iMsnfhP2","properties":{"formattedCitation":"(Cabrio &amp; Villata, 2018, S. 5427; Lawrence &amp; Reed, 2020, S. 766; Peldszus &amp; Stede, 2013, S. 2; Yeginbergen et al., 2024, S. 11688)","plainCitation":"(Cabrio &amp; Villata, 2018, S. 5427; Lawrence &amp; Reed, 2020, S. 766; Peldszus &amp; Stede, 2013, S. 2; Yeginbergen et al., 2024, S. 11688)","noteIndex":0},"citationItems":[{"id":953,"uris":["http://zotero.org/users/14644665/items/IQNIBDA6"],"itemData":{"id":953,"type":"paper-conference","abstract":"Argument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5E17A1">
          <w:rPr>
            <w:highlight w:val="magenta"/>
            <w:rPrChange w:id="271" w:author="Ben Fels" w:date="2024-12-21T13:24:00Z" w16du:dateUtc="2024-12-21T12:24:00Z">
              <w:rPr/>
            </w:rPrChange>
          </w:rPr>
          <w:fldChar w:fldCharType="separate"/>
        </w:r>
        <w:r w:rsidRPr="005E17A1">
          <w:rPr>
            <w:rFonts w:cs="Arial"/>
            <w:highlight w:val="magenta"/>
            <w:rPrChange w:id="272" w:author="Ben Fels" w:date="2024-12-21T13:24:00Z" w16du:dateUtc="2024-12-21T12:24:00Z">
              <w:rPr>
                <w:rFonts w:cs="Arial"/>
              </w:rPr>
            </w:rPrChange>
          </w:rPr>
          <w:t xml:space="preserve">(Cabrio &amp; Villata, 2018, S. 5427; Lawrence &amp; Reed, 2020, S. 766; Peldszus &amp; Stede, 2013, S. 2; </w:t>
        </w:r>
        <w:r w:rsidRPr="005E17A1">
          <w:rPr>
            <w:rFonts w:cs="Arial"/>
            <w:highlight w:val="magenta"/>
            <w:rPrChange w:id="273" w:author="Ben Fels" w:date="2024-12-21T13:24:00Z" w16du:dateUtc="2024-12-21T12:24:00Z">
              <w:rPr>
                <w:rFonts w:cs="Arial"/>
              </w:rPr>
            </w:rPrChange>
          </w:rPr>
          <w:lastRenderedPageBreak/>
          <w:t>Yeginbergen et al., 2024, S. 11688)</w:t>
        </w:r>
        <w:r w:rsidRPr="005E17A1">
          <w:rPr>
            <w:highlight w:val="magenta"/>
            <w:rPrChange w:id="274" w:author="Ben Fels" w:date="2024-12-21T13:24:00Z" w16du:dateUtc="2024-12-21T12:24:00Z">
              <w:rPr/>
            </w:rPrChange>
          </w:rPr>
          <w:fldChar w:fldCharType="end"/>
        </w:r>
        <w:r w:rsidRPr="005918DB">
          <w:t xml:space="preserve"> </w:t>
        </w:r>
        <w:r w:rsidRPr="005E17A1">
          <w:rPr>
            <w:highlight w:val="yellow"/>
            <w:rPrChange w:id="275" w:author="Ben Fels" w:date="2024-12-21T13:24:00Z" w16du:dateUtc="2024-12-21T12:24:00Z">
              <w:rPr/>
            </w:rPrChange>
          </w:rPr>
          <w:t xml:space="preserve">die automatische Identifikation und Extraktion der Argumentationskomponenten und deren Beziehungen zueinander </w:t>
        </w:r>
        <w:commentRangeStart w:id="276"/>
        <w:commentRangeStart w:id="277"/>
        <w:r w:rsidRPr="005E17A1">
          <w:rPr>
            <w:highlight w:val="yellow"/>
            <w:rPrChange w:id="278" w:author="Ben Fels" w:date="2024-12-21T13:24:00Z" w16du:dateUtc="2024-12-21T12:24:00Z">
              <w:rPr/>
            </w:rPrChange>
          </w:rPr>
          <w:t xml:space="preserve">aus Texten </w:t>
        </w:r>
      </w:ins>
      <w:commentRangeEnd w:id="276"/>
      <w:ins w:id="279" w:author="Ben Fels" w:date="2024-12-21T13:27:00Z" w16du:dateUtc="2024-12-21T12:27:00Z">
        <w:r w:rsidR="00EF77C8">
          <w:rPr>
            <w:rStyle w:val="Kommentarzeichen"/>
          </w:rPr>
          <w:commentReference w:id="276"/>
        </w:r>
      </w:ins>
      <w:commentRangeEnd w:id="277"/>
      <w:r w:rsidR="00252304">
        <w:rPr>
          <w:rStyle w:val="Kommentarzeichen"/>
        </w:rPr>
        <w:commentReference w:id="277"/>
      </w:r>
      <w:ins w:id="280" w:author="Ben Fels" w:date="2024-12-21T13:22:00Z" w16du:dateUtc="2024-12-21T12:22:00Z">
        <w:r w:rsidRPr="005E17A1">
          <w:rPr>
            <w:highlight w:val="yellow"/>
            <w:rPrChange w:id="281" w:author="Ben Fels" w:date="2024-12-21T13:24:00Z" w16du:dateUtc="2024-12-21T12:24:00Z">
              <w:rPr/>
            </w:rPrChange>
          </w:rPr>
          <w:t>verstanden werden.</w:t>
        </w:r>
        <w:r w:rsidRPr="005918DB">
          <w:t xml:space="preserve"> Argument Mining stammt aus dem Bereich des NLP </w:t>
        </w:r>
        <w:r w:rsidRPr="005E17A1">
          <w:rPr>
            <w:highlight w:val="magenta"/>
            <w:rPrChange w:id="282" w:author="Ben Fels" w:date="2024-12-21T13:24:00Z" w16du:dateUtc="2024-12-21T12:24:00Z">
              <w:rPr/>
            </w:rPrChange>
          </w:rPr>
          <w:fldChar w:fldCharType="begin"/>
        </w:r>
        <w:r w:rsidRPr="005E17A1">
          <w:rPr>
            <w:highlight w:val="magenta"/>
            <w:rPrChange w:id="283" w:author="Ben Fels" w:date="2024-12-21T13:24:00Z" w16du:dateUtc="2024-12-21T12:24:00Z">
              <w:rPr/>
            </w:rPrChange>
          </w:rPr>
          <w:instrText xml:space="preserve"> ADDIN ZOTERO_ITEM CSL_CITATION {"citationID":"pZGJ1JLG","properties":{"formattedCitation":"(Yeginbergen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Pr="005E17A1">
          <w:rPr>
            <w:highlight w:val="magenta"/>
            <w:rPrChange w:id="284" w:author="Ben Fels" w:date="2024-12-21T13:24:00Z" w16du:dateUtc="2024-12-21T12:24:00Z">
              <w:rPr/>
            </w:rPrChange>
          </w:rPr>
          <w:fldChar w:fldCharType="separate"/>
        </w:r>
        <w:r w:rsidRPr="005E17A1">
          <w:rPr>
            <w:rFonts w:cs="Arial"/>
            <w:highlight w:val="magenta"/>
            <w:rPrChange w:id="285" w:author="Ben Fels" w:date="2024-12-21T13:24:00Z" w16du:dateUtc="2024-12-21T12:24:00Z">
              <w:rPr>
                <w:rFonts w:cs="Arial"/>
              </w:rPr>
            </w:rPrChange>
          </w:rPr>
          <w:t>(Yeginbergen et al., 2024, S. 11687)</w:t>
        </w:r>
        <w:r w:rsidRPr="005E17A1">
          <w:rPr>
            <w:highlight w:val="magenta"/>
            <w:rPrChange w:id="286" w:author="Ben Fels" w:date="2024-12-21T13:24:00Z" w16du:dateUtc="2024-12-21T12:24:00Z">
              <w:rPr/>
            </w:rPrChange>
          </w:rPr>
          <w:fldChar w:fldCharType="end"/>
        </w:r>
      </w:ins>
      <w:ins w:id="287" w:author="Ben Fels" w:date="2024-12-21T13:24:00Z" w16du:dateUtc="2024-12-21T12:24:00Z">
        <w:r w:rsidR="005E17A1">
          <w:t xml:space="preserve">, </w:t>
        </w:r>
      </w:ins>
      <w:ins w:id="288" w:author="Ben Fels" w:date="2024-12-21T13:22:00Z" w16du:dateUtc="2024-12-21T12:22:00Z">
        <w:r w:rsidRPr="005918DB">
          <w:t xml:space="preserve">welcher wiederum ein Teil aus dem Bereich der künstlichen Intelligenz ist </w:t>
        </w:r>
        <w:r w:rsidRPr="005E17A1">
          <w:rPr>
            <w:highlight w:val="magenta"/>
            <w:rPrChange w:id="289" w:author="Ben Fels" w:date="2024-12-21T13:24:00Z" w16du:dateUtc="2024-12-21T12:24:00Z">
              <w:rPr/>
            </w:rPrChange>
          </w:rPr>
          <w:fldChar w:fldCharType="begin"/>
        </w:r>
        <w:r w:rsidRPr="005E17A1">
          <w:rPr>
            <w:highlight w:val="magenta"/>
            <w:rPrChange w:id="290" w:author="Ben Fels" w:date="2024-12-21T13:24:00Z" w16du:dateUtc="2024-12-21T12:24:00Z">
              <w:rPr/>
            </w:rPrChange>
          </w:rPr>
          <w:instrText xml:space="preserve"> ADDIN ZOTERO_ITEM CSL_CITATION {"citationID":"16iSybBO","properties":{"formattedCitation":"(Kochmar, 2022; Lu et al., 2024, S. 2)","plainCitation":"(Kochmar, 2022; Lu et al., 2024, S. 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Pr="005E17A1">
          <w:rPr>
            <w:highlight w:val="magenta"/>
            <w:rPrChange w:id="291" w:author="Ben Fels" w:date="2024-12-21T13:24:00Z" w16du:dateUtc="2024-12-21T12:24:00Z">
              <w:rPr/>
            </w:rPrChange>
          </w:rPr>
          <w:fldChar w:fldCharType="separate"/>
        </w:r>
        <w:r w:rsidRPr="005E17A1">
          <w:rPr>
            <w:rFonts w:cs="Arial"/>
            <w:highlight w:val="magenta"/>
            <w:rPrChange w:id="292" w:author="Ben Fels" w:date="2024-12-21T13:24:00Z" w16du:dateUtc="2024-12-21T12:24:00Z">
              <w:rPr>
                <w:rFonts w:cs="Arial"/>
              </w:rPr>
            </w:rPrChange>
          </w:rPr>
          <w:t>(Kochmar, 2022; Lu et al., 2024, S. 2)</w:t>
        </w:r>
        <w:r w:rsidRPr="005E17A1">
          <w:rPr>
            <w:highlight w:val="magenta"/>
            <w:rPrChange w:id="293" w:author="Ben Fels" w:date="2024-12-21T13:24:00Z" w16du:dateUtc="2024-12-21T12:24:00Z">
              <w:rPr/>
            </w:rPrChange>
          </w:rPr>
          <w:fldChar w:fldCharType="end"/>
        </w:r>
        <w:r w:rsidRPr="005E17A1">
          <w:rPr>
            <w:highlight w:val="magenta"/>
            <w:rPrChange w:id="294" w:author="Ben Fels" w:date="2024-12-21T13:24:00Z" w16du:dateUtc="2024-12-21T12:24:00Z">
              <w:rPr/>
            </w:rPrChange>
          </w:rPr>
          <w:t>.</w:t>
        </w:r>
      </w:ins>
      <w:ins w:id="295" w:author="Ben Fels" w:date="2024-12-21T13:25:00Z" w16du:dateUtc="2024-12-21T12:25:00Z">
        <w:r w:rsidR="00204D6A">
          <w:t xml:space="preserve"> </w:t>
        </w:r>
        <w:r w:rsidR="00204D6A" w:rsidRPr="00204D6A">
          <w:rPr>
            <w:highlight w:val="cyan"/>
            <w:rPrChange w:id="296" w:author="Ben Fels" w:date="2024-12-21T13:25:00Z" w16du:dateUtc="2024-12-21T12:25:00Z">
              <w:rPr/>
            </w:rPrChange>
          </w:rPr>
          <w:t>Hier ggf. künstliche Intelligenz definieren</w:t>
        </w:r>
      </w:ins>
    </w:p>
    <w:p w14:paraId="1242DDEA" w14:textId="3C632D5E" w:rsidR="006B219E" w:rsidDel="00A8436A" w:rsidRDefault="006B219E">
      <w:pPr>
        <w:jc w:val="both"/>
        <w:rPr>
          <w:del w:id="297" w:author="Ben Fels" w:date="2024-12-21T19:43:00Z" w16du:dateUtc="2024-12-21T18:43:00Z"/>
          <w:moveTo w:id="298" w:author="Ben Fels" w:date="2024-12-21T11:53:00Z" w16du:dateUtc="2024-12-21T10:53:00Z"/>
        </w:rPr>
        <w:pPrChange w:id="299" w:author="Ben Fels" w:date="2024-12-21T13:23:00Z" w16du:dateUtc="2024-12-21T12:23:00Z">
          <w:pPr/>
        </w:pPrChange>
      </w:pPr>
    </w:p>
    <w:p w14:paraId="4D1E8235" w14:textId="5F59027A" w:rsidR="004328D8" w:rsidDel="00EF77C8" w:rsidRDefault="004328D8" w:rsidP="004328D8">
      <w:pPr>
        <w:rPr>
          <w:del w:id="300" w:author="Ben Fels" w:date="2024-12-21T13:27:00Z" w16du:dateUtc="2024-12-21T12:27:00Z"/>
        </w:rPr>
      </w:pPr>
      <w:moveToRangeStart w:id="301" w:author="Ben Fels" w:date="2024-12-21T12:00:00Z" w:name="move185674825"/>
      <w:moveToRangeEnd w:id="247"/>
      <w:moveTo w:id="302" w:author="Ben Fels" w:date="2024-12-21T12:00:00Z" w16du:dateUtc="2024-12-21T11:00:00Z">
        <w:del w:id="303" w:author="Ben Fels" w:date="2024-12-21T13:27:00Z" w16du:dateUtc="2024-12-21T12:27:00Z">
          <w:r w:rsidRPr="00E31B4D" w:rsidDel="00EF77C8">
            <w:delText>Stammt aus dem Bereich d</w:delText>
          </w:r>
          <w:r w:rsidDel="00EF77C8">
            <w:delText xml:space="preserve">es Natural Language Processings (NLP). </w:delText>
          </w:r>
        </w:del>
      </w:moveTo>
    </w:p>
    <w:p w14:paraId="06CC1297" w14:textId="6582CB5F" w:rsidR="004328D8" w:rsidDel="00393B58" w:rsidRDefault="004328D8" w:rsidP="004328D8">
      <w:pPr>
        <w:rPr>
          <w:del w:id="304" w:author="Ben Fels" w:date="2024-12-21T13:36:00Z" w16du:dateUtc="2024-12-21T12:36:00Z"/>
          <w:moveTo w:id="305" w:author="Ben Fels" w:date="2024-12-21T12:00:00Z" w16du:dateUtc="2024-12-21T11:00:00Z"/>
        </w:rPr>
      </w:pPr>
      <w:moveTo w:id="306" w:author="Ben Fels" w:date="2024-12-21T12:00:00Z" w16du:dateUtc="2024-12-21T11:00:00Z">
        <w:del w:id="307" w:author="Ben Fels" w:date="2024-12-21T13:36:00Z" w16du:dateUtc="2024-12-21T12:36:00Z">
          <w:r w:rsidDel="00393B58">
            <w:delText>Es gibt verschiedene Definitionen. Sie haben gemeinsam: automatisiert, Extraktion von argumentativen Textbereichen und deren Struktur bzw. Beziehung. Hierbei wird auch von Komponenten gesprochen</w:delText>
          </w:r>
        </w:del>
      </w:moveTo>
    </w:p>
    <w:p w14:paraId="2041F334" w14:textId="5697212F" w:rsidR="004328D8" w:rsidDel="006B219E" w:rsidRDefault="004328D8" w:rsidP="004328D8">
      <w:pPr>
        <w:rPr>
          <w:del w:id="308" w:author="Ben Fels" w:date="2024-12-21T19:40:00Z" w16du:dateUtc="2024-12-21T18:40:00Z"/>
          <w:moveTo w:id="309" w:author="Ben Fels" w:date="2024-12-21T12:00:00Z" w16du:dateUtc="2024-12-21T11:00:00Z"/>
          <w:i/>
        </w:rPr>
      </w:pPr>
      <w:moveTo w:id="310" w:author="Ben Fels" w:date="2024-12-21T12:00:00Z" w16du:dateUtc="2024-12-21T11:00:00Z">
        <w:del w:id="311" w:author="Ben Fels" w:date="2024-12-21T19:40:00Z" w16du:dateUtc="2024-12-21T18:40:00Z">
          <w:r w:rsidRPr="00EE07C6" w:rsidDel="006B219E">
            <w:rPr>
              <w:highlight w:val="magenta"/>
            </w:rPr>
            <w:fldChar w:fldCharType="begin"/>
          </w:r>
        </w:del>
      </w:moveTo>
      <w:del w:id="312" w:author="Ben Fels" w:date="2024-12-21T19:40:00Z" w16du:dateUtc="2024-12-21T18:40:00Z">
        <w:r w:rsidR="006B219E" w:rsidDel="006B219E">
          <w:rPr>
            <w:highlight w:val="magenta"/>
          </w:rPr>
          <w:delInstrText xml:space="preserve"> ADDIN ZOTERO_ITEM CSL_CITATION {"citationID":"kUmZBINC","properties":{"formattedCitation":"(2020)","plainCitation":"(2020)","noteIndex":0},"citationItems":[{"id":237,"uris":["http://zotero.org/users/14644665/items/BMEGHZ9H"],"itemData":{"id":237,"type":"article-journal","abstract":"Argument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Mining","volume":"45","author":[{"family":"Lawrence","given":"John"},{"family":"Reed","given":"Chris"}],"issued":{"date-parts":[["2020",1]]}},"label":"page","suppress-author":true}],"schema":"https://github.com/citation-style-language/schema/raw/master/csl-citation.json"} </w:delInstrText>
        </w:r>
      </w:del>
      <w:moveTo w:id="313" w:author="Ben Fels" w:date="2024-12-21T12:00:00Z" w16du:dateUtc="2024-12-21T11:00:00Z">
        <w:del w:id="314" w:author="Ben Fels" w:date="2024-12-21T19:40:00Z" w16du:dateUtc="2024-12-21T18:40:00Z">
          <w:r w:rsidRPr="00EE07C6" w:rsidDel="006B219E">
            <w:rPr>
              <w:highlight w:val="magenta"/>
            </w:rPr>
            <w:fldChar w:fldCharType="separate"/>
          </w:r>
        </w:del>
      </w:moveTo>
      <w:del w:id="315" w:author="Ben Fels" w:date="2024-12-21T19:40:00Z" w16du:dateUtc="2024-12-21T18:40:00Z">
        <w:r w:rsidR="006B219E" w:rsidRPr="006B219E" w:rsidDel="006B219E">
          <w:rPr>
            <w:rFonts w:cs="Arial"/>
            <w:highlight w:val="magenta"/>
          </w:rPr>
          <w:delText>(2020)</w:delText>
        </w:r>
      </w:del>
      <w:moveTo w:id="316" w:author="Ben Fels" w:date="2024-12-21T12:00:00Z" w16du:dateUtc="2024-12-21T11:00:00Z">
        <w:del w:id="317" w:author="Ben Fels" w:date="2024-12-21T19:40:00Z" w16du:dateUtc="2024-12-21T18:40:00Z">
          <w:r w:rsidRPr="00EE07C6" w:rsidDel="006B219E">
            <w:rPr>
              <w:highlight w:val="magenta"/>
            </w:rPr>
            <w:fldChar w:fldCharType="end"/>
          </w:r>
          <w:r w:rsidRPr="001237AE" w:rsidDel="006B219E">
            <w:delText xml:space="preserve"> geben in Ihrer Arbeit eine Übersicht über den damaligen Forschungsstand  zum Thema Argument Mining. </w:delText>
          </w:r>
          <w:r w:rsidDel="006B219E">
            <w:delText xml:space="preserve">Demnach wurden </w:delText>
          </w:r>
          <w:r w:rsidDel="006B219E">
            <w:rPr>
              <w:i/>
            </w:rPr>
            <w:delText>„</w:delText>
          </w:r>
          <w:r w:rsidRPr="00296609" w:rsidDel="006B219E">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6B219E">
            <w:rPr>
              <w:i/>
            </w:rPr>
            <w:delText>“</w:delText>
          </w:r>
        </w:del>
      </w:moveTo>
    </w:p>
    <w:p w14:paraId="1D1BD687" w14:textId="7C587BAC" w:rsidR="004328D8" w:rsidRPr="00427E3E" w:rsidDel="004D39E9" w:rsidRDefault="004328D8" w:rsidP="004328D8">
      <w:pPr>
        <w:rPr>
          <w:del w:id="318" w:author="Ben Fels" w:date="2024-12-21T13:38:00Z" w16du:dateUtc="2024-12-21T12:38:00Z"/>
          <w:moveTo w:id="319" w:author="Ben Fels" w:date="2024-12-21T12:00:00Z" w16du:dateUtc="2024-12-21T11:00:00Z"/>
          <w:i/>
        </w:rPr>
      </w:pPr>
      <w:moveTo w:id="320" w:author="Ben Fels" w:date="2024-12-21T12:00:00Z" w16du:dateUtc="2024-12-21T11:00:00Z">
        <w:del w:id="321" w:author="Ben Fels" w:date="2024-12-21T13:38:00Z" w16du:dateUtc="2024-12-21T12:38:00Z">
          <w:r w:rsidRPr="00427E3E" w:rsidDel="004D39E9">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D39E9">
            <w:rPr>
              <w:i/>
            </w:rPr>
            <w:delText xml:space="preserve"> </w:delText>
          </w:r>
          <w:r w:rsidDel="004D39E9">
            <w:rPr>
              <w:i/>
            </w:rPr>
            <w:fldChar w:fldCharType="begin"/>
          </w:r>
          <w:r w:rsidDel="004D39E9">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D39E9">
            <w:rPr>
              <w:i/>
            </w:rPr>
            <w:fldChar w:fldCharType="separate"/>
          </w:r>
          <w:r w:rsidRPr="00427E3E" w:rsidDel="004D39E9">
            <w:rPr>
              <w:rFonts w:cs="Arial"/>
            </w:rPr>
            <w:delText>(</w:delText>
          </w:r>
          <w:r w:rsidRPr="00BE79F9" w:rsidDel="004D39E9">
            <w:rPr>
              <w:rFonts w:cs="Arial"/>
              <w:highlight w:val="magenta"/>
            </w:rPr>
            <w:delText>Cabrio &amp; Villata, 2018, S. 5428)</w:delText>
          </w:r>
          <w:r w:rsidDel="004D39E9">
            <w:rPr>
              <w:i/>
            </w:rPr>
            <w:fldChar w:fldCharType="end"/>
          </w:r>
        </w:del>
      </w:moveTo>
    </w:p>
    <w:p w14:paraId="5001BB34" w14:textId="78E123E3" w:rsidR="004328D8" w:rsidRPr="00664C71" w:rsidDel="004D39E9" w:rsidRDefault="004328D8" w:rsidP="004328D8">
      <w:pPr>
        <w:rPr>
          <w:del w:id="322" w:author="Ben Fels" w:date="2024-12-21T13:39:00Z" w16du:dateUtc="2024-12-21T12:39:00Z"/>
          <w:moveTo w:id="323" w:author="Ben Fels" w:date="2024-12-21T12:00:00Z" w16du:dateUtc="2024-12-21T11:00:00Z"/>
          <w:b/>
          <w:rPrChange w:id="324" w:author="Ben Fels" w:date="2024-12-21T18:08:00Z" w16du:dateUtc="2024-12-21T17:08:00Z">
            <w:rPr>
              <w:del w:id="325" w:author="Ben Fels" w:date="2024-12-21T13:39:00Z" w16du:dateUtc="2024-12-21T12:39:00Z"/>
              <w:moveTo w:id="326" w:author="Ben Fels" w:date="2024-12-21T12:00:00Z" w16du:dateUtc="2024-12-21T11:00:00Z"/>
              <w:b/>
              <w:lang w:val="en-US"/>
            </w:rPr>
          </w:rPrChange>
        </w:rPr>
      </w:pPr>
      <w:moveTo w:id="327" w:author="Ben Fels" w:date="2024-12-21T12:00:00Z" w16du:dateUtc="2024-12-21T11:00:00Z">
        <w:del w:id="328" w:author="Ben Fels" w:date="2024-12-21T13:38:00Z" w16du:dateUtc="2024-12-21T12:38:00Z">
          <w:r w:rsidRPr="00A428D9" w:rsidDel="004D39E9">
            <w:rPr>
              <w:b/>
              <w:noProof/>
              <w:lang w:val="en-US"/>
            </w:rPr>
            <w:drawing>
              <wp:inline distT="0" distB="0" distL="0" distR="0" wp14:anchorId="2909EA04" wp14:editId="702AC40E">
                <wp:extent cx="5579745" cy="1644650"/>
                <wp:effectExtent l="0" t="0" r="1905" b="0"/>
                <wp:docPr id="2104537193"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del>
      </w:moveTo>
    </w:p>
    <w:p w14:paraId="6D77A2A3" w14:textId="1E815EC9" w:rsidR="004328D8" w:rsidDel="004328D8" w:rsidRDefault="004328D8">
      <w:pPr>
        <w:rPr>
          <w:del w:id="329" w:author="Ben Fels" w:date="2024-12-21T12:00:00Z" w16du:dateUtc="2024-12-21T11:00:00Z"/>
          <w:moveTo w:id="330" w:author="Ben Fels" w:date="2024-12-21T12:00:00Z" w16du:dateUtc="2024-12-21T11:00:00Z"/>
        </w:rPr>
      </w:pPr>
      <w:moveTo w:id="331" w:author="Ben Fels" w:date="2024-12-21T12:00:00Z" w16du:dateUtc="2024-12-21T11:00:00Z">
        <w:del w:id="332" w:author="Ben Fels" w:date="2024-12-21T13:39:00Z" w16du:dateUtc="2024-12-21T12:39:00Z">
          <w:r w:rsidDel="004D39E9">
            <w:delText xml:space="preserve">„ </w:delText>
          </w:r>
          <w:r w:rsidRPr="00EC0810" w:rsidDel="004D39E9">
            <w:delText>Einer der zentralen Aspekte der menschlichen Kommunikation ist die Argumentation: der Prozess der Vermittlung von Neigungen, Einstellungen oder Meinungen und der Versuch, den Partner dazu zu bringen, diese zu akzeptieren oder sogar zu übernehmen.</w:delText>
          </w:r>
          <w:r w:rsidDel="004D39E9">
            <w:delText xml:space="preserve">“ </w:delText>
          </w:r>
          <w:r w:rsidRPr="008D50AB" w:rsidDel="004D39E9">
            <w:rPr>
              <w:highlight w:val="magenta"/>
            </w:rPr>
            <w:fldChar w:fldCharType="begin"/>
          </w:r>
          <w:r w:rsidDel="004D39E9">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D39E9">
            <w:rPr>
              <w:highlight w:val="magenta"/>
            </w:rPr>
            <w:fldChar w:fldCharType="separate"/>
          </w:r>
          <w:r w:rsidRPr="008D50AB" w:rsidDel="004D39E9">
            <w:rPr>
              <w:rFonts w:cs="Arial"/>
              <w:highlight w:val="magenta"/>
            </w:rPr>
            <w:delText>(Peldszus &amp; Stede, 2013, S. 1)</w:delText>
          </w:r>
          <w:r w:rsidRPr="008D50AB" w:rsidDel="004D39E9">
            <w:rPr>
              <w:highlight w:val="magenta"/>
            </w:rPr>
            <w:fldChar w:fldCharType="end"/>
          </w:r>
        </w:del>
      </w:moveTo>
    </w:p>
    <w:p w14:paraId="21A744DF" w14:textId="5224CB41" w:rsidR="004328D8" w:rsidDel="004D39E9" w:rsidRDefault="004328D8" w:rsidP="004328D8">
      <w:pPr>
        <w:rPr>
          <w:del w:id="333" w:author="Ben Fels" w:date="2024-12-21T13:39:00Z" w16du:dateUtc="2024-12-21T12:39:00Z"/>
          <w:moveTo w:id="334" w:author="Ben Fels" w:date="2024-12-21T12:00:00Z" w16du:dateUtc="2024-12-21T11:00:00Z"/>
        </w:rPr>
      </w:pPr>
      <w:moveTo w:id="335" w:author="Ben Fels" w:date="2024-12-21T12:00:00Z" w16du:dateUtc="2024-12-21T11:00:00Z">
        <w:del w:id="336" w:author="Ben Fels" w:date="2024-12-21T12:00:00Z" w16du:dateUtc="2024-12-21T11:00:00Z">
          <w:r w:rsidDel="004328D8">
            <w:delText>Doch was genau ist ein Argument?</w:delText>
          </w:r>
        </w:del>
      </w:moveTo>
    </w:p>
    <w:p w14:paraId="03AE9598" w14:textId="088A20D0" w:rsidR="004328D8" w:rsidRDefault="004328D8" w:rsidP="004328D8">
      <w:pPr>
        <w:pStyle w:val="berschrift3"/>
        <w:rPr>
          <w:ins w:id="337" w:author="Ben Fels" w:date="2024-12-21T13:34:00Z" w16du:dateUtc="2024-12-21T12:34:00Z"/>
        </w:rPr>
      </w:pPr>
      <w:bookmarkStart w:id="338" w:name="_Toc187929380"/>
      <w:moveToRangeEnd w:id="301"/>
      <w:ins w:id="339" w:author="Ben Fels" w:date="2024-12-21T12:01:00Z" w16du:dateUtc="2024-12-21T11:01:00Z">
        <w:r>
          <w:t xml:space="preserve">Aufgaben des Argument </w:t>
        </w:r>
        <w:proofErr w:type="spellStart"/>
        <w:r>
          <w:t>minings</w:t>
        </w:r>
      </w:ins>
      <w:bookmarkEnd w:id="338"/>
      <w:proofErr w:type="spellEnd"/>
    </w:p>
    <w:p w14:paraId="0B39212C" w14:textId="77777777" w:rsidR="00026FF8" w:rsidRDefault="00E93172" w:rsidP="006E6972">
      <w:pPr>
        <w:jc w:val="both"/>
      </w:pPr>
      <w:ins w:id="340" w:author="Ben Fels" w:date="2024-12-21T13:34:00Z" w16du:dateUtc="2024-12-21T12:34:00Z">
        <w:r w:rsidRPr="007B766F">
          <w:rPr>
            <w:highlight w:val="green"/>
          </w:rPr>
          <w:t>Argument Mining lässt sich wiederum in Teilaufgaben zerlegen. Auch hier gibt es in der Literatur abweichende Ansichten, wie diese Teilaufgaben zu unterteilen sind</w:t>
        </w:r>
      </w:ins>
      <w:ins w:id="341" w:author="Ben Fels" w:date="2024-12-21T20:19:00Z" w16du:dateUtc="2024-12-21T19:19:00Z">
        <w:r w:rsidR="00CC21E1" w:rsidRPr="007B766F">
          <w:rPr>
            <w:highlight w:val="green"/>
          </w:rPr>
          <w:t xml:space="preserve">. Es werden sowohl </w:t>
        </w:r>
      </w:ins>
      <w:ins w:id="342" w:author="Ben Fels" w:date="2024-12-21T13:46:00Z" w16du:dateUtc="2024-12-21T12:46:00Z">
        <w:r w:rsidR="00D50C0A" w:rsidRPr="007B766F">
          <w:rPr>
            <w:highlight w:val="green"/>
            <w:rPrChange w:id="343" w:author="Ben Fels" w:date="2024-12-21T13:46:00Z" w16du:dateUtc="2024-12-21T12:46:00Z">
              <w:rPr>
                <w:lang w:val="en-US"/>
              </w:rPr>
            </w:rPrChange>
          </w:rPr>
          <w:t>zwei</w:t>
        </w:r>
      </w:ins>
      <w:ins w:id="344" w:author="Ben Fels" w:date="2024-12-21T13:49:00Z" w16du:dateUtc="2024-12-21T12:49:00Z">
        <w:r w:rsidR="00495AC8">
          <w:t xml:space="preserve"> </w:t>
        </w:r>
        <w:r w:rsidR="00495AC8">
          <w:fldChar w:fldCharType="begin"/>
        </w:r>
      </w:ins>
      <w:r w:rsidR="008B22DB">
        <w:instrText xml:space="preserve"> ADDIN ZOTERO_ITEM CSL_CITATION {"citationID":"nmPZ6igP","properties":{"formattedCitation":"(Cabrio &amp; Villata, 2018, S. 5428; Yeginbergen et al., 2024, S. 11687)","plainCitation":"(Cabrio &amp; Villata, 2018, S. 5428; Yeginbergen et al., 2024, S. 11687)","noteIndex":0},"citationItems":[{"id":953,"uris":["http://zotero.org/users/14644665/items/IQNIBDA6"],"itemData":{"id":953,"type":"paper-conference","abstract":"Argument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ins w:id="345" w:author="Ben Fels" w:date="2024-12-21T13:49:00Z" w16du:dateUtc="2024-12-21T12:49:00Z">
        <w:r w:rsidR="00495AC8">
          <w:fldChar w:fldCharType="separate"/>
        </w:r>
      </w:ins>
      <w:r w:rsidR="008B22DB" w:rsidRPr="008B22DB">
        <w:rPr>
          <w:rFonts w:cs="Arial"/>
          <w:highlight w:val="magenta"/>
        </w:rPr>
        <w:t>(Cabrio &amp; Villata, 2018, S. 5428; Yeginbergen et al., 2024, S. 11687)</w:t>
      </w:r>
      <w:ins w:id="346" w:author="Ben Fels" w:date="2024-12-21T13:49:00Z" w16du:dateUtc="2024-12-21T12:49:00Z">
        <w:r w:rsidR="00495AC8">
          <w:fldChar w:fldCharType="end"/>
        </w:r>
      </w:ins>
      <w:del w:id="347" w:author="Ben Fels" w:date="2024-12-21T13:49:00Z" w16du:dateUtc="2024-12-21T12:49:00Z">
        <w:r w:rsidR="00976E6E" w:rsidDel="00495AC8">
          <w:fldChar w:fldCharType="begin"/>
        </w:r>
        <w:r w:rsidR="00976E6E" w:rsidRPr="00FF68C4" w:rsidDel="00495AC8">
          <w:delInstrText xml:space="preserve"> ADDIN ZOTERO_ITEM CSL_CITATION {"citationID":"apE1P2ZV","properties":{"formattedCitation":"(Stab &amp; Gurevych, 2014, 2017b)","plainCitation":"(Stab &amp; Gurevych, 2014, 2017b)","noteIndex":0},"citationItems":[{"id":966,"uris":["http://zotero.org/users/14644665/items/9DMZFE3X"],"itemData":{"id":966,"type":"article-journal","abstract":"In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976E6E" w:rsidDel="00495AC8">
          <w:delInstrText>α</w:delInstrText>
        </w:r>
        <w:r w:rsidR="00976E6E" w:rsidRPr="00FF68C4" w:rsidDel="00495AC8">
          <w:delInstrText xml:space="preserve">U = 0.72 for argument components and </w:delInstrText>
        </w:r>
        <w:r w:rsidR="00976E6E" w:rsidDel="00495AC8">
          <w:delInstrText>α</w:delInstrText>
        </w:r>
        <w:r w:rsidR="00976E6E" w:rsidRPr="00FF68C4" w:rsidDel="00495AC8">
          <w:delInstrText xml:space="preserve"> = 0.81 for argumentative relations</w:delInstrText>
        </w:r>
        <w:r w:rsidR="00976E6E" w:rsidRPr="008B22DB" w:rsidDel="00495AC8">
          <w:delInstrText xml:space="preserve"> indicates that the proposed annotation scheme successfully guides annotators to substantial agreement. The </w:delInstrText>
        </w:r>
        <w:r w:rsidR="00976E6E" w:rsidDel="00495AC8">
          <w:delInstrText>ﬁ</w:delInstrText>
        </w:r>
        <w:r w:rsidR="00976E6E" w:rsidRPr="008B22DB" w:rsidDel="00495AC8">
          <w:delInstrText>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w:delInstrText>
        </w:r>
        <w:r w:rsidR="00976E6E" w:rsidRPr="00FF68C4" w:rsidDel="00495AC8">
          <w:delInstrText xml:space="preserve">ssued":{"date-parts":[["2014"]]}}},{"id":967,"uris":["http://zotero.org/users/14644665/items/TQBD3JQ9"],"itemData":{"id":967,"type":"article-journal","abstract":"In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976E6E" w:rsidDel="00495AC8">
          <w:fldChar w:fldCharType="separate"/>
        </w:r>
        <w:r w:rsidR="00976E6E" w:rsidRPr="00FF68C4" w:rsidDel="00495AC8">
          <w:rPr>
            <w:rFonts w:cs="Arial"/>
          </w:rPr>
          <w:delText>(Stab &amp; Gurevych, 2014, 2017b)</w:delText>
        </w:r>
        <w:r w:rsidR="00976E6E" w:rsidDel="00495AC8">
          <w:fldChar w:fldCharType="end"/>
        </w:r>
      </w:del>
      <w:ins w:id="348" w:author="Ben Fels" w:date="2024-12-21T20:19:00Z" w16du:dateUtc="2024-12-21T19:19:00Z">
        <w:r w:rsidR="00CC21E1">
          <w:t xml:space="preserve"> a</w:t>
        </w:r>
        <w:r w:rsidR="00CC21E1" w:rsidRPr="007B766F">
          <w:rPr>
            <w:highlight w:val="green"/>
          </w:rPr>
          <w:t xml:space="preserve">ls auch </w:t>
        </w:r>
      </w:ins>
      <w:ins w:id="349" w:author="Ben Fels" w:date="2024-12-21T13:47:00Z" w16du:dateUtc="2024-12-21T12:47:00Z">
        <w:r w:rsidR="00D50C0A" w:rsidRPr="007B766F">
          <w:rPr>
            <w:highlight w:val="green"/>
          </w:rPr>
          <w:t>drei</w:t>
        </w:r>
        <w:r w:rsidR="00D50C0A" w:rsidRPr="00FF68C4">
          <w:t xml:space="preserve"> </w:t>
        </w:r>
      </w:ins>
      <w:ins w:id="350" w:author="Ben Fels" w:date="2024-12-21T13:49:00Z" w16du:dateUtc="2024-12-21T12:49:00Z">
        <w:r w:rsidR="00495AC8" w:rsidRPr="00877DAF">
          <w:rPr>
            <w:highlight w:val="magenta"/>
            <w:rPrChange w:id="351" w:author="Ben Fels" w:date="2024-12-21T18:36:00Z" w16du:dateUtc="2024-12-21T17:36:00Z">
              <w:rPr/>
            </w:rPrChange>
          </w:rPr>
          <w:fldChar w:fldCharType="begin"/>
        </w:r>
      </w:ins>
      <w:r w:rsidR="005664E8" w:rsidRPr="00877DAF">
        <w:rPr>
          <w:highlight w:val="magenta"/>
        </w:rPr>
        <w:instrText xml:space="preserve"> ADDIN ZOTERO_ITEM CSL_CITATION {"citationID":"FTg1WLBE","properties":{"formattedCitation":"(Lawrence &amp; Reed, 2020, S. 787\\uc0\\u8211{}788; Peldszus &amp; Stede, 2013, S. 20; Stab &amp; Gurevych, 2017b, S. 620\\uc0\\u8211{}621)","plainCitation":"(Lawrence &amp; Reed, 2020, S. 787–788; Peldszus &amp; Stede, 2013, S. 20; Stab &amp; Gurevych, 2017b, S. 620–621)","noteIndex":0},"citationItems":[{"id":237,"uris":["http://zotero.org/users/14644665/items/BMEGHZ9H"],"itemData":{"id":237,"type":"article-journal","abstract":"Argument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Essays","volume":"43","author":[{"family":"Stab","given":"Christian"},{"family":"Gurevych","given":"Iryna"}],"issued":{"date-parts":[["2017",9]]}},"locator":"620-621","label":"page"}],"schema":"https://github.com/citation-style-language/schema/raw/master/csl-citation.json"} </w:instrText>
      </w:r>
      <w:ins w:id="352" w:author="Ben Fels" w:date="2024-12-21T13:49:00Z" w16du:dateUtc="2024-12-21T12:49:00Z">
        <w:r w:rsidR="00495AC8" w:rsidRPr="00877DAF">
          <w:rPr>
            <w:highlight w:val="magenta"/>
            <w:rPrChange w:id="353" w:author="Ben Fels" w:date="2024-12-21T18:36:00Z" w16du:dateUtc="2024-12-21T17:36:00Z">
              <w:rPr/>
            </w:rPrChange>
          </w:rPr>
          <w:fldChar w:fldCharType="separate"/>
        </w:r>
      </w:ins>
      <w:r w:rsidR="005664E8" w:rsidRPr="00877DAF">
        <w:rPr>
          <w:rFonts w:cs="Arial"/>
          <w:highlight w:val="magenta"/>
        </w:rPr>
        <w:t>(Lawrence &amp; Reed, 2020, S. 787–788; Peldszus &amp; Stede, 2013, S. 20; Stab &amp; Gurevych, 2017b, S. 620–621)</w:t>
      </w:r>
      <w:ins w:id="354" w:author="Ben Fels" w:date="2024-12-21T13:49:00Z" w16du:dateUtc="2024-12-21T12:49:00Z">
        <w:r w:rsidR="00495AC8" w:rsidRPr="00877DAF">
          <w:rPr>
            <w:highlight w:val="magenta"/>
            <w:rPrChange w:id="355" w:author="Ben Fels" w:date="2024-12-21T18:36:00Z" w16du:dateUtc="2024-12-21T17:36:00Z">
              <w:rPr/>
            </w:rPrChange>
          </w:rPr>
          <w:fldChar w:fldCharType="end"/>
        </w:r>
        <w:r w:rsidR="00495AC8" w:rsidRPr="00FF68C4">
          <w:t xml:space="preserve"> </w:t>
        </w:r>
      </w:ins>
      <w:ins w:id="356" w:author="Ben Fels" w:date="2024-12-21T13:47:00Z" w16du:dateUtc="2024-12-21T12:47:00Z">
        <w:r w:rsidR="00D50C0A" w:rsidRPr="007B766F">
          <w:rPr>
            <w:highlight w:val="green"/>
          </w:rPr>
          <w:t>Teilaufgaben benannt.</w:t>
        </w:r>
      </w:ins>
      <w:r w:rsidR="00395122" w:rsidRPr="007B766F">
        <w:rPr>
          <w:highlight w:val="green"/>
        </w:rPr>
        <w:t xml:space="preserve"> </w:t>
      </w:r>
      <w:ins w:id="357" w:author="Ben Fels" w:date="2024-12-21T13:47:00Z" w16du:dateUtc="2024-12-21T12:47:00Z">
        <w:r w:rsidR="002769FE" w:rsidRPr="007B766F">
          <w:rPr>
            <w:highlight w:val="green"/>
          </w:rPr>
          <w:t>Inhaltlich sind sich die Teilaufgaben sehr ähnlich und werden je nach Vorgehensweise zusammengefasst</w:t>
        </w:r>
      </w:ins>
      <w:r w:rsidR="00EA2A92" w:rsidRPr="007B766F">
        <w:rPr>
          <w:highlight w:val="green"/>
        </w:rPr>
        <w:t>.</w:t>
      </w:r>
      <w:r w:rsidR="00EA2A92">
        <w:t xml:space="preserve"> </w:t>
      </w:r>
      <w:ins w:id="358" w:author="Ben Fels" w:date="2024-12-21T13:40:00Z" w16du:dateUtc="2024-12-21T12:40:00Z">
        <w:r w:rsidR="007031B4" w:rsidRPr="008C679F">
          <w:rPr>
            <w:highlight w:val="green"/>
            <w:rPrChange w:id="359" w:author="Ben Fels" w:date="2024-12-21T14:12:00Z" w16du:dateUtc="2024-12-21T13:12:00Z">
              <w:rPr/>
            </w:rPrChange>
          </w:rPr>
          <w:t xml:space="preserve">Für diese Untersuchung wird die folgende </w:t>
        </w:r>
      </w:ins>
      <w:ins w:id="360" w:author="Ben Fels" w:date="2024-12-21T13:51:00Z" w16du:dateUtc="2024-12-21T12:51:00Z">
        <w:r w:rsidR="00D01EBE" w:rsidRPr="008C679F">
          <w:rPr>
            <w:highlight w:val="green"/>
            <w:rPrChange w:id="361" w:author="Ben Fels" w:date="2024-12-21T14:12:00Z" w16du:dateUtc="2024-12-21T13:12:00Z">
              <w:rPr/>
            </w:rPrChange>
          </w:rPr>
          <w:t xml:space="preserve">dreiteilige </w:t>
        </w:r>
        <w:r w:rsidR="00475EAE" w:rsidRPr="008C679F">
          <w:rPr>
            <w:highlight w:val="green"/>
            <w:rPrChange w:id="362" w:author="Ben Fels" w:date="2024-12-21T14:12:00Z" w16du:dateUtc="2024-12-21T13:12:00Z">
              <w:rPr/>
            </w:rPrChange>
          </w:rPr>
          <w:t xml:space="preserve">Gliederung der </w:t>
        </w:r>
      </w:ins>
      <w:ins w:id="363" w:author="Ben Fels" w:date="2024-12-21T13:34:00Z" w16du:dateUtc="2024-12-21T12:34:00Z">
        <w:r w:rsidRPr="008C679F">
          <w:rPr>
            <w:highlight w:val="green"/>
            <w:rPrChange w:id="364" w:author="Ben Fels" w:date="2024-12-21T14:12:00Z" w16du:dateUtc="2024-12-21T13:12:00Z">
              <w:rPr/>
            </w:rPrChange>
          </w:rPr>
          <w:t xml:space="preserve">Teilaufgaben </w:t>
        </w:r>
      </w:ins>
      <w:ins w:id="365" w:author="Ben Fels" w:date="2024-12-21T13:41:00Z" w16du:dateUtc="2024-12-21T12:41:00Z">
        <w:r w:rsidR="00B14C0A" w:rsidRPr="008C679F">
          <w:rPr>
            <w:highlight w:val="green"/>
            <w:rPrChange w:id="366" w:author="Ben Fels" w:date="2024-12-21T14:12:00Z" w16du:dateUtc="2024-12-21T13:12:00Z">
              <w:rPr/>
            </w:rPrChange>
          </w:rPr>
          <w:t>herangezogen</w:t>
        </w:r>
      </w:ins>
      <w:ins w:id="367" w:author="Ben Fels" w:date="2024-12-21T13:34:00Z" w16du:dateUtc="2024-12-21T12:34:00Z">
        <w:r w:rsidRPr="008C679F">
          <w:rPr>
            <w:highlight w:val="green"/>
            <w:rPrChange w:id="368" w:author="Ben Fels" w:date="2024-12-21T14:12:00Z" w16du:dateUtc="2024-12-21T13:12:00Z">
              <w:rPr/>
            </w:rPrChange>
          </w:rPr>
          <w:t xml:space="preserve">. Zunächst wird der argumentative Text von dem nicht-argumentativen Text getrennt, gefolgt von der Unterteilung der </w:t>
        </w:r>
        <w:commentRangeStart w:id="369"/>
        <w:r w:rsidRPr="008C679F">
          <w:rPr>
            <w:highlight w:val="green"/>
            <w:rPrChange w:id="370" w:author="Ben Fels" w:date="2024-12-21T14:12:00Z" w16du:dateUtc="2024-12-21T13:12:00Z">
              <w:rPr/>
            </w:rPrChange>
          </w:rPr>
          <w:t>Argumentationskomponenten in Behauptungen und Prämissen. Abschließend werden die argumentativen Bezie</w:t>
        </w:r>
      </w:ins>
      <w:commentRangeEnd w:id="369"/>
      <w:r w:rsidR="00EE61BF">
        <w:rPr>
          <w:rStyle w:val="Kommentarzeichen"/>
        </w:rPr>
        <w:commentReference w:id="369"/>
      </w:r>
      <w:ins w:id="371" w:author="Ben Fels" w:date="2024-12-21T13:34:00Z" w16du:dateUtc="2024-12-21T12:34:00Z">
        <w:r w:rsidRPr="008C679F">
          <w:rPr>
            <w:highlight w:val="green"/>
            <w:rPrChange w:id="372" w:author="Ben Fels" w:date="2024-12-21T14:12:00Z" w16du:dateUtc="2024-12-21T13:12:00Z">
              <w:rPr/>
            </w:rPrChange>
          </w:rPr>
          <w:t xml:space="preserve">hungen </w:t>
        </w:r>
      </w:ins>
      <w:r w:rsidR="00E62394">
        <w:rPr>
          <w:highlight w:val="green"/>
        </w:rPr>
        <w:t xml:space="preserve">zwischen den Argumentationskomponenten </w:t>
      </w:r>
      <w:ins w:id="373" w:author="Ben Fels" w:date="2024-12-21T13:34:00Z" w16du:dateUtc="2024-12-21T12:34:00Z">
        <w:r w:rsidRPr="008C679F">
          <w:rPr>
            <w:highlight w:val="green"/>
            <w:rPrChange w:id="374" w:author="Ben Fels" w:date="2024-12-21T14:12:00Z" w16du:dateUtc="2024-12-21T13:12:00Z">
              <w:rPr/>
            </w:rPrChange>
          </w:rPr>
          <w:t>identifizier</w:t>
        </w:r>
        <w:r w:rsidRPr="0015571F">
          <w:t xml:space="preserve">t. </w:t>
        </w:r>
      </w:ins>
    </w:p>
    <w:p w14:paraId="5E0A1B5D" w14:textId="77777777" w:rsidR="00F86CE9" w:rsidRDefault="00F86CE9" w:rsidP="00F86CE9">
      <w:pPr>
        <w:jc w:val="both"/>
      </w:pPr>
      <w:ins w:id="375" w:author="Ben Fels" w:date="2024-12-21T13:45:00Z" w16du:dateUtc="2024-12-21T12:45:00Z">
        <w:r w:rsidRPr="007B766F">
          <w:rPr>
            <w:highlight w:val="green"/>
          </w:rPr>
          <w:t>Da die Teilaufgaben aufeinander aufbauen, wirken sich Fehler am Anfang negativ auf die nachfolgenden Aufgaben aus</w:t>
        </w:r>
        <w:r>
          <w:t xml:space="preserve"> </w:t>
        </w:r>
        <w:r w:rsidRPr="005F691C">
          <w:rPr>
            <w:highlight w:val="magenta"/>
          </w:rPr>
          <w:fldChar w:fldCharType="begin"/>
        </w:r>
        <w:r w:rsidRPr="005F691C">
          <w:rPr>
            <w:highlight w:val="magenta"/>
          </w:rPr>
          <w: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instrText>
        </w:r>
        <w:r w:rsidRPr="005F691C">
          <w:rPr>
            <w:highlight w:val="magenta"/>
          </w:rPr>
          <w:fldChar w:fldCharType="separate"/>
        </w:r>
        <w:r w:rsidRPr="008252B1">
          <w:rPr>
            <w:rFonts w:cs="Arial"/>
            <w:highlight w:val="magenta"/>
          </w:rPr>
          <w:t>(Stab &amp; Gurevych, 2017b, S. 648–649)</w:t>
        </w:r>
        <w:r w:rsidRPr="005F691C">
          <w:rPr>
            <w:highlight w:val="magenta"/>
          </w:rPr>
          <w:fldChar w:fldCharType="end"/>
        </w:r>
      </w:ins>
      <w:ins w:id="376" w:author="Ben Fels" w:date="2024-12-21T13:46:00Z" w16du:dateUtc="2024-12-21T12:46:00Z">
        <w:r>
          <w:t>.</w:t>
        </w:r>
      </w:ins>
      <w:ins w:id="377" w:author="Ben Fels" w:date="2024-12-21T14:01:00Z" w16du:dateUtc="2024-12-21T13:01:00Z">
        <w:r>
          <w:t xml:space="preserve"> </w:t>
        </w:r>
      </w:ins>
    </w:p>
    <w:p w14:paraId="2E2B9C8A" w14:textId="486C5CE1" w:rsidR="00F86CE9" w:rsidRDefault="00035068" w:rsidP="009816B9">
      <w:pPr>
        <w:jc w:val="both"/>
      </w:pPr>
      <w:r>
        <w:t xml:space="preserve">Zur Bearbeitung der Teilaufgaben werden nach </w:t>
      </w:r>
      <w:ins w:id="378" w:author="Ben Fels" w:date="2024-12-21T19:40:00Z" w16du:dateUtc="2024-12-21T18:40:00Z">
        <w:r w:rsidR="00BC3DF2" w:rsidRPr="00EE07C6">
          <w:rPr>
            <w:rFonts w:cs="Arial"/>
            <w:highlight w:val="magenta"/>
          </w:rPr>
          <w:t>Lawrence &amp; Reed</w:t>
        </w:r>
        <w:r w:rsidR="00BC3DF2" w:rsidRPr="00EE07C6">
          <w:rPr>
            <w:highlight w:val="magenta"/>
          </w:rPr>
          <w:t xml:space="preserve"> </w:t>
        </w:r>
        <w:r w:rsidR="00BC3DF2" w:rsidRPr="00EE07C6">
          <w:rPr>
            <w:highlight w:val="magenta"/>
          </w:rPr>
          <w:fldChar w:fldCharType="begin"/>
        </w:r>
        <w:r w:rsidR="00BC3DF2">
          <w:rPr>
            <w:highlight w:val="magenta"/>
          </w:rPr>
          <w:instrText xml:space="preserve"> ADDIN ZOTERO_ITEM CSL_CITATION {"citationID":"kUmZBINC","properties":{"formattedCitation":"(2020)","plainCitation":"(2020)","noteIndex":0},"citationItems":[{"id":237,"uris":["http://zotero.org/users/14644665/items/BMEGHZ9H"],"itemData":{"id":237,"type":"article-journal","abstract":"Argument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Mining","volume":"45","author":[{"family":"Lawrence","given":"John"},{"family":"Reed","given":"Chris"}],"issued":{"date-parts":[["2020",1]]}},"label":"page","suppress-author":true}],"schema":"https://github.com/citation-style-language/schema/raw/master/csl-citation.json"} </w:instrText>
        </w:r>
        <w:r w:rsidR="00BC3DF2" w:rsidRPr="00EE07C6">
          <w:rPr>
            <w:highlight w:val="magenta"/>
          </w:rPr>
          <w:fldChar w:fldCharType="separate"/>
        </w:r>
        <w:r w:rsidR="00BC3DF2" w:rsidRPr="006B219E">
          <w:rPr>
            <w:rFonts w:cs="Arial"/>
            <w:highlight w:val="magenta"/>
          </w:rPr>
          <w:t>(2020)</w:t>
        </w:r>
        <w:r w:rsidR="00BC3DF2" w:rsidRPr="00EE07C6">
          <w:rPr>
            <w:highlight w:val="magenta"/>
          </w:rPr>
          <w:fldChar w:fldCharType="end"/>
        </w:r>
        <w:r w:rsidR="00BC3DF2" w:rsidRPr="001237AE">
          <w:t xml:space="preserve"> </w:t>
        </w:r>
      </w:ins>
      <w:ins w:id="379" w:author="Ben Fels" w:date="2024-12-21T19:41:00Z" w16du:dateUtc="2024-12-21T18:41:00Z">
        <w:r w:rsidR="00BC3DF2" w:rsidRPr="00D23882">
          <w:t xml:space="preserve">diverse </w:t>
        </w:r>
      </w:ins>
      <w:ins w:id="380" w:author="Ben Fels" w:date="2024-12-21T19:40:00Z" w16du:dateUtc="2024-12-21T18:40:00Z">
        <w:r w:rsidR="00BC3DF2" w:rsidRPr="00D23882">
          <w:t xml:space="preserve">Techniken, einschließlich statistischer und linguistischer Methoden </w:t>
        </w:r>
      </w:ins>
      <w:r w:rsidR="00164717">
        <w:t>genutzt</w:t>
      </w:r>
      <w:ins w:id="381" w:author="Ben Fels" w:date="2024-12-21T19:40:00Z" w16du:dateUtc="2024-12-21T18:40:00Z">
        <w:r w:rsidR="00BC3DF2" w:rsidRPr="00D23882">
          <w:t>.</w:t>
        </w:r>
      </w:ins>
      <w:r w:rsidR="00965CED">
        <w:t xml:space="preserve"> </w:t>
      </w:r>
      <w:ins w:id="382" w:author="Ben Fels" w:date="2024-12-21T13:56:00Z" w16du:dateUtc="2024-12-21T12:56:00Z">
        <w:r w:rsidR="0020785D" w:rsidRPr="000A16D0">
          <w:t xml:space="preserve">Neuere Argument Mining Ansätze betrachten die </w:t>
        </w:r>
      </w:ins>
      <w:r w:rsidR="0020785D" w:rsidRPr="000A16D0">
        <w:t xml:space="preserve">Extraktion der Argumente </w:t>
      </w:r>
      <w:r w:rsidR="00965CED">
        <w:t xml:space="preserve">hingegen </w:t>
      </w:r>
      <w:ins w:id="383" w:author="Ben Fels" w:date="2024-12-21T13:56:00Z" w16du:dateUtc="2024-12-21T12:56:00Z">
        <w:r w:rsidR="0020785D" w:rsidRPr="000A16D0">
          <w:t>als</w:t>
        </w:r>
      </w:ins>
      <w:ins w:id="384" w:author="Ben Fels" w:date="2024-12-21T13:57:00Z" w16du:dateUtc="2024-12-21T12:57:00Z">
        <w:r w:rsidR="0020785D" w:rsidRPr="000A16D0">
          <w:t xml:space="preserve"> eine Sequenzetikettierungsaufgabe</w:t>
        </w:r>
      </w:ins>
      <w:ins w:id="385" w:author="Ben Fels" w:date="2024-12-21T13:56:00Z" w16du:dateUtc="2024-12-21T12:56:00Z">
        <w:r w:rsidR="0020785D" w:rsidRPr="000A16D0">
          <w:t xml:space="preserve"> </w:t>
        </w:r>
      </w:ins>
      <w:ins w:id="386" w:author="Ben Fels" w:date="2024-12-21T13:57:00Z" w16du:dateUtc="2024-12-21T12:57:00Z">
        <w:r w:rsidR="0020785D" w:rsidRPr="000A16D0">
          <w:t>(</w:t>
        </w:r>
      </w:ins>
      <w:proofErr w:type="spellStart"/>
      <w:ins w:id="387" w:author="Ben Fels" w:date="2024-12-21T12:15:00Z" w16du:dateUtc="2024-12-21T11:15:00Z">
        <w:r w:rsidR="0020785D" w:rsidRPr="000A16D0">
          <w:rPr>
            <w:highlight w:val="darkGray"/>
          </w:rPr>
          <w:t>sequence</w:t>
        </w:r>
        <w:proofErr w:type="spellEnd"/>
        <w:r w:rsidR="0020785D" w:rsidRPr="000A16D0">
          <w:rPr>
            <w:highlight w:val="darkGray"/>
          </w:rPr>
          <w:t xml:space="preserve"> </w:t>
        </w:r>
        <w:proofErr w:type="spellStart"/>
        <w:r w:rsidR="0020785D" w:rsidRPr="000A16D0">
          <w:rPr>
            <w:highlight w:val="darkGray"/>
          </w:rPr>
          <w:t>labeling</w:t>
        </w:r>
        <w:proofErr w:type="spellEnd"/>
        <w:r w:rsidR="0020785D" w:rsidRPr="000A16D0">
          <w:rPr>
            <w:highlight w:val="darkGray"/>
          </w:rPr>
          <w:t xml:space="preserve"> </w:t>
        </w:r>
        <w:proofErr w:type="spellStart"/>
        <w:r w:rsidR="0020785D" w:rsidRPr="000A16D0">
          <w:rPr>
            <w:highlight w:val="darkGray"/>
          </w:rPr>
          <w:t>task</w:t>
        </w:r>
      </w:ins>
      <w:proofErr w:type="spellEnd"/>
      <w:ins w:id="388" w:author="Ben Fels" w:date="2024-12-21T13:57:00Z" w16du:dateUtc="2024-12-21T12:57:00Z">
        <w:r w:rsidR="0020785D" w:rsidRPr="000A16D0">
          <w:t>)</w:t>
        </w:r>
      </w:ins>
      <w:r w:rsidR="0020785D">
        <w:t>,</w:t>
      </w:r>
      <w:r w:rsidR="0020785D" w:rsidRPr="00C07F2A">
        <w:t xml:space="preserve"> </w:t>
      </w:r>
      <w:r w:rsidR="0020785D">
        <w:t xml:space="preserve">vergleichbar mit der </w:t>
      </w:r>
      <w:proofErr w:type="spellStart"/>
      <w:r w:rsidR="0020785D">
        <w:t>Named</w:t>
      </w:r>
      <w:proofErr w:type="spellEnd"/>
      <w:r w:rsidR="0020785D">
        <w:t xml:space="preserve"> Entity Recognition </w:t>
      </w:r>
      <w:ins w:id="389" w:author="Ben Fels" w:date="2024-12-21T12:15:00Z" w16du:dateUtc="2024-12-21T11:15:00Z">
        <w:r w:rsidR="0020785D" w:rsidRPr="0062282A">
          <w:rPr>
            <w:highlight w:val="magenta"/>
          </w:rPr>
          <w:fldChar w:fldCharType="begin"/>
        </w:r>
      </w:ins>
      <w:r w:rsidR="0020785D" w:rsidRPr="000A16D0">
        <w:rPr>
          <w:highlight w:val="magenta"/>
        </w:rPr>
        <w:instrText xml:space="preserve"> ADDIN ZOTERO_ITEM CSL_CITATION {"citationID":"JDalaSr3","properties":{"formattedCitation":"(Cheng et al., 2022, S. 2282; Stab &amp; Gurevych, 2017b, S. 636; Yeginbergen et al., 2024, S. 11688)","plainCitation":"(Cheng et al., 2022, S. 2282; Stab &amp; Gurevych, 2017b, S. 636; Yeginbergen et al., 2024, S. 11688)","noteIndex":0},"citationItems":[{"id":798,"uris":["http://zotero.org/users/14644665/items/MGAHVM39"],"itemData":{"id":798,"type":"paper-conference","container-title":"Proceedings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2282","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w:instrText>
      </w:r>
      <w:r w:rsidR="0020785D" w:rsidRPr="007A5F08">
        <w:rPr>
          <w:highlight w:val="magenta"/>
        </w:rPr>
        <w:instrText>tps://tudatalib.ulb.tu-darmstadt.de/handle/tudatalib/2422","page":"619-659","source":"DOI.org (Crossref)","title":"Parsing Argumentation Structures in Persuasive Essays","volume":"43","author":[{"family":"Stab","given":"Christian"},{"family":"Gurevych","given":"Iryna"}],"issued":{"date-parts":[["2017",9]]}},"locator":"636","label":"page"},{"id":959,"uris":["http://zotero.org/users/14644665/it</w:instrText>
      </w:r>
      <w:r w:rsidR="0020785D">
        <w:rPr>
          <w:highlight w:val="magenta"/>
        </w:rPr>
        <w:instrText xml:space="preserve">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ins w:id="390" w:author="Ben Fels" w:date="2024-12-21T12:15:00Z" w16du:dateUtc="2024-12-21T11:15:00Z">
        <w:r w:rsidR="0020785D" w:rsidRPr="0062282A">
          <w:rPr>
            <w:highlight w:val="magenta"/>
          </w:rPr>
          <w:fldChar w:fldCharType="separate"/>
        </w:r>
      </w:ins>
      <w:r w:rsidR="0020785D" w:rsidRPr="00B62A7A">
        <w:rPr>
          <w:rFonts w:cs="Arial"/>
          <w:highlight w:val="magenta"/>
        </w:rPr>
        <w:t>(Cheng et al., 2022, S. 2282; Stab &amp; Gurevych, 2017b, S. 636; Yeginbergen et al., 2024, S. 11688)</w:t>
      </w:r>
      <w:ins w:id="391" w:author="Ben Fels" w:date="2024-12-21T12:15:00Z" w16du:dateUtc="2024-12-21T11:15:00Z">
        <w:r w:rsidR="0020785D" w:rsidRPr="0062282A">
          <w:rPr>
            <w:highlight w:val="magenta"/>
          </w:rPr>
          <w:fldChar w:fldCharType="end"/>
        </w:r>
      </w:ins>
      <w:r w:rsidR="00965CED">
        <w:t>.</w:t>
      </w:r>
    </w:p>
    <w:p w14:paraId="018F52D6" w14:textId="77777777" w:rsidR="00BB17BB" w:rsidRDefault="00BB17BB" w:rsidP="00BB17BB">
      <w:pPr>
        <w:jc w:val="both"/>
      </w:pPr>
      <w:ins w:id="392" w:author="Ben Fels" w:date="2024-12-21T11:56:00Z" w16du:dateUtc="2024-12-21T10:56:00Z">
        <w:r w:rsidRPr="00C34F32">
          <w:rPr>
            <w:rFonts w:cs="Arial"/>
            <w:highlight w:val="magenta"/>
          </w:rPr>
          <w:t xml:space="preserve">Cabrio &amp; </w:t>
        </w:r>
        <w:proofErr w:type="spellStart"/>
        <w:r w:rsidRPr="00C34F32">
          <w:rPr>
            <w:rFonts w:cs="Arial"/>
            <w:highlight w:val="magenta"/>
          </w:rPr>
          <w:t>Villat</w:t>
        </w:r>
        <w:r w:rsidRPr="00165108">
          <w:rPr>
            <w:rFonts w:cs="Arial"/>
            <w:highlight w:val="magenta"/>
          </w:rPr>
          <w:t>a</w:t>
        </w:r>
      </w:ins>
      <w:proofErr w:type="spellEnd"/>
      <w:r w:rsidRPr="00165108">
        <w:rPr>
          <w:rFonts w:cs="Arial"/>
          <w:highlight w:val="magenta"/>
        </w:rPr>
        <w:t xml:space="preserve"> </w:t>
      </w:r>
      <w:ins w:id="393" w:author="Ben Fels" w:date="2024-12-21T11:56:00Z" w16du:dateUtc="2024-12-21T10:56:00Z">
        <w:r w:rsidRPr="00165108">
          <w:rPr>
            <w:highlight w:val="magenta"/>
          </w:rPr>
          <w:fldChar w:fldCharType="begin"/>
        </w:r>
      </w:ins>
      <w:r w:rsidRPr="00165108">
        <w:rPr>
          <w:highlight w:val="magenta"/>
        </w:rPr>
        <w:instrText xml:space="preserve"> ADDIN ZOTERO_ITEM CSL_CITATION {"citationID":"YIoiFyiX","properties":{"formattedCitation":"(2018, S. 5431)","plainCitation":"(2018,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uppress-author":true}],"schema":"https://github.com/citation-style-language/schema/raw/master/csl-citation.json"} </w:instrText>
      </w:r>
      <w:ins w:id="394" w:author="Ben Fels" w:date="2024-12-21T11:56:00Z" w16du:dateUtc="2024-12-21T10:56:00Z">
        <w:r w:rsidRPr="00165108">
          <w:rPr>
            <w:highlight w:val="magenta"/>
          </w:rPr>
          <w:fldChar w:fldCharType="separate"/>
        </w:r>
      </w:ins>
      <w:r w:rsidRPr="00165108">
        <w:rPr>
          <w:rFonts w:cs="Arial"/>
          <w:highlight w:val="magenta"/>
        </w:rPr>
        <w:t>(2018, S. 5431)</w:t>
      </w:r>
      <w:ins w:id="395" w:author="Ben Fels" w:date="2024-12-21T11:56:00Z" w16du:dateUtc="2024-12-21T10:56:00Z">
        <w:r w:rsidRPr="00165108">
          <w:rPr>
            <w:highlight w:val="magenta"/>
          </w:rPr>
          <w:fldChar w:fldCharType="end"/>
        </w:r>
        <w:r w:rsidRPr="00C34F32">
          <w:t xml:space="preserve"> </w:t>
        </w:r>
        <w:commentRangeStart w:id="396"/>
        <w:r w:rsidRPr="00C34F32">
          <w:t>tragen die leistungsfähigsten Algorithmen</w:t>
        </w:r>
      </w:ins>
      <w:r>
        <w:t xml:space="preserve"> und </w:t>
      </w:r>
      <w:ins w:id="397" w:author="Ben Fels" w:date="2024-12-21T11:56:00Z" w16du:dateUtc="2024-12-21T10:56:00Z">
        <w:r w:rsidRPr="00C34F32">
          <w:t>die am häufigsten verwendeten Merkmale</w:t>
        </w:r>
        <w:r>
          <w:t>. Demnach werden s</w:t>
        </w:r>
        <w:r w:rsidRPr="006E4467">
          <w:t>yntaktische und positio</w:t>
        </w:r>
        <w:r>
          <w:t>nsbezogene Merkmale am häufigsten verwendet</w:t>
        </w:r>
      </w:ins>
      <w:r>
        <w:t>.</w:t>
      </w:r>
      <w:commentRangeEnd w:id="396"/>
      <w:r>
        <w:rPr>
          <w:rStyle w:val="Kommentarzeichen"/>
        </w:rPr>
        <w:commentReference w:id="396"/>
      </w:r>
    </w:p>
    <w:p w14:paraId="76DFC4D7" w14:textId="77777777" w:rsidR="00BB17BB" w:rsidRPr="00010F4B" w:rsidDel="002F0878" w:rsidRDefault="00BB17BB" w:rsidP="0020785D">
      <w:pPr>
        <w:rPr>
          <w:ins w:id="398" w:author="Ben Fels" w:date="2024-12-21T12:01:00Z" w16du:dateUtc="2024-12-21T11:01:00Z"/>
          <w:del w:id="399" w:author="Ben Fels" w:date="2024-12-21T12:16:00Z" w16du:dateUtc="2024-12-21T11:16:00Z"/>
        </w:rPr>
      </w:pPr>
    </w:p>
    <w:p w14:paraId="4DF40063" w14:textId="51AB7568" w:rsidR="00B44F05" w:rsidRDefault="00E1421E" w:rsidP="009816B9">
      <w:pPr>
        <w:jc w:val="both"/>
      </w:pPr>
      <w:r>
        <w:t xml:space="preserve">Ein Modell für jede einzelne Teilaufgabe zu entwickeln ist </w:t>
      </w:r>
      <w:r w:rsidR="00922235">
        <w:t>mit einem hohen Aufwand und Fachwissen verbunden</w:t>
      </w:r>
      <w:r w:rsidR="009816B9">
        <w:t xml:space="preserve">, wie es </w:t>
      </w:r>
      <w:ins w:id="400" w:author="Ben Fels" w:date="2024-12-21T14:02:00Z" w16du:dateUtc="2024-12-21T13:02:00Z">
        <w:r w:rsidR="00B22C69">
          <w:t xml:space="preserve">beispielsweise </w:t>
        </w:r>
      </w:ins>
      <w:r w:rsidR="009816B9">
        <w:t xml:space="preserve">aus </w:t>
      </w:r>
      <w:ins w:id="401" w:author="Ben Fels" w:date="2024-12-21T14:02:00Z" w16du:dateUtc="2024-12-21T13:02:00Z">
        <w:r w:rsidR="009E5C33" w:rsidRPr="00895A9C">
          <w:rPr>
            <w:rFonts w:cs="Arial"/>
            <w:highlight w:val="magenta"/>
          </w:rPr>
          <w:t xml:space="preserve">Stab &amp; </w:t>
        </w:r>
        <w:proofErr w:type="spellStart"/>
        <w:r w:rsidR="009E5C33" w:rsidRPr="00895A9C">
          <w:rPr>
            <w:rFonts w:cs="Arial"/>
            <w:highlight w:val="magenta"/>
          </w:rPr>
          <w:t>Gurevych</w:t>
        </w:r>
        <w:proofErr w:type="spellEnd"/>
        <w:r w:rsidR="00B22C69">
          <w:t xml:space="preserve"> </w:t>
        </w:r>
      </w:ins>
      <w:r w:rsidR="009E5C33" w:rsidRPr="00E92839">
        <w:rPr>
          <w:highlight w:val="magenta"/>
          <w:rPrChange w:id="402" w:author="Ben Fels" w:date="2024-12-21T14:02:00Z" w16du:dateUtc="2024-12-21T13:02:00Z">
            <w:rPr/>
          </w:rPrChange>
        </w:rPr>
        <w:fldChar w:fldCharType="begin"/>
      </w:r>
      <w:r w:rsidR="009E5C33" w:rsidRPr="00E92839">
        <w:rPr>
          <w:highlight w:val="magenta"/>
          <w:rPrChange w:id="403" w:author="Ben Fels" w:date="2024-12-21T14:02:00Z" w16du:dateUtc="2024-12-21T13:02:00Z">
            <w:rPr/>
          </w:rPrChange>
        </w:rPr>
        <w:instrText xml:space="preserve"> ADDIN ZOTERO_ITEM CSL_CITATION {"citationID":"ypIzVtnc","properties":{"formattedCitation":"(2017b)","plainCitation":"(2017b)","noteIndex":0},"citationItems":[{"id":967,"uris":["http://zotero.org/users/14644665/items/TQBD3JQ9"],"itemData":{"id":967,"type":"article-journal","abstract":"In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9E5C33" w:rsidRPr="00E92839">
        <w:rPr>
          <w:highlight w:val="magenta"/>
          <w:rPrChange w:id="404" w:author="Ben Fels" w:date="2024-12-21T14:02:00Z" w16du:dateUtc="2024-12-21T13:02:00Z">
            <w:rPr/>
          </w:rPrChange>
        </w:rPr>
        <w:fldChar w:fldCharType="separate"/>
      </w:r>
      <w:r w:rsidR="009E5C33" w:rsidRPr="00E92839">
        <w:rPr>
          <w:rFonts w:cs="Arial"/>
          <w:highlight w:val="magenta"/>
          <w:rPrChange w:id="405" w:author="Ben Fels" w:date="2024-12-21T14:02:00Z" w16du:dateUtc="2024-12-21T13:02:00Z">
            <w:rPr>
              <w:rFonts w:cs="Arial"/>
            </w:rPr>
          </w:rPrChange>
        </w:rPr>
        <w:t>(2017b)</w:t>
      </w:r>
      <w:r w:rsidR="009E5C33" w:rsidRPr="00E92839">
        <w:rPr>
          <w:highlight w:val="magenta"/>
          <w:rPrChange w:id="406" w:author="Ben Fels" w:date="2024-12-21T14:02:00Z" w16du:dateUtc="2024-12-21T13:02:00Z">
            <w:rPr/>
          </w:rPrChange>
        </w:rPr>
        <w:fldChar w:fldCharType="end"/>
      </w:r>
      <w:ins w:id="407" w:author="Ben Fels" w:date="2024-12-21T14:03:00Z" w16du:dateUtc="2024-12-21T13:03:00Z">
        <w:r w:rsidR="00E92839">
          <w:t xml:space="preserve"> </w:t>
        </w:r>
      </w:ins>
      <w:r w:rsidR="009816B9">
        <w:t xml:space="preserve">hervorgeht. </w:t>
      </w:r>
      <w:r w:rsidR="006E43E6">
        <w:t>Stattdessen</w:t>
      </w:r>
      <w:ins w:id="408" w:author="Ben Fels" w:date="2024-12-21T14:01:00Z" w16du:dateUtc="2024-12-21T13:01:00Z">
        <w:r w:rsidR="00B22C69">
          <w:t xml:space="preserve"> soll sich die </w:t>
        </w:r>
      </w:ins>
      <w:r w:rsidR="006E43E6">
        <w:t xml:space="preserve">gute Performance bei NLP-Aufgaben und die </w:t>
      </w:r>
      <w:ins w:id="409" w:author="Ben Fels" w:date="2024-12-21T14:01:00Z" w16du:dateUtc="2024-12-21T13:01:00Z">
        <w:r w:rsidR="00B22C69">
          <w:lastRenderedPageBreak/>
          <w:t>Lernfähigkeit von LLMs zu Nutze gemacht werden</w:t>
        </w:r>
      </w:ins>
      <w:r w:rsidR="0060062A">
        <w:t xml:space="preserve"> und </w:t>
      </w:r>
      <w:r w:rsidR="00512C13">
        <w:t xml:space="preserve">es auf den vollständigen Prozess angewendet werden. Dem LLM wird folglich ein Text übergeben, aus welchem </w:t>
      </w:r>
      <w:r w:rsidR="00B727CF">
        <w:t>es die Argumentationskomponenten und deren Beziehungen extrahieren soll.</w:t>
      </w:r>
      <w:r w:rsidR="006E6972">
        <w:t xml:space="preserve"> </w:t>
      </w:r>
    </w:p>
    <w:p w14:paraId="1D7F9C51" w14:textId="69B85E4A" w:rsidR="004328D8" w:rsidDel="008F3E79" w:rsidRDefault="004328D8" w:rsidP="004328D8">
      <w:pPr>
        <w:rPr>
          <w:del w:id="410" w:author="Ben Fels" w:date="2024-12-21T13:44:00Z" w16du:dateUtc="2024-12-21T12:44:00Z"/>
          <w:moveTo w:id="411" w:author="Ben Fels" w:date="2024-12-21T12:01:00Z" w16du:dateUtc="2024-12-21T11:01:00Z"/>
        </w:rPr>
      </w:pPr>
      <w:moveToRangeStart w:id="412" w:author="Ben Fels" w:date="2024-12-21T12:01:00Z" w:name="move185674925"/>
      <w:moveTo w:id="413" w:author="Ben Fels" w:date="2024-12-21T12:01:00Z" w16du:dateUtc="2024-12-21T11:01:00Z">
        <w:del w:id="414" w:author="Ben Fels" w:date="2024-12-21T13:44:00Z" w16du:dateUtc="2024-12-21T12:44:00Z">
          <w:r w:rsidDel="008F3E79">
            <w:delText xml:space="preserve">Das Modell zur Identifizierung der argumentativen Beziehung in </w:delText>
          </w:r>
          <w:r w:rsidRPr="00651842" w:rsidDel="008F3E79">
            <w:rPr>
              <w:highlight w:val="magenta"/>
            </w:rPr>
            <w:fldChar w:fldCharType="begin"/>
          </w:r>
          <w:r w:rsidDel="008F3E79">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Pr="00651842" w:rsidDel="008F3E79">
            <w:rPr>
              <w:highlight w:val="magenta"/>
            </w:rPr>
            <w:fldChar w:fldCharType="separate"/>
          </w:r>
          <w:r w:rsidRPr="00895A9C" w:rsidDel="008F3E79">
            <w:rPr>
              <w:rFonts w:cs="Arial"/>
              <w:highlight w:val="magenta"/>
            </w:rPr>
            <w:delText>(Stab &amp; Gurevych, 2017b, S. 645)</w:delText>
          </w:r>
          <w:r w:rsidRPr="00651842" w:rsidDel="008F3E79">
            <w:rPr>
              <w:highlight w:val="magenta"/>
            </w:rPr>
            <w:fldChar w:fldCharType="end"/>
          </w:r>
          <w:r w:rsidDel="008F3E79">
            <w:delText xml:space="preserve"> kann zwischen support und attack unterscheiden. Es ist somit ein binärer Klassifikator. Der Standpunkt jeder Behauptung und Prämisse wird in support oder attack klassifiziert. Der Standpunkt </w:delText>
          </w:r>
          <w:r w:rsidRPr="004B5435" w:rsidDel="008F3E79">
            <w:delText>jeder Prämisse ist im Typ ihrer ausgehenden Relation kodiert, während die Haltung jeder Behauptung in ihrem Attribut „Haltung“ kodiert ist.</w:delText>
          </w:r>
        </w:del>
      </w:moveTo>
    </w:p>
    <w:p w14:paraId="34604981" w14:textId="43247094" w:rsidR="004328D8" w:rsidDel="00F07BB9" w:rsidRDefault="004328D8" w:rsidP="004328D8">
      <w:pPr>
        <w:rPr>
          <w:del w:id="415" w:author="Ben Fels" w:date="2024-12-21T13:45:00Z" w16du:dateUtc="2024-12-21T12:45:00Z"/>
          <w:moveTo w:id="416" w:author="Ben Fels" w:date="2024-12-21T12:01:00Z" w16du:dateUtc="2024-12-21T11:01:00Z"/>
        </w:rPr>
      </w:pPr>
      <w:moveTo w:id="417" w:author="Ben Fels" w:date="2024-12-21T12:01:00Z" w16du:dateUtc="2024-12-21T11:01:00Z">
        <w:del w:id="418" w:author="Ben Fels" w:date="2024-12-21T13:45:00Z" w16du:dateUtc="2024-12-21T12:45:00Z">
          <w:r w:rsidDel="00F07BB9">
            <w:delText xml:space="preserve">Der </w:delText>
          </w:r>
          <w:r w:rsidRPr="004E4CDE" w:rsidDel="00F07BB9">
            <w:delText>Argumentationsstruktur-Parser</w:delText>
          </w:r>
          <w:r w:rsidDel="00F07BB9">
            <w:delText xml:space="preserve"> ist eine Pipeline aus mehreren Schritten, weshalb sich Fehler am Anfang der Pipeline negativ auf die nachfolgenden Modelle / Schritte auswirkt. </w:delText>
          </w:r>
          <w:r w:rsidRPr="005F691C" w:rsidDel="00F07BB9">
            <w:rPr>
              <w:highlight w:val="magenta"/>
            </w:rPr>
            <w:fldChar w:fldCharType="begin"/>
          </w:r>
          <w:r w:rsidRPr="005F691C" w:rsidDel="00F07BB9">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Pr="005F691C" w:rsidDel="00F07BB9">
            <w:rPr>
              <w:highlight w:val="magenta"/>
            </w:rPr>
            <w:fldChar w:fldCharType="separate"/>
          </w:r>
          <w:r w:rsidRPr="005F691C" w:rsidDel="00F07BB9">
            <w:rPr>
              <w:rFonts w:cs="Arial"/>
              <w:highlight w:val="magenta"/>
              <w:rPrChange w:id="419" w:author="Ben Fels" w:date="2024-12-21T13:45:00Z" w16du:dateUtc="2024-12-21T12:45:00Z">
                <w:rPr>
                  <w:rFonts w:cs="Arial"/>
                </w:rPr>
              </w:rPrChange>
            </w:rPr>
            <w:delText>(Stab &amp; Gurevych, 2017b, S. 648–649)</w:delText>
          </w:r>
          <w:r w:rsidRPr="005F691C" w:rsidDel="00F07BB9">
            <w:rPr>
              <w:highlight w:val="magenta"/>
            </w:rPr>
            <w:fldChar w:fldCharType="end"/>
          </w:r>
        </w:del>
      </w:moveTo>
    </w:p>
    <w:p w14:paraId="6CF0B653" w14:textId="085CF962" w:rsidR="004328D8" w:rsidDel="00422C52" w:rsidRDefault="004328D8" w:rsidP="004328D8">
      <w:pPr>
        <w:rPr>
          <w:del w:id="420" w:author="Ben Fels" w:date="2024-12-21T13:48:00Z" w16du:dateUtc="2024-12-21T12:48:00Z"/>
          <w:moveTo w:id="421" w:author="Ben Fels" w:date="2024-12-21T12:01:00Z" w16du:dateUtc="2024-12-21T11:01:00Z"/>
        </w:rPr>
      </w:pPr>
      <w:moveTo w:id="422" w:author="Ben Fels" w:date="2024-12-21T12:01:00Z" w16du:dateUtc="2024-12-21T11:01:00Z">
        <w:del w:id="423" w:author="Ben Fels" w:date="2024-12-21T13:48:00Z" w16du:dateUtc="2024-12-21T12:48:00Z">
          <w:r w:rsidRPr="0029799E" w:rsidDel="00422C52">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22C52">
            <w:delText xml:space="preserve"> </w:delText>
          </w:r>
          <w:r w:rsidRPr="0095496D" w:rsidDel="00422C52">
            <w:rPr>
              <w:highlight w:val="magenta"/>
            </w:rPr>
            <w:fldChar w:fldCharType="begin"/>
          </w:r>
          <w:r w:rsidDel="00422C52">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95496D" w:rsidDel="00422C52">
            <w:rPr>
              <w:highlight w:val="magenta"/>
            </w:rPr>
            <w:fldChar w:fldCharType="separate"/>
          </w:r>
          <w:r w:rsidRPr="00893D7A" w:rsidDel="00422C52">
            <w:rPr>
              <w:rFonts w:cs="Arial"/>
              <w:highlight w:val="magenta"/>
            </w:rPr>
            <w:delText>(Stab &amp; Gurevych, 2014, S. 1501)</w:delText>
          </w:r>
          <w:r w:rsidRPr="0095496D" w:rsidDel="00422C52">
            <w:rPr>
              <w:highlight w:val="magenta"/>
            </w:rPr>
            <w:fldChar w:fldCharType="end"/>
          </w:r>
          <w:r w:rsidDel="00422C52">
            <w:delText xml:space="preserve"> </w:delText>
          </w:r>
        </w:del>
      </w:moveTo>
    </w:p>
    <w:p w14:paraId="0851F1C1" w14:textId="6184CB6C" w:rsidR="004328D8" w:rsidDel="00CE516B" w:rsidRDefault="004328D8">
      <w:pPr>
        <w:rPr>
          <w:del w:id="424" w:author="Ben Fels" w:date="2024-12-21T13:53:00Z" w16du:dateUtc="2024-12-21T12:53:00Z"/>
          <w:moveTo w:id="425" w:author="Ben Fels" w:date="2024-12-21T12:01:00Z" w16du:dateUtc="2024-12-21T11:01:00Z"/>
        </w:rPr>
        <w:pPrChange w:id="426" w:author="Ben Fels" w:date="2024-12-21T13:50:00Z" w16du:dateUtc="2024-12-21T12:50:00Z">
          <w:pPr>
            <w:pStyle w:val="Listenabsatz"/>
            <w:numPr>
              <w:numId w:val="37"/>
            </w:numPr>
            <w:ind w:left="1068" w:hanging="360"/>
          </w:pPr>
        </w:pPrChange>
      </w:pPr>
      <w:moveTo w:id="427" w:author="Ben Fels" w:date="2024-12-21T12:01:00Z" w16du:dateUtc="2024-12-21T11:01:00Z">
        <w:del w:id="428" w:author="Ben Fels" w:date="2024-12-21T13:53:00Z" w16du:dateUtc="2024-12-21T12:53:00Z">
          <w:r w:rsidDel="00CE516B">
            <w:delText xml:space="preserve">Anhand </w:delText>
          </w:r>
        </w:del>
        <w:del w:id="429" w:author="Ben Fels" w:date="2024-12-21T13:50:00Z" w16du:dateUtc="2024-12-21T12:50:00Z">
          <w:r w:rsidDel="00503AE4">
            <w:delText xml:space="preserve">dieser </w:delText>
          </w:r>
        </w:del>
        <w:del w:id="430" w:author="Ben Fels" w:date="2024-12-21T13:53:00Z" w16du:dateUtc="2024-12-21T12:53:00Z">
          <w:r w:rsidDel="00CE516B">
            <w:delText xml:space="preserve">Beziehungen können Argumentationsgraphen </w:delText>
          </w:r>
        </w:del>
        <w:del w:id="431" w:author="Ben Fels" w:date="2024-12-21T13:50:00Z" w16du:dateUtc="2024-12-21T12:50:00Z">
          <w:r w:rsidDel="00503AE4">
            <w:delText xml:space="preserve">gebaut </w:delText>
          </w:r>
        </w:del>
        <w:del w:id="432" w:author="Ben Fels" w:date="2024-12-21T13:53:00Z" w16du:dateUtc="2024-12-21T12:53:00Z">
          <w:r w:rsidDel="00CE516B">
            <w:delText xml:space="preserve">werden. </w:delText>
          </w:r>
        </w:del>
      </w:moveTo>
    </w:p>
    <w:p w14:paraId="14999ACE" w14:textId="61B1DF1A" w:rsidR="004328D8" w:rsidDel="00970549" w:rsidRDefault="004328D8" w:rsidP="004328D8">
      <w:pPr>
        <w:pStyle w:val="Listenabsatz"/>
        <w:numPr>
          <w:ilvl w:val="0"/>
          <w:numId w:val="21"/>
        </w:numPr>
        <w:rPr>
          <w:del w:id="433" w:author="Ben Fels" w:date="2024-12-21T12:14:00Z" w16du:dateUtc="2024-12-21T11:14:00Z"/>
          <w:moveTo w:id="434" w:author="Ben Fels" w:date="2024-12-21T12:01:00Z" w16du:dateUtc="2024-12-21T11:01:00Z"/>
        </w:rPr>
      </w:pPr>
      <w:moveTo w:id="435" w:author="Ben Fels" w:date="2024-12-21T12:01:00Z" w16du:dateUtc="2024-12-21T11:01:00Z">
        <w:del w:id="436" w:author="Ben Fels" w:date="2024-12-21T12:14:00Z" w16du:dateUtc="2024-12-21T11:14:00Z">
          <w:r w:rsidDel="00970549">
            <w:delText xml:space="preserve">Support </w:delText>
          </w:r>
          <w:r w:rsidRPr="00E91F66" w:rsidDel="00970549">
            <w:rPr>
              <w:highlight w:val="magenta"/>
            </w:rPr>
            <w:fldChar w:fldCharType="begin"/>
          </w:r>
          <w:r w:rsidDel="00970549">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Pr="00E91F66" w:rsidDel="00970549">
            <w:rPr>
              <w:highlight w:val="magenta"/>
            </w:rPr>
            <w:fldChar w:fldCharType="separate"/>
          </w:r>
          <w:r w:rsidRPr="00E91F66" w:rsidDel="00970549">
            <w:rPr>
              <w:rFonts w:cs="Arial"/>
              <w:highlight w:val="magenta"/>
            </w:rPr>
            <w:delText>(Peldszus &amp; Stede, 2013, S. 7)</w:delText>
          </w:r>
          <w:r w:rsidRPr="00E91F66" w:rsidDel="00970549">
            <w:rPr>
              <w:highlight w:val="magenta"/>
            </w:rPr>
            <w:fldChar w:fldCharType="end"/>
          </w:r>
          <w:r w:rsidDel="00970549">
            <w:delText xml:space="preserve">: Schlussfolgerungen können unterstützt werden, </w:delText>
          </w:r>
        </w:del>
        <w:del w:id="437" w:author="Ben Fels" w:date="2024-12-21T12:12:00Z" w16du:dateUtc="2024-12-21T11:12:00Z">
          <w:r w:rsidRPr="00133230" w:rsidDel="00DF5396">
            <w:rPr>
              <w:noProof/>
            </w:rPr>
            <w:drawing>
              <wp:inline distT="0" distB="0" distL="0" distR="0" wp14:anchorId="22D30C55" wp14:editId="21FBF8F5">
                <wp:extent cx="5579745" cy="1783080"/>
                <wp:effectExtent l="0" t="0" r="1905" b="7620"/>
                <wp:docPr id="998288143"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6"/>
                        <a:stretch>
                          <a:fillRect/>
                        </a:stretch>
                      </pic:blipFill>
                      <pic:spPr>
                        <a:xfrm>
                          <a:off x="0" y="0"/>
                          <a:ext cx="5579745" cy="1783080"/>
                        </a:xfrm>
                        <a:prstGeom prst="rect">
                          <a:avLst/>
                        </a:prstGeom>
                      </pic:spPr>
                    </pic:pic>
                  </a:graphicData>
                </a:graphic>
              </wp:inline>
            </w:drawing>
          </w:r>
        </w:del>
      </w:moveTo>
    </w:p>
    <w:p w14:paraId="63D48F53" w14:textId="78EF2B55" w:rsidR="004328D8" w:rsidDel="00970549" w:rsidRDefault="004328D8" w:rsidP="004328D8">
      <w:pPr>
        <w:pStyle w:val="Listenabsatz"/>
        <w:numPr>
          <w:ilvl w:val="1"/>
          <w:numId w:val="21"/>
        </w:numPr>
        <w:rPr>
          <w:del w:id="438" w:author="Ben Fels" w:date="2024-12-21T12:14:00Z" w16du:dateUtc="2024-12-21T11:14:00Z"/>
          <w:moveTo w:id="439" w:author="Ben Fels" w:date="2024-12-21T12:01:00Z" w16du:dateUtc="2024-12-21T11:01:00Z"/>
        </w:rPr>
      </w:pPr>
      <w:moveTo w:id="440" w:author="Ben Fels" w:date="2024-12-21T12:01:00Z" w16du:dateUtc="2024-12-21T11:01:00Z">
        <w:del w:id="441" w:author="Ben Fels" w:date="2024-12-21T12:14:00Z" w16du:dateUtc="2024-12-21T11:14:00Z">
          <w:r w:rsidDel="00970549">
            <w:delText>indem ein weiteres Argument aufgeführt wird (Kannst du mir weitere Argumente für die Schlussfolgerung geben?) (multiple Support)</w:delText>
          </w:r>
        </w:del>
      </w:moveTo>
    </w:p>
    <w:p w14:paraId="6C8B4FB9" w14:textId="36D88780" w:rsidR="004328D8" w:rsidDel="00970549" w:rsidRDefault="004328D8" w:rsidP="004328D8">
      <w:pPr>
        <w:pStyle w:val="Listenabsatz"/>
        <w:numPr>
          <w:ilvl w:val="1"/>
          <w:numId w:val="21"/>
        </w:numPr>
        <w:rPr>
          <w:del w:id="442" w:author="Ben Fels" w:date="2024-12-21T12:14:00Z" w16du:dateUtc="2024-12-21T11:14:00Z"/>
          <w:moveTo w:id="443" w:author="Ben Fels" w:date="2024-12-21T12:01:00Z" w16du:dateUtc="2024-12-21T11:01:00Z"/>
        </w:rPr>
      </w:pPr>
      <w:moveTo w:id="444" w:author="Ben Fels" w:date="2024-12-21T12:01:00Z" w16du:dateUtc="2024-12-21T11:01:00Z">
        <w:del w:id="445" w:author="Ben Fels" w:date="2024-12-21T12:14:00Z" w16du:dateUtc="2024-12-21T11:14:00Z">
          <w:r w:rsidDel="00970549">
            <w:delText>oder das bereits bestehende Argument weitereinwickelt/ergänzt wird (Warum sollte ich die Prämisse akzeptieren? (serial support)</w:delText>
          </w:r>
        </w:del>
      </w:moveTo>
    </w:p>
    <w:p w14:paraId="377E4D9D" w14:textId="79EFF0E9" w:rsidR="004328D8" w:rsidDel="00970549" w:rsidRDefault="004328D8" w:rsidP="004328D8">
      <w:pPr>
        <w:pStyle w:val="Listenabsatz"/>
        <w:numPr>
          <w:ilvl w:val="1"/>
          <w:numId w:val="21"/>
        </w:numPr>
        <w:rPr>
          <w:del w:id="446" w:author="Ben Fels" w:date="2024-12-21T12:14:00Z" w16du:dateUtc="2024-12-21T11:14:00Z"/>
          <w:moveTo w:id="447" w:author="Ben Fels" w:date="2024-12-21T12:01:00Z" w16du:dateUtc="2024-12-21T11:01:00Z"/>
        </w:rPr>
      </w:pPr>
      <w:moveTo w:id="448" w:author="Ben Fels" w:date="2024-12-21T12:01:00Z" w16du:dateUtc="2024-12-21T11:01:00Z">
        <w:del w:id="449" w:author="Ben Fels" w:date="2024-12-21T12:14:00Z" w16du:dateUtc="2024-12-21T11:14:00Z">
          <w:r w:rsidDel="00970549">
            <w:delText>Eine Spezialform ist die Nennung von Beispielen (Kannst du mir ein Beispiel nennen ?) (example support)</w:delText>
          </w:r>
        </w:del>
      </w:moveTo>
    </w:p>
    <w:p w14:paraId="03745EF9" w14:textId="3A528AD4" w:rsidR="004328D8" w:rsidDel="00970549" w:rsidRDefault="004328D8" w:rsidP="004328D8">
      <w:pPr>
        <w:pStyle w:val="Listenabsatz"/>
        <w:numPr>
          <w:ilvl w:val="0"/>
          <w:numId w:val="21"/>
        </w:numPr>
        <w:rPr>
          <w:del w:id="450" w:author="Ben Fels" w:date="2024-12-21T12:14:00Z" w16du:dateUtc="2024-12-21T11:14:00Z"/>
          <w:moveTo w:id="451" w:author="Ben Fels" w:date="2024-12-21T12:01:00Z" w16du:dateUtc="2024-12-21T11:01:00Z"/>
        </w:rPr>
      </w:pPr>
      <w:moveTo w:id="452" w:author="Ben Fels" w:date="2024-12-21T12:01:00Z" w16du:dateUtc="2024-12-21T11:01:00Z">
        <w:del w:id="453" w:author="Ben Fels" w:date="2024-12-21T12:14:00Z" w16du:dateUtc="2024-12-21T11:14:00Z">
          <w:r w:rsidDel="00970549">
            <w:delText xml:space="preserve">Attack </w:delText>
          </w:r>
          <w:r w:rsidRPr="00480A26" w:rsidDel="00970549">
            <w:rPr>
              <w:highlight w:val="magenta"/>
            </w:rPr>
            <w:fldChar w:fldCharType="begin"/>
          </w:r>
          <w:r w:rsidDel="00970549">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Pr="00480A26" w:rsidDel="00970549">
            <w:rPr>
              <w:highlight w:val="magenta"/>
            </w:rPr>
            <w:fldChar w:fldCharType="separate"/>
          </w:r>
          <w:r w:rsidRPr="00480A26" w:rsidDel="00970549">
            <w:rPr>
              <w:rFonts w:cs="Arial"/>
              <w:highlight w:val="magenta"/>
            </w:rPr>
            <w:delText>(Peldszus &amp; Stede, 2013, S. 8–10)</w:delText>
          </w:r>
          <w:r w:rsidRPr="00480A26" w:rsidDel="00970549">
            <w:rPr>
              <w:highlight w:val="magenta"/>
            </w:rPr>
            <w:fldChar w:fldCharType="end"/>
          </w:r>
          <w:r w:rsidDel="00970549">
            <w:delText xml:space="preserve">: </w:delText>
          </w:r>
          <w:r w:rsidRPr="00122802" w:rsidDel="00970549">
            <w:rPr>
              <w:noProof/>
            </w:rPr>
            <w:drawing>
              <wp:inline distT="0" distB="0" distL="0" distR="0" wp14:anchorId="595CC4A1" wp14:editId="56F03C0A">
                <wp:extent cx="5579745" cy="1734185"/>
                <wp:effectExtent l="0" t="0" r="1905" b="0"/>
                <wp:docPr id="1637182646"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7"/>
                        <a:stretch>
                          <a:fillRect/>
                        </a:stretch>
                      </pic:blipFill>
                      <pic:spPr>
                        <a:xfrm>
                          <a:off x="0" y="0"/>
                          <a:ext cx="5579745" cy="1734185"/>
                        </a:xfrm>
                        <a:prstGeom prst="rect">
                          <a:avLst/>
                        </a:prstGeom>
                      </pic:spPr>
                    </pic:pic>
                  </a:graphicData>
                </a:graphic>
              </wp:inline>
            </w:drawing>
          </w:r>
        </w:del>
      </w:moveTo>
    </w:p>
    <w:p w14:paraId="226C2F41" w14:textId="0D637F66" w:rsidR="004328D8" w:rsidDel="00970549" w:rsidRDefault="004328D8">
      <w:pPr>
        <w:rPr>
          <w:del w:id="454" w:author="Ben Fels" w:date="2024-12-21T12:14:00Z" w16du:dateUtc="2024-12-21T11:14:00Z"/>
          <w:moveTo w:id="455" w:author="Ben Fels" w:date="2024-12-21T12:01:00Z" w16du:dateUtc="2024-12-21T11:01:00Z"/>
        </w:rPr>
        <w:pPrChange w:id="456" w:author="Ben Fels" w:date="2024-12-21T12:14:00Z" w16du:dateUtc="2024-12-21T11:14:00Z">
          <w:pPr>
            <w:pStyle w:val="Listenabsatz"/>
            <w:numPr>
              <w:ilvl w:val="1"/>
              <w:numId w:val="21"/>
            </w:numPr>
            <w:ind w:left="1440" w:hanging="360"/>
          </w:pPr>
        </w:pPrChange>
      </w:pPr>
      <w:moveTo w:id="457" w:author="Ben Fels" w:date="2024-12-21T12:01:00Z" w16du:dateUtc="2024-12-21T11:01:00Z">
        <w:del w:id="458" w:author="Ben Fels" w:date="2024-12-21T12:14:00Z" w16du:dateUtc="2024-12-21T11:14:00Z">
          <w:r w:rsidDel="00970549">
            <w:delText>Argument gegen die Schlussfolgerung (Was macht dich so sicher in deiner Behauptung, in Anbetracht des Gegenarguments?) (rebut conclusion)</w:delText>
          </w:r>
        </w:del>
      </w:moveTo>
    </w:p>
    <w:p w14:paraId="2B5D9E51" w14:textId="4B4A8D22" w:rsidR="004328D8" w:rsidRPr="0080624D" w:rsidDel="00970549" w:rsidRDefault="004328D8">
      <w:pPr>
        <w:rPr>
          <w:del w:id="459" w:author="Ben Fels" w:date="2024-12-21T12:14:00Z" w16du:dateUtc="2024-12-21T11:14:00Z"/>
          <w:moveTo w:id="460" w:author="Ben Fels" w:date="2024-12-21T12:01:00Z" w16du:dateUtc="2024-12-21T11:01:00Z"/>
          <w:b/>
        </w:rPr>
        <w:pPrChange w:id="461" w:author="Ben Fels" w:date="2024-12-21T12:14:00Z" w16du:dateUtc="2024-12-21T11:14:00Z">
          <w:pPr>
            <w:pStyle w:val="Listenabsatz"/>
            <w:numPr>
              <w:ilvl w:val="1"/>
              <w:numId w:val="21"/>
            </w:numPr>
            <w:ind w:left="1440" w:hanging="360"/>
          </w:pPr>
        </w:pPrChange>
      </w:pPr>
      <w:moveTo w:id="462" w:author="Ben Fels" w:date="2024-12-21T12:01:00Z" w16du:dateUtc="2024-12-21T11:01:00Z">
        <w:del w:id="463" w:author="Ben Fels" w:date="2024-12-21T12:14:00Z" w16du:dateUtc="2024-12-21T11:14:00Z">
          <w:r w:rsidDel="00970549">
            <w:delText>Stichhaltigkeit des gegebenen Arguments angreifen, indem man die Prämisse angreift. Ob die angegriffene Behauptung als Prämisse oder Schlussfolgerung dient ist für die Widerlegung unerheblich.</w:delText>
          </w:r>
        </w:del>
      </w:moveTo>
    </w:p>
    <w:p w14:paraId="418F4AC3" w14:textId="255F28C0" w:rsidR="004328D8" w:rsidRPr="00ED7173" w:rsidDel="00970549" w:rsidRDefault="004328D8">
      <w:pPr>
        <w:rPr>
          <w:del w:id="464" w:author="Ben Fels" w:date="2024-12-21T12:14:00Z" w16du:dateUtc="2024-12-21T11:14:00Z"/>
          <w:moveTo w:id="465" w:author="Ben Fels" w:date="2024-12-21T12:01:00Z" w16du:dateUtc="2024-12-21T11:01:00Z"/>
          <w:b/>
        </w:rPr>
        <w:pPrChange w:id="466" w:author="Ben Fels" w:date="2024-12-21T12:14:00Z" w16du:dateUtc="2024-12-21T11:14:00Z">
          <w:pPr>
            <w:pStyle w:val="Listenabsatz"/>
            <w:numPr>
              <w:numId w:val="21"/>
            </w:numPr>
            <w:ind w:hanging="360"/>
          </w:pPr>
        </w:pPrChange>
      </w:pPr>
      <w:moveTo w:id="467" w:author="Ben Fels" w:date="2024-12-21T12:01:00Z" w16du:dateUtc="2024-12-21T11:01:00Z">
        <w:del w:id="468" w:author="Ben Fels" w:date="2024-12-21T12:14:00Z" w16du:dateUtc="2024-12-21T11:14:00Z">
          <w:r w:rsidRPr="00ED7173" w:rsidDel="00970549">
            <w:delText xml:space="preserve">Counter-Attack </w:delText>
          </w:r>
          <w:r w:rsidRPr="00013F2A" w:rsidDel="00970549">
            <w:rPr>
              <w:highlight w:val="magenta"/>
            </w:rPr>
            <w:fldChar w:fldCharType="begin"/>
          </w:r>
          <w:r w:rsidDel="00970549">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Pr="00013F2A" w:rsidDel="00970549">
            <w:rPr>
              <w:highlight w:val="magenta"/>
            </w:rPr>
            <w:fldChar w:fldCharType="separate"/>
          </w:r>
          <w:r w:rsidRPr="00ED7173" w:rsidDel="00970549">
            <w:rPr>
              <w:rFonts w:cs="Arial"/>
              <w:highlight w:val="magenta"/>
            </w:rPr>
            <w:delText>(Peldszus &amp; Stede, 2013, S. 10–11)</w:delText>
          </w:r>
          <w:r w:rsidRPr="00013F2A" w:rsidDel="00970549">
            <w:rPr>
              <w:highlight w:val="magenta"/>
            </w:rPr>
            <w:fldChar w:fldCharType="end"/>
          </w:r>
          <w:r w:rsidRPr="00ED7173" w:rsidDel="00970549">
            <w:delText xml:space="preserve">: Als Möglichkeit des Befürworters auf die Attacken des </w:delText>
          </w:r>
          <w:r w:rsidDel="00970549">
            <w:delText>Angreifers zu reagieren. M.E. ist das nur eine Verschachtelung von Attacken. Für die Untersuchung sollte eine einfache Unterscheidung in Support/Attack ausreichend sein.</w:delText>
          </w:r>
          <w:r w:rsidRPr="00A42756" w:rsidDel="00970549">
            <w:rPr>
              <w:noProof/>
            </w:rPr>
            <w:drawing>
              <wp:inline distT="0" distB="0" distL="0" distR="0" wp14:anchorId="593C2685" wp14:editId="739EA2D1">
                <wp:extent cx="5579745" cy="2070735"/>
                <wp:effectExtent l="0" t="0" r="1905" b="5715"/>
                <wp:docPr id="549658363"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8"/>
                        <a:stretch>
                          <a:fillRect/>
                        </a:stretch>
                      </pic:blipFill>
                      <pic:spPr>
                        <a:xfrm>
                          <a:off x="0" y="0"/>
                          <a:ext cx="5579745" cy="2070735"/>
                        </a:xfrm>
                        <a:prstGeom prst="rect">
                          <a:avLst/>
                        </a:prstGeom>
                      </pic:spPr>
                    </pic:pic>
                  </a:graphicData>
                </a:graphic>
              </wp:inline>
            </w:drawing>
          </w:r>
        </w:del>
      </w:moveTo>
    </w:p>
    <w:p w14:paraId="1F4F6C22" w14:textId="3DCCA109" w:rsidR="004328D8" w:rsidRPr="00677D4D" w:rsidDel="00A90974" w:rsidRDefault="004328D8" w:rsidP="004328D8">
      <w:pPr>
        <w:rPr>
          <w:del w:id="469" w:author="Ben Fels" w:date="2024-12-21T12:15:00Z" w16du:dateUtc="2024-12-21T11:15:00Z"/>
          <w:moveTo w:id="470" w:author="Ben Fels" w:date="2024-12-21T12:01:00Z" w16du:dateUtc="2024-12-21T11:01:00Z"/>
        </w:rPr>
      </w:pPr>
      <w:moveTo w:id="471" w:author="Ben Fels" w:date="2024-12-21T12:01:00Z" w16du:dateUtc="2024-12-21T11:01:00Z">
        <w:del w:id="472" w:author="Ben Fels" w:date="2024-12-21T12:15:00Z" w16du:dateUtc="2024-12-21T11:15:00Z">
          <w:r w:rsidRPr="00677D4D" w:rsidDel="00A90974">
            <w:delText xml:space="preserve">Extraktion der Argument Komponenten als </w:delText>
          </w:r>
          <w:r w:rsidRPr="00677D4D" w:rsidDel="00A90974">
            <w:rPr>
              <w:highlight w:val="darkGray"/>
            </w:rPr>
            <w:delText>sequence labeling task?</w:delText>
          </w:r>
          <w:r w:rsidRPr="00677D4D" w:rsidDel="00A90974">
            <w:delText xml:space="preserve"> </w:delText>
          </w:r>
          <w:r w:rsidRPr="0062282A" w:rsidDel="00A90974">
            <w:rPr>
              <w:highlight w:val="magenta"/>
            </w:rPr>
            <w:fldChar w:fldCharType="begin"/>
          </w:r>
          <w:r w:rsidRPr="00677D4D" w:rsidDel="00A90974">
            <w:rPr>
              <w:highlight w:val="magenta"/>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Pr="0062282A" w:rsidDel="00A90974">
            <w:rPr>
              <w:highlight w:val="magenta"/>
            </w:rPr>
            <w:fldChar w:fldCharType="separate"/>
          </w:r>
          <w:r w:rsidRPr="00677D4D" w:rsidDel="00A90974">
            <w:rPr>
              <w:rFonts w:cs="Arial"/>
              <w:highlight w:val="magenta"/>
            </w:rPr>
            <w:delText>(2282 Cheng et al., 2022)</w:delText>
          </w:r>
          <w:r w:rsidRPr="0062282A" w:rsidDel="00A90974">
            <w:rPr>
              <w:highlight w:val="magenta"/>
            </w:rPr>
            <w:fldChar w:fldCharType="end"/>
          </w:r>
          <w:r w:rsidRPr="00677D4D" w:rsidDel="00A90974">
            <w:delText xml:space="preserve">. Auch </w:delText>
          </w:r>
          <w:r w:rsidRPr="002803D0" w:rsidDel="00A90974">
            <w:rPr>
              <w:highlight w:val="magenta"/>
              <w:lang w:val="en-US"/>
            </w:rPr>
            <w:fldChar w:fldCharType="begin"/>
          </w:r>
          <w:r w:rsidRPr="00677D4D" w:rsidDel="00A90974">
            <w:rPr>
              <w:highlight w:val="magenta"/>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A90974">
            <w:rPr>
              <w:highlight w:val="magenta"/>
              <w:lang w:val="en-US"/>
            </w:rPr>
            <w:fldChar w:fldCharType="separate"/>
          </w:r>
          <w:r w:rsidRPr="00677D4D" w:rsidDel="00A90974">
            <w:rPr>
              <w:rFonts w:cs="Arial"/>
              <w:highlight w:val="magenta"/>
            </w:rPr>
            <w:delText>(Stab &amp; Gurevych, 2017b, S. 636)</w:delText>
          </w:r>
          <w:r w:rsidRPr="002803D0" w:rsidDel="00A90974">
            <w:rPr>
              <w:highlight w:val="magenta"/>
              <w:lang w:val="en-US"/>
            </w:rPr>
            <w:fldChar w:fldCharType="end"/>
          </w:r>
          <w:r w:rsidRPr="00677D4D" w:rsidDel="00A90974">
            <w:delText xml:space="preserve"> und </w:delText>
          </w:r>
          <w:r w:rsidRPr="00756AB6" w:rsidDel="00A90974">
            <w:rPr>
              <w:highlight w:val="magenta"/>
            </w:rPr>
            <w:fldChar w:fldCharType="begin"/>
          </w:r>
          <w:r w:rsidRPr="00677D4D" w:rsidDel="00A90974">
            <w:rPr>
              <w:highlight w:val="magenta"/>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756AB6" w:rsidDel="00A90974">
            <w:rPr>
              <w:highlight w:val="magenta"/>
            </w:rPr>
            <w:fldChar w:fldCharType="separate"/>
          </w:r>
          <w:r w:rsidRPr="00677D4D" w:rsidDel="00A90974">
            <w:rPr>
              <w:rFonts w:cs="Arial"/>
              <w:highlight w:val="magenta"/>
            </w:rPr>
            <w:delText>(Yeginbergen et al., 2024, S. 11688)</w:delText>
          </w:r>
          <w:r w:rsidRPr="00756AB6" w:rsidDel="00A90974">
            <w:rPr>
              <w:highlight w:val="magenta"/>
            </w:rPr>
            <w:fldChar w:fldCharType="end"/>
          </w:r>
          <w:r w:rsidRPr="00677D4D" w:rsidDel="00A90974">
            <w:delText xml:space="preserve"> bezeichnen Argument Mining als eine Sequenzetikettierungsaufgabe (sequence-labeling task).</w:delText>
          </w:r>
        </w:del>
      </w:moveTo>
    </w:p>
    <w:p w14:paraId="44F40A4D" w14:textId="43C2E34A" w:rsidR="004328D8" w:rsidRPr="00677D4D" w:rsidDel="00A90974" w:rsidRDefault="004328D8" w:rsidP="004328D8">
      <w:pPr>
        <w:rPr>
          <w:del w:id="473" w:author="Ben Fels" w:date="2024-12-21T12:15:00Z" w16du:dateUtc="2024-12-21T11:15:00Z"/>
          <w:moveTo w:id="474" w:author="Ben Fels" w:date="2024-12-21T12:01:00Z" w16du:dateUtc="2024-12-21T11:01:00Z"/>
        </w:rPr>
      </w:pPr>
      <w:moveTo w:id="475" w:author="Ben Fels" w:date="2024-12-21T12:01:00Z" w16du:dateUtc="2024-12-21T11:01:00Z">
        <w:del w:id="476" w:author="Ben Fels" w:date="2024-12-21T12:15:00Z" w16du:dateUtc="2024-12-21T11:15:00Z">
          <w:r w:rsidRPr="00677D4D" w:rsidDel="00A90974">
            <w:delText>POS-Tagging und NER sind auch sequence labeling tasks</w:delText>
          </w:r>
        </w:del>
      </w:moveTo>
    </w:p>
    <w:p w14:paraId="613BFD6B" w14:textId="70E3500C" w:rsidR="004328D8" w:rsidRPr="00677D4D" w:rsidDel="005E3FBE" w:rsidRDefault="004328D8" w:rsidP="004328D8">
      <w:pPr>
        <w:rPr>
          <w:del w:id="477" w:author="Ben Fels" w:date="2024-12-21T14:13:00Z" w16du:dateUtc="2024-12-21T13:13:00Z"/>
          <w:moveTo w:id="478" w:author="Ben Fels" w:date="2024-12-21T12:01:00Z" w16du:dateUtc="2024-12-21T11:01:00Z"/>
        </w:rPr>
      </w:pPr>
      <w:moveTo w:id="479" w:author="Ben Fels" w:date="2024-12-21T12:01:00Z" w16du:dateUtc="2024-12-21T11:01:00Z">
        <w:del w:id="480" w:author="Ben Fels" w:date="2024-12-21T14:13:00Z" w16du:dateUtc="2024-12-21T13:13:00Z">
          <w:r w:rsidRPr="00677D4D" w:rsidDel="005E3FBE">
            <w:delText>Die größte Herausforderung ist die Identifikation der zentralen These des Textes, da die anderen Analyseschritte (support, attack) darauf basieren.</w:delText>
          </w:r>
          <w:r w:rsidRPr="003771D8" w:rsidDel="005E3FBE">
            <w:rPr>
              <w:highlight w:val="magenta"/>
            </w:rPr>
            <w:fldChar w:fldCharType="begin"/>
          </w:r>
          <w:r w:rsidRPr="00677D4D" w:rsidDel="005E3FBE">
            <w:rPr>
              <w:highlight w:val="magenta"/>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Pr="003771D8" w:rsidDel="005E3FBE">
            <w:rPr>
              <w:highlight w:val="magenta"/>
            </w:rPr>
            <w:fldChar w:fldCharType="separate"/>
          </w:r>
          <w:r w:rsidRPr="00677D4D" w:rsidDel="005E3FBE">
            <w:rPr>
              <w:rFonts w:cs="Arial"/>
              <w:highlight w:val="magenta"/>
            </w:rPr>
            <w:delText>(Peldszus &amp; Stede, 2013, S. 27)</w:delText>
          </w:r>
          <w:r w:rsidRPr="003771D8" w:rsidDel="005E3FBE">
            <w:rPr>
              <w:highlight w:val="magenta"/>
            </w:rPr>
            <w:fldChar w:fldCharType="end"/>
          </w:r>
          <w:r w:rsidRPr="00677D4D" w:rsidDel="005E3FBE">
            <w:delText xml:space="preserve">. Nach </w:delText>
          </w:r>
          <w:r w:rsidRPr="00677D4D" w:rsidDel="005E3FBE">
            <w:rPr>
              <w:rFonts w:cs="Arial"/>
              <w:highlight w:val="magenta"/>
            </w:rPr>
            <w:delText xml:space="preserve">Peldszus &amp; Stede </w:delText>
          </w:r>
          <w:r w:rsidRPr="00E46632" w:rsidDel="005E3FBE">
            <w:rPr>
              <w:rFonts w:cs="Arial"/>
              <w:highlight w:val="magenta"/>
            </w:rPr>
            <w:fldChar w:fldCharType="begin"/>
          </w:r>
          <w:r w:rsidRPr="00677D4D" w:rsidDel="005E3FBE">
            <w:rPr>
              <w:rFonts w:cs="Arial"/>
              <w:highlight w:val="magenta"/>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Pr="00E46632" w:rsidDel="005E3FBE">
            <w:rPr>
              <w:rFonts w:cs="Arial"/>
              <w:highlight w:val="magenta"/>
            </w:rPr>
            <w:fldChar w:fldCharType="separate"/>
          </w:r>
          <w:r w:rsidRPr="00677D4D" w:rsidDel="005E3FBE">
            <w:rPr>
              <w:rFonts w:cs="Arial"/>
              <w:highlight w:val="magenta"/>
            </w:rPr>
            <w:delText>(2013)</w:delText>
          </w:r>
          <w:r w:rsidRPr="00E46632" w:rsidDel="005E3FBE">
            <w:rPr>
              <w:rFonts w:cs="Arial"/>
              <w:highlight w:val="magenta"/>
            </w:rPr>
            <w:fldChar w:fldCharType="end"/>
          </w:r>
          <w:r w:rsidRPr="00677D4D" w:rsidDel="005E3FBE">
            <w:rPr>
              <w:rFonts w:cs="Arial"/>
            </w:rPr>
            <w:delText xml:space="preserve"> unterscheidet sich d</w:delText>
          </w:r>
          <w:r w:rsidRPr="00677D4D" w:rsidDel="005E3FBE">
            <w:delText>ie Schwierigkeit zwischen den Genres, weshalb ein Trainingskorpus mit unterschiedlichen Genres angestrebt werden sollte</w:delText>
          </w:r>
        </w:del>
      </w:moveTo>
    </w:p>
    <w:p w14:paraId="25A1596F" w14:textId="42FA5AF2" w:rsidR="004328D8" w:rsidRPr="00F84302" w:rsidDel="002F0878" w:rsidRDefault="004328D8">
      <w:pPr>
        <w:rPr>
          <w:del w:id="481" w:author="Ben Fels" w:date="2024-12-21T12:16:00Z" w16du:dateUtc="2024-12-21T11:16:00Z"/>
          <w:moveTo w:id="482" w:author="Ben Fels" w:date="2024-12-21T12:01:00Z" w16du:dateUtc="2024-12-21T11:01:00Z"/>
        </w:rPr>
      </w:pPr>
      <w:moveTo w:id="483" w:author="Ben Fels" w:date="2024-12-21T12:01:00Z" w16du:dateUtc="2024-12-21T11:01:00Z">
        <w:del w:id="484" w:author="Ben Fels" w:date="2024-12-21T12:16:00Z" w16du:dateUtc="2024-12-21T11:16:00Z">
          <w:r w:rsidRPr="008B4CC4" w:rsidDel="002F0878">
            <w:delText>Bei</w:delText>
          </w:r>
          <w:r w:rsidRPr="00A0667F" w:rsidDel="002F0878">
            <w:rPr>
              <w:b/>
            </w:rPr>
            <w:delText xml:space="preserve"> </w:delText>
          </w:r>
          <w:r w:rsidRPr="0062282A" w:rsidDel="002F0878">
            <w:rPr>
              <w:highlight w:val="magenta"/>
            </w:rPr>
            <w:fldChar w:fldCharType="begin"/>
          </w:r>
          <w:r w:rsidDel="002F087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2F0878">
            <w:rPr>
              <w:highlight w:val="magenta"/>
            </w:rPr>
            <w:fldChar w:fldCharType="separate"/>
          </w:r>
          <w:r w:rsidRPr="0062282A" w:rsidDel="002F0878">
            <w:rPr>
              <w:rFonts w:cs="Arial"/>
              <w:highlight w:val="magenta"/>
            </w:rPr>
            <w:delText>(Cheng et al., 2022)</w:delText>
          </w:r>
          <w:r w:rsidRPr="0062282A" w:rsidDel="002F0878">
            <w:rPr>
              <w:highlight w:val="magenta"/>
            </w:rPr>
            <w:fldChar w:fldCharType="end"/>
          </w:r>
          <w:r w:rsidDel="002F0878">
            <w:delText xml:space="preserve"> handelt es sich um ein Arbeitspapier! Dabei wird ein Klassifikationsmodell basierend auf den vortrainierten Modellen BERT und RoBERTa trainiert. Sie unterschieden in drei Hauptaufgaben und zwei weiterführende Aufgaben. </w:delText>
          </w:r>
          <w:r w:rsidRPr="00E02FED" w:rsidDel="002F0878">
            <w:delText xml:space="preserve">Die Hauptaufgaben sind Claim extraction, Stance Classification und Evidence extraction. </w:delText>
          </w:r>
          <w:r w:rsidDel="002F0878">
            <w:delText xml:space="preserve">Claim extraction ist die automatische Extraktion von Behauptungen aus einem Text </w:delText>
          </w:r>
          <w:r w:rsidRPr="0062282A" w:rsidDel="002F0878">
            <w:rPr>
              <w:highlight w:val="magenta"/>
            </w:rPr>
            <w:fldChar w:fldCharType="begin"/>
          </w:r>
          <w:r w:rsidDel="002F087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Bei </w:delText>
          </w:r>
          <w:r w:rsidRPr="00E84D2E" w:rsidDel="002F0878">
            <w:delText>Stance classification</w:delText>
          </w:r>
          <w:r w:rsidDel="002F0878">
            <w:delText xml:space="preserve"> ist </w:delText>
          </w:r>
          <w:r w:rsidRPr="00E84D2E" w:rsidDel="002F0878">
            <w:delText xml:space="preserve">für jede Behauptung </w:delText>
          </w:r>
          <w:r w:rsidDel="002F0878">
            <w:delText xml:space="preserve">zu </w:delText>
          </w:r>
          <w:r w:rsidRPr="00E84D2E" w:rsidDel="002F0878">
            <w:delText>bestimmen, ob sie das Thema unterstützt oder bestreitet.</w:delText>
          </w:r>
          <w:r w:rsidDel="002F0878">
            <w:delText xml:space="preserve"> </w:delText>
          </w:r>
          <w:r w:rsidRPr="0062282A" w:rsidDel="002F0878">
            <w:rPr>
              <w:highlight w:val="magenta"/>
            </w:rPr>
            <w:fldChar w:fldCharType="begin"/>
          </w:r>
          <w:r w:rsidDel="002F087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w:delText>
          </w:r>
          <w:r w:rsidRPr="00F84302" w:rsidDel="002F0878">
            <w:delText xml:space="preserve">Evidence Extraction: Extraktion der Beweise </w:delText>
          </w:r>
          <w:r w:rsidRPr="0062282A" w:rsidDel="002F0878">
            <w:rPr>
              <w:highlight w:val="magenta"/>
            </w:rPr>
            <w:fldChar w:fldCharType="begin"/>
          </w:r>
          <w:r w:rsidDel="002F087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Die weiterführenden Aufgaben sind </w:delText>
          </w:r>
          <w:r w:rsidRPr="00F84302" w:rsidDel="002F0878">
            <w:delText xml:space="preserve">Claim extraction with stance classification – CESC: Behauptungen extrahieren und die Haltung zum Thema bestimmen </w:delText>
          </w:r>
          <w:r w:rsidRPr="00523284" w:rsidDel="002F0878">
            <w:rPr>
              <w:highlight w:val="magenta"/>
            </w:rPr>
            <w:delText>(Cheng et al., 2022, S. 2281)</w:delText>
          </w:r>
          <w:r w:rsidDel="002F0878">
            <w:delText xml:space="preserve"> und </w:delText>
          </w:r>
          <w:r w:rsidRPr="003A2571" w:rsidDel="002F0878">
            <w:delText xml:space="preserve">Claim-evidence pair extraction – CEPE: Behauptungen mit dazugehörigen Beweisen extrahieren. </w:delText>
          </w:r>
          <w:r w:rsidRPr="003A2571" w:rsidDel="002F0878">
            <w:rPr>
              <w:highlight w:val="magenta"/>
            </w:rPr>
            <w:delText>(Cheng et al., 2022, S. 2281)</w:delText>
          </w:r>
          <w:r w:rsidRPr="003A2571" w:rsidDel="002F0878">
            <w:delText>.</w:delText>
          </w:r>
        </w:del>
      </w:moveTo>
    </w:p>
    <w:p w14:paraId="39F0C1F4" w14:textId="1119FB93" w:rsidR="004328D8" w:rsidRPr="00264D07" w:rsidDel="002F0878" w:rsidRDefault="004328D8">
      <w:pPr>
        <w:rPr>
          <w:del w:id="485" w:author="Ben Fels" w:date="2024-12-21T12:16:00Z" w16du:dateUtc="2024-12-21T11:16:00Z"/>
          <w:moveTo w:id="486" w:author="Ben Fels" w:date="2024-12-21T12:01:00Z" w16du:dateUtc="2024-12-21T11:01:00Z"/>
        </w:rPr>
      </w:pPr>
      <w:moveTo w:id="487" w:author="Ben Fels" w:date="2024-12-21T12:01:00Z" w16du:dateUtc="2024-12-21T11:01:00Z">
        <w:del w:id="488" w:author="Ben Fels" w:date="2024-12-21T12:16:00Z" w16du:dateUtc="2024-12-21T11:16:00Z">
          <w:r w:rsidRPr="00264D07" w:rsidDel="002F0878">
            <w:delText xml:space="preserve">Argument Mining Aufgaben nach </w:delText>
          </w:r>
          <w:r w:rsidRPr="00307FE2" w:rsidDel="002F0878">
            <w:rPr>
              <w:highlight w:val="magenta"/>
              <w:lang w:val="en-US"/>
            </w:rPr>
            <w:fldChar w:fldCharType="begin"/>
          </w:r>
          <w:r w:rsidDel="002F087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2F0878">
            <w:rPr>
              <w:highlight w:val="magenta"/>
              <w:lang w:val="en-US"/>
            </w:rPr>
            <w:fldChar w:fldCharType="separate"/>
          </w:r>
          <w:r w:rsidRPr="00307FE2" w:rsidDel="002F0878">
            <w:rPr>
              <w:rFonts w:cs="Arial"/>
              <w:highlight w:val="magenta"/>
            </w:rPr>
            <w:delText>(Cheng et al., 2022, S. 2277–2288)</w:delText>
          </w:r>
          <w:r w:rsidRPr="00307FE2" w:rsidDel="002F0878">
            <w:rPr>
              <w:highlight w:val="magenta"/>
              <w:lang w:val="en-US"/>
            </w:rPr>
            <w:fldChar w:fldCharType="end"/>
          </w:r>
        </w:del>
      </w:moveTo>
    </w:p>
    <w:p w14:paraId="644D842E" w14:textId="66662962" w:rsidR="004328D8" w:rsidRPr="00AD5E49" w:rsidDel="002F0878" w:rsidRDefault="004328D8">
      <w:pPr>
        <w:rPr>
          <w:del w:id="489" w:author="Ben Fels" w:date="2024-12-21T12:16:00Z" w16du:dateUtc="2024-12-21T11:16:00Z"/>
          <w:moveTo w:id="490" w:author="Ben Fels" w:date="2024-12-21T12:01:00Z" w16du:dateUtc="2024-12-21T11:01:00Z"/>
          <w:rPrChange w:id="491" w:author="Ben Fels" w:date="2024-12-21T13:57:00Z" w16du:dateUtc="2024-12-21T12:57:00Z">
            <w:rPr>
              <w:del w:id="492" w:author="Ben Fels" w:date="2024-12-21T12:16:00Z" w16du:dateUtc="2024-12-21T11:16:00Z"/>
              <w:moveTo w:id="493" w:author="Ben Fels" w:date="2024-12-21T12:01:00Z" w16du:dateUtc="2024-12-21T11:01:00Z"/>
              <w:lang w:val="en-US"/>
            </w:rPr>
          </w:rPrChange>
        </w:rPr>
        <w:pPrChange w:id="494" w:author="Ben Fels" w:date="2024-12-21T12:16:00Z" w16du:dateUtc="2024-12-21T11:16:00Z">
          <w:pPr>
            <w:pStyle w:val="Listenabsatz"/>
            <w:numPr>
              <w:numId w:val="21"/>
            </w:numPr>
            <w:ind w:hanging="360"/>
          </w:pPr>
        </w:pPrChange>
      </w:pPr>
      <w:moveTo w:id="495" w:author="Ben Fels" w:date="2024-12-21T12:01:00Z" w16du:dateUtc="2024-12-21T11:01:00Z">
        <w:del w:id="496" w:author="Ben Fels" w:date="2024-12-21T12:16:00Z" w16du:dateUtc="2024-12-21T11:16:00Z">
          <w:r w:rsidRPr="00AD5E49" w:rsidDel="002F0878">
            <w:rPr>
              <w:rPrChange w:id="497" w:author="Ben Fels" w:date="2024-12-21T13:57:00Z" w16du:dateUtc="2024-12-21T12:57:00Z">
                <w:rPr>
                  <w:lang w:val="en-US"/>
                </w:rPr>
              </w:rPrChange>
            </w:rPr>
            <w:delText xml:space="preserve">Context dependent claim detection – CDCD </w:delText>
          </w:r>
        </w:del>
      </w:moveTo>
    </w:p>
    <w:p w14:paraId="0CD4D10D" w14:textId="3F13627B" w:rsidR="004328D8" w:rsidRPr="00AD5E49" w:rsidDel="002F0878" w:rsidRDefault="004328D8">
      <w:pPr>
        <w:rPr>
          <w:del w:id="498" w:author="Ben Fels" w:date="2024-12-21T12:16:00Z" w16du:dateUtc="2024-12-21T11:16:00Z"/>
          <w:moveTo w:id="499" w:author="Ben Fels" w:date="2024-12-21T12:01:00Z" w16du:dateUtc="2024-12-21T11:01:00Z"/>
          <w:rPrChange w:id="500" w:author="Ben Fels" w:date="2024-12-21T13:57:00Z" w16du:dateUtc="2024-12-21T12:57:00Z">
            <w:rPr>
              <w:del w:id="501" w:author="Ben Fels" w:date="2024-12-21T12:16:00Z" w16du:dateUtc="2024-12-21T11:16:00Z"/>
              <w:moveTo w:id="502" w:author="Ben Fels" w:date="2024-12-21T12:01:00Z" w16du:dateUtc="2024-12-21T11:01:00Z"/>
              <w:lang w:val="en-US"/>
            </w:rPr>
          </w:rPrChange>
        </w:rPr>
        <w:pPrChange w:id="503" w:author="Ben Fels" w:date="2024-12-21T12:16:00Z" w16du:dateUtc="2024-12-21T11:16:00Z">
          <w:pPr>
            <w:pStyle w:val="Listenabsatz"/>
            <w:numPr>
              <w:numId w:val="21"/>
            </w:numPr>
            <w:ind w:hanging="360"/>
          </w:pPr>
        </w:pPrChange>
      </w:pPr>
      <w:moveTo w:id="504" w:author="Ben Fels" w:date="2024-12-21T12:01:00Z" w16du:dateUtc="2024-12-21T11:01:00Z">
        <w:del w:id="505" w:author="Ben Fels" w:date="2024-12-21T12:16:00Z" w16du:dateUtc="2024-12-21T11:16:00Z">
          <w:r w:rsidRPr="00AD5E49" w:rsidDel="002F0878">
            <w:rPr>
              <w:rPrChange w:id="506" w:author="Ben Fels" w:date="2024-12-21T13:57:00Z" w16du:dateUtc="2024-12-21T12:57:00Z">
                <w:rPr>
                  <w:lang w:val="en-US"/>
                </w:rPr>
              </w:rPrChange>
            </w:rPr>
            <w:delText xml:space="preserve">Claim stance classification – CSC </w:delText>
          </w:r>
        </w:del>
      </w:moveTo>
    </w:p>
    <w:p w14:paraId="509C50DB" w14:textId="755FD039" w:rsidR="004328D8" w:rsidDel="00E520CB" w:rsidRDefault="004328D8">
      <w:pPr>
        <w:rPr>
          <w:del w:id="507" w:author="Ben Fels" w:date="2024-12-21T12:21:00Z" w16du:dateUtc="2024-12-21T11:21:00Z"/>
          <w:moveTo w:id="508" w:author="Ben Fels" w:date="2024-12-21T12:01:00Z" w16du:dateUtc="2024-12-21T11:01:00Z"/>
        </w:rPr>
        <w:pPrChange w:id="509" w:author="Ben Fels" w:date="2024-12-21T12:21:00Z" w16du:dateUtc="2024-12-21T11:21:00Z">
          <w:pPr>
            <w:pStyle w:val="Listenabsatz"/>
            <w:numPr>
              <w:numId w:val="33"/>
            </w:numPr>
            <w:ind w:hanging="360"/>
          </w:pPr>
        </w:pPrChange>
      </w:pPr>
      <w:moveTo w:id="510" w:author="Ben Fels" w:date="2024-12-21T12:01:00Z" w16du:dateUtc="2024-12-21T11:01:00Z">
        <w:del w:id="511" w:author="Ben Fels" w:date="2024-12-21T12:21:00Z" w16du:dateUtc="2024-12-21T11:21:00Z">
          <w:r w:rsidDel="00E520CB">
            <w:delText xml:space="preserve">Dementsprechend werden </w:delText>
          </w:r>
          <w:r w:rsidRPr="0098098B" w:rsidDel="00E520CB">
            <w:delText>das erste Token jeder Argumentkomponente als „Arg-B“,</w:delText>
          </w:r>
        </w:del>
      </w:moveTo>
    </w:p>
    <w:p w14:paraId="17D6D267" w14:textId="3A3AA387" w:rsidR="004328D8" w:rsidDel="00E520CB" w:rsidRDefault="004328D8">
      <w:pPr>
        <w:rPr>
          <w:del w:id="512" w:author="Ben Fels" w:date="2024-12-21T12:21:00Z" w16du:dateUtc="2024-12-21T11:21:00Z"/>
          <w:moveTo w:id="513" w:author="Ben Fels" w:date="2024-12-21T12:01:00Z" w16du:dateUtc="2024-12-21T11:01:00Z"/>
        </w:rPr>
        <w:pPrChange w:id="514" w:author="Ben Fels" w:date="2024-12-21T12:21:00Z" w16du:dateUtc="2024-12-21T11:21:00Z">
          <w:pPr>
            <w:pStyle w:val="Listenabsatz"/>
            <w:numPr>
              <w:numId w:val="33"/>
            </w:numPr>
            <w:ind w:hanging="360"/>
          </w:pPr>
        </w:pPrChange>
      </w:pPr>
      <w:moveTo w:id="515" w:author="Ben Fels" w:date="2024-12-21T12:01:00Z" w16du:dateUtc="2024-12-21T11:01:00Z">
        <w:del w:id="516" w:author="Ben Fels" w:date="2024-12-21T12:21:00Z" w16du:dateUtc="2024-12-21T11:21:00Z">
          <w:r w:rsidRPr="0098098B" w:rsidDel="00E520CB">
            <w:delText xml:space="preserve">die Token, die von einer Argumentkomponente abgedeckt werden, als „Arg-I“ </w:delText>
          </w:r>
        </w:del>
      </w:moveTo>
    </w:p>
    <w:p w14:paraId="7F06164D" w14:textId="6B3960A6" w:rsidR="00462532" w:rsidRPr="007D716E" w:rsidDel="00462532" w:rsidRDefault="004328D8" w:rsidP="004328D8">
      <w:pPr>
        <w:rPr>
          <w:del w:id="517" w:author="Ben Fels" w:date="2024-12-21T18:55:00Z" w16du:dateUtc="2024-12-21T17:55:00Z"/>
          <w:moveTo w:id="518" w:author="Ben Fels" w:date="2024-12-21T12:01:00Z" w16du:dateUtc="2024-12-21T11:01:00Z"/>
          <w:sz w:val="22"/>
          <w:szCs w:val="20"/>
        </w:rPr>
      </w:pPr>
      <w:moveTo w:id="519" w:author="Ben Fels" w:date="2024-12-21T12:01:00Z" w16du:dateUtc="2024-12-21T11:01:00Z">
        <w:del w:id="520" w:author="Ben Fels" w:date="2024-12-21T12:21:00Z" w16du:dateUtc="2024-12-21T11:21:00Z">
          <w:r w:rsidRPr="0098098B" w:rsidDel="00E520CB">
            <w:delText>und die nicht-argumentativen Token als „O“.</w:delText>
          </w:r>
          <w:r w:rsidDel="00E520CB">
            <w:delText xml:space="preserve"> b</w:delText>
          </w:r>
        </w:del>
      </w:moveTo>
    </w:p>
    <w:p w14:paraId="21B49B6F" w14:textId="209A3597" w:rsidR="004328D8" w:rsidRPr="0098098B" w:rsidDel="00462532" w:rsidRDefault="004328D8" w:rsidP="004328D8">
      <w:pPr>
        <w:rPr>
          <w:del w:id="521" w:author="Ben Fels" w:date="2024-12-21T18:55:00Z" w16du:dateUtc="2024-12-21T17:55:00Z"/>
          <w:moveTo w:id="522" w:author="Ben Fels" w:date="2024-12-21T12:01:00Z" w16du:dateUtc="2024-12-21T11:01:00Z"/>
        </w:rPr>
      </w:pPr>
    </w:p>
    <w:p w14:paraId="457DDD12" w14:textId="102B5A52" w:rsidR="004328D8" w:rsidRDefault="004328D8" w:rsidP="004328D8">
      <w:pPr>
        <w:rPr>
          <w:ins w:id="523" w:author="Ben Fels" w:date="2024-12-21T12:02:00Z" w16du:dateUtc="2024-12-21T11:02:00Z"/>
        </w:rPr>
      </w:pPr>
      <w:moveTo w:id="524" w:author="Ben Fels" w:date="2024-12-21T12:01:00Z" w16du:dateUtc="2024-12-21T11:01:00Z">
        <w:del w:id="525" w:author="Ben Fels" w:date="2024-12-21T18:55:00Z" w16du:dateUtc="2024-12-21T17:55:00Z">
          <w:r w:rsidRPr="00C72A2A" w:rsidDel="00462532">
            <w:delText>Um die Argumente zu extrahieren wird Prompt Engineering verwendet.</w:delText>
          </w:r>
        </w:del>
        <w:del w:id="526" w:author="Ben Fels" w:date="2024-12-21T12:58:00Z" w16du:dateUtc="2024-12-21T11:58:00Z">
          <w:r w:rsidRPr="00C72A2A" w:rsidDel="00F049CF">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RPr="00C72A2A" w:rsidDel="00F049CF">
            <w:delText xml:space="preserve">“ </w:delText>
          </w:r>
          <w:r w:rsidRPr="005A7749" w:rsidDel="00F049CF">
            <w:rPr>
              <w:highlight w:val="magenta"/>
            </w:rPr>
            <w:fldChar w:fldCharType="begin"/>
          </w:r>
          <w:r w:rsidRPr="00C72A2A" w:rsidDel="00F049CF">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Pr="005A7749" w:rsidDel="00F049CF">
            <w:rPr>
              <w:highlight w:val="magenta"/>
            </w:rPr>
            <w:fldChar w:fldCharType="separate"/>
          </w:r>
          <w:r w:rsidRPr="00C72A2A" w:rsidDel="00F049CF">
            <w:rPr>
              <w:rFonts w:cs="Arial"/>
              <w:highlight w:val="magenta"/>
            </w:rPr>
            <w:delText>(Peldszus &amp; Stede, 2013, S. 25)</w:delText>
          </w:r>
          <w:r w:rsidRPr="005A7749" w:rsidDel="00F049CF">
            <w:rPr>
              <w:highlight w:val="magenta"/>
            </w:rPr>
            <w:fldChar w:fldCharType="end"/>
          </w:r>
        </w:del>
      </w:moveTo>
      <w:moveToRangeEnd w:id="412"/>
    </w:p>
    <w:p w14:paraId="0896E69E" w14:textId="77777777" w:rsidR="004328D8" w:rsidRPr="00BC40CC" w:rsidRDefault="004328D8">
      <w:pPr>
        <w:pStyle w:val="berschrift3"/>
        <w:rPr>
          <w:ins w:id="527" w:author="Ben Fels" w:date="2024-12-21T12:02:00Z" w16du:dateUtc="2024-12-21T11:02:00Z"/>
          <w:lang w:val="en-US"/>
        </w:rPr>
        <w:pPrChange w:id="528" w:author="Ben Fels" w:date="2024-12-21T12:02:00Z" w16du:dateUtc="2024-12-21T11:02:00Z">
          <w:pPr>
            <w:pStyle w:val="berschrift2"/>
          </w:pPr>
        </w:pPrChange>
      </w:pPr>
      <w:bookmarkStart w:id="529" w:name="_Toc187929381"/>
      <w:ins w:id="530" w:author="Ben Fels" w:date="2024-12-21T12:02:00Z" w16du:dateUtc="2024-12-21T11:02:00Z">
        <w:r w:rsidRPr="00BC40CC">
          <w:rPr>
            <w:lang w:val="en-US"/>
          </w:rPr>
          <w:t>Argument diagramming techniques / Argument Schemes</w:t>
        </w:r>
        <w:bookmarkEnd w:id="529"/>
      </w:ins>
    </w:p>
    <w:p w14:paraId="1B6CD5E4" w14:textId="0B6BB887" w:rsidR="004328D8" w:rsidRDefault="004328D8" w:rsidP="006F5D81">
      <w:pPr>
        <w:jc w:val="both"/>
        <w:rPr>
          <w:ins w:id="531" w:author="Ben Fels" w:date="2024-12-21T12:02:00Z" w16du:dateUtc="2024-12-21T11:02:00Z"/>
        </w:rPr>
      </w:pPr>
      <w:ins w:id="532" w:author="Ben Fels" w:date="2024-12-21T12:02:00Z" w16du:dateUtc="2024-12-21T11:02:00Z">
        <w:r>
          <w:t xml:space="preserve">Nach </w:t>
        </w:r>
        <w:r w:rsidRPr="00E10D08">
          <w:rPr>
            <w:highlight w:val="magenta"/>
          </w:rPr>
          <w:fldChar w:fldCharType="begin"/>
        </w:r>
        <w:r>
          <w:rPr>
            <w:highlight w:val="magenta"/>
          </w:rPr>
          <w: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instrText>
        </w:r>
        <w:r w:rsidRPr="00E10D08">
          <w:rPr>
            <w:highlight w:val="magenta"/>
          </w:rPr>
          <w:fldChar w:fldCharType="separate"/>
        </w:r>
        <w:r w:rsidRPr="00E10D08">
          <w:rPr>
            <w:rFonts w:cs="Arial"/>
            <w:highlight w:val="magenta"/>
          </w:rPr>
          <w:t>(Peldszus &amp; Stede, 2013, S. 6)</w:t>
        </w:r>
        <w:r w:rsidRPr="00E10D08">
          <w:rPr>
            <w:highlight w:val="magenta"/>
          </w:rPr>
          <w:fldChar w:fldCharType="end"/>
        </w:r>
        <w:r>
          <w:t xml:space="preserve"> können Argumente</w:t>
        </w:r>
      </w:ins>
      <w:r w:rsidR="002D354F">
        <w:t xml:space="preserve"> mit ihren Komponenten und Beziehung</w:t>
      </w:r>
      <w:r w:rsidR="00E3230F">
        <w:t>e</w:t>
      </w:r>
      <w:r w:rsidR="00980541">
        <w:t>n</w:t>
      </w:r>
      <w:ins w:id="533" w:author="Ben Fels" w:date="2024-12-21T12:02:00Z" w16du:dateUtc="2024-12-21T11:02:00Z">
        <w:r>
          <w:t xml:space="preserve"> in einem </w:t>
        </w:r>
        <w:commentRangeStart w:id="534"/>
        <w:r>
          <w:t xml:space="preserve">Argument-Graphen </w:t>
        </w:r>
      </w:ins>
      <w:commentRangeEnd w:id="534"/>
      <w:r w:rsidR="001801E3">
        <w:rPr>
          <w:rStyle w:val="Kommentarzeichen"/>
        </w:rPr>
        <w:commentReference w:id="534"/>
      </w:r>
      <w:ins w:id="535" w:author="Ben Fels" w:date="2024-12-21T12:02:00Z" w16du:dateUtc="2024-12-21T11:02:00Z">
        <w:r>
          <w:t>abgebildet werden, mit dem Prämissen und Schl</w:t>
        </w:r>
      </w:ins>
      <w:r w:rsidR="00980541">
        <w:t>u</w:t>
      </w:r>
      <w:ins w:id="536" w:author="Ben Fels" w:date="2024-12-21T12:02:00Z" w16du:dateUtc="2024-12-21T11:02:00Z">
        <w:r>
          <w:t xml:space="preserve">ssfolgerungen als Knoten und der Beziehung zwischen Ihnen als Pfeil. </w:t>
        </w:r>
      </w:ins>
      <w:r w:rsidR="00E3230F">
        <w:t xml:space="preserve">Demnach gibt es verschiedene Theorien zu den Strukturen von Argumenten mit </w:t>
      </w:r>
      <w:r w:rsidR="000F09B5">
        <w:t xml:space="preserve">zunehmender Komplexität </w:t>
      </w:r>
      <w:ins w:id="537" w:author="Ben Fels" w:date="2024-12-21T13:54:00Z" w16du:dateUtc="2024-12-21T12:54:00Z">
        <w:r w:rsidR="000F09B5" w:rsidRPr="00CF2D8F">
          <w:rPr>
            <w:highlight w:val="magenta"/>
          </w:rPr>
          <w:fldChar w:fldCharType="begin"/>
        </w:r>
        <w:r w:rsidR="000F09B5">
          <w:rPr>
            <w:highlight w:val="magenta"/>
          </w:rPr>
          <w: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instrText>
        </w:r>
        <w:r w:rsidR="000F09B5" w:rsidRPr="00CF2D8F">
          <w:rPr>
            <w:highlight w:val="magenta"/>
          </w:rPr>
          <w:fldChar w:fldCharType="separate"/>
        </w:r>
        <w:r w:rsidR="000F09B5" w:rsidRPr="00CF2D8F">
          <w:rPr>
            <w:rFonts w:cs="Arial"/>
            <w:highlight w:val="magenta"/>
          </w:rPr>
          <w:t>(Peldszus &amp; Stede, 2013, S. 3–14)</w:t>
        </w:r>
        <w:r w:rsidR="000F09B5" w:rsidRPr="00CF2D8F">
          <w:rPr>
            <w:highlight w:val="magenta"/>
          </w:rPr>
          <w:fldChar w:fldCharType="end"/>
        </w:r>
      </w:ins>
      <w:r w:rsidR="000F09B5">
        <w:t>.</w:t>
      </w:r>
      <w:r w:rsidR="00A835BE">
        <w:t xml:space="preserve"> </w:t>
      </w:r>
      <w:ins w:id="538" w:author="Ben Fels" w:date="2024-12-21T12:02:00Z" w16du:dateUtc="2024-12-21T11:02:00Z">
        <w:r>
          <w:t xml:space="preserve">Die einfachste Konstellation eines Arguments wäre demnach eine Schlussfolgerung, welche von einer Prämisse unterstützt wird. </w:t>
        </w:r>
      </w:ins>
      <w:r w:rsidR="0056662A">
        <w:t xml:space="preserve">Auch wenn eine visuelle Darstellung von Argumentationen die Nachvollziehbarkeit unterstützt, </w:t>
      </w:r>
      <w:r w:rsidR="006F5D81">
        <w:t xml:space="preserve">ist dies lediglich informativ </w:t>
      </w:r>
      <w:r w:rsidR="00AA2B99">
        <w:t>aufgeführt</w:t>
      </w:r>
      <w:r w:rsidR="006F5D81">
        <w:t xml:space="preserve"> und nicht Teil der vorliegenden Untersuchung</w:t>
      </w:r>
      <w:r w:rsidR="00AA2B99">
        <w:t>.</w:t>
      </w:r>
    </w:p>
    <w:p w14:paraId="72AFB885" w14:textId="77777777" w:rsidR="00B9084A" w:rsidRPr="002C461A" w:rsidRDefault="00B9084A" w:rsidP="00F41933">
      <w:pPr>
        <w:rPr>
          <w:ins w:id="539" w:author="Ben Fels" w:date="2024-12-21T09:22:00Z" w16du:dateUtc="2024-12-21T08:22:00Z"/>
        </w:rPr>
      </w:pPr>
    </w:p>
    <w:p w14:paraId="719F866C" w14:textId="60E39057" w:rsidR="00F41933" w:rsidRPr="00CF00D2" w:rsidRDefault="00F41933">
      <w:pPr>
        <w:pStyle w:val="berschrift3"/>
        <w:rPr>
          <w:ins w:id="540" w:author="Ben Fels" w:date="2024-12-21T09:22:00Z" w16du:dateUtc="2024-12-21T08:22:00Z"/>
          <w:lang w:val="en-US"/>
          <w:rPrChange w:id="541" w:author="Ben Fels" w:date="2024-12-21T09:58:00Z" w16du:dateUtc="2024-12-21T08:58:00Z">
            <w:rPr>
              <w:ins w:id="542" w:author="Ben Fels" w:date="2024-12-21T09:22:00Z" w16du:dateUtc="2024-12-21T08:22:00Z"/>
            </w:rPr>
          </w:rPrChange>
        </w:rPr>
        <w:pPrChange w:id="543" w:author="Ben Fels" w:date="2024-12-21T11:55:00Z" w16du:dateUtc="2024-12-21T10:55:00Z">
          <w:pPr/>
        </w:pPrChange>
      </w:pPr>
      <w:bookmarkStart w:id="544" w:name="_Toc187929383"/>
      <w:ins w:id="545" w:author="Ben Fels" w:date="2024-12-21T09:22:00Z" w16du:dateUtc="2024-12-21T08:22:00Z">
        <w:r w:rsidRPr="00CF00D2">
          <w:rPr>
            <w:lang w:val="en-US"/>
            <w:rPrChange w:id="546" w:author="Ben Fels" w:date="2024-12-21T09:58:00Z" w16du:dateUtc="2024-12-21T08:58:00Z">
              <w:rPr/>
            </w:rPrChange>
          </w:rPr>
          <w:t>Large Language Models</w:t>
        </w:r>
        <w:bookmarkEnd w:id="544"/>
      </w:ins>
    </w:p>
    <w:p w14:paraId="5232B236" w14:textId="204CF95B" w:rsidR="0081074B" w:rsidRPr="00E444D6" w:rsidRDefault="00E444D6" w:rsidP="00BC46DA">
      <w:pPr>
        <w:jc w:val="both"/>
        <w:rPr>
          <w:ins w:id="547" w:author="Ben Fels" w:date="2024-12-21T11:58:00Z" w16du:dateUtc="2024-12-21T10:58:00Z"/>
        </w:rPr>
      </w:pPr>
      <w:moveToRangeStart w:id="548" w:author="Ben Fels" w:date="2024-12-21T11:55:00Z" w:name="move185674546"/>
      <w:r w:rsidRPr="00920EC0">
        <w:rPr>
          <w:highlight w:val="cyan"/>
        </w:rPr>
        <w:t>Einordnung von LLMs in den Kontext KI</w:t>
      </w:r>
    </w:p>
    <w:p w14:paraId="4CBC7266" w14:textId="1257A67F" w:rsidR="00186EF4" w:rsidRDefault="006767DB" w:rsidP="00FA33FC">
      <w:pPr>
        <w:jc w:val="both"/>
      </w:pPr>
      <w:proofErr w:type="spellStart"/>
      <w:r>
        <w:rPr>
          <w:rFonts w:cs="Arial"/>
          <w:highlight w:val="magenta"/>
        </w:rPr>
        <w:t>Patil</w:t>
      </w:r>
      <w:proofErr w:type="spellEnd"/>
      <w:r>
        <w:rPr>
          <w:rFonts w:cs="Arial"/>
          <w:highlight w:val="magenta"/>
        </w:rPr>
        <w:t xml:space="preserve"> &amp; </w:t>
      </w:r>
      <w:proofErr w:type="spellStart"/>
      <w:ins w:id="549" w:author="Ben Fels" w:date="2024-12-21T11:58:00Z" w16du:dateUtc="2024-12-21T10:58:00Z">
        <w:r w:rsidR="00B95707" w:rsidRPr="00E50642">
          <w:rPr>
            <w:rFonts w:cs="Arial"/>
            <w:highlight w:val="magenta"/>
          </w:rPr>
          <w:t>Gudivada</w:t>
        </w:r>
        <w:proofErr w:type="spellEnd"/>
        <w:r w:rsidR="00B95707" w:rsidRPr="00E50642">
          <w:rPr>
            <w:rFonts w:cs="Arial"/>
            <w:highlight w:val="magenta"/>
          </w:rPr>
          <w:t xml:space="preserve"> (2024, S. </w:t>
        </w:r>
        <w:r w:rsidR="00B95707">
          <w:rPr>
            <w:rFonts w:cs="Arial"/>
            <w:highlight w:val="magenta"/>
          </w:rPr>
          <w:t>3</w:t>
        </w:r>
        <w:r w:rsidR="00B95707" w:rsidRPr="00E50642">
          <w:rPr>
            <w:rFonts w:cs="Arial"/>
            <w:highlight w:val="magenta"/>
          </w:rPr>
          <w:t>)</w:t>
        </w:r>
        <w:r w:rsidR="00B95707">
          <w:rPr>
            <w:rFonts w:cs="Arial"/>
          </w:rPr>
          <w:t xml:space="preserve"> </w:t>
        </w:r>
        <w:r w:rsidR="00B95707" w:rsidRPr="000B4F9F">
          <w:rPr>
            <w:rFonts w:cs="Arial"/>
            <w:highlight w:val="green"/>
          </w:rPr>
          <w:t xml:space="preserve">unterscheiden </w:t>
        </w:r>
      </w:ins>
      <w:r w:rsidR="001552AF" w:rsidRPr="000B4F9F">
        <w:rPr>
          <w:rFonts w:cs="Arial"/>
          <w:highlight w:val="green"/>
        </w:rPr>
        <w:t>drei</w:t>
      </w:r>
      <w:ins w:id="550" w:author="Ben Fels" w:date="2024-12-21T11:58:00Z" w16du:dateUtc="2024-12-21T10:58:00Z">
        <w:r w:rsidR="007036F9" w:rsidRPr="000B4F9F">
          <w:rPr>
            <w:rFonts w:cs="Arial"/>
            <w:highlight w:val="green"/>
          </w:rPr>
          <w:t xml:space="preserve"> </w:t>
        </w:r>
      </w:ins>
      <w:r w:rsidR="00EC732D" w:rsidRPr="000B4F9F">
        <w:rPr>
          <w:rFonts w:cs="Arial"/>
          <w:highlight w:val="green"/>
        </w:rPr>
        <w:t xml:space="preserve">Phasen </w:t>
      </w:r>
      <w:r w:rsidR="00B95707" w:rsidRPr="000B4F9F">
        <w:rPr>
          <w:rFonts w:cs="Arial"/>
          <w:highlight w:val="green"/>
        </w:rPr>
        <w:t xml:space="preserve">bei </w:t>
      </w:r>
      <w:ins w:id="551" w:author="Ben Fels" w:date="2024-12-21T11:58:00Z" w16du:dateUtc="2024-12-21T10:58:00Z">
        <w:r w:rsidR="002A5784">
          <w:rPr>
            <w:rFonts w:cs="Arial"/>
          </w:rPr>
          <w:t>LLMs</w:t>
        </w:r>
        <w:r w:rsidR="007036F9">
          <w:rPr>
            <w:rFonts w:cs="Arial"/>
          </w:rPr>
          <w:t xml:space="preserve">: </w:t>
        </w:r>
      </w:ins>
      <w:proofErr w:type="spellStart"/>
      <w:r w:rsidR="007036F9" w:rsidRPr="00C36A6B">
        <w:rPr>
          <w:rFonts w:cs="Arial"/>
          <w:highlight w:val="yellow"/>
        </w:rPr>
        <w:t>P</w:t>
      </w:r>
      <w:ins w:id="552" w:author="Ben Fels" w:date="2024-12-21T11:58:00Z" w16du:dateUtc="2024-12-21T10:58:00Z">
        <w:r w:rsidR="007036F9" w:rsidRPr="00C36A6B">
          <w:rPr>
            <w:rFonts w:cs="Arial"/>
            <w:i/>
            <w:highlight w:val="yellow"/>
          </w:rPr>
          <w:t>re</w:t>
        </w:r>
      </w:ins>
      <w:proofErr w:type="spellEnd"/>
      <w:r w:rsidR="007D64BB" w:rsidRPr="00C36A6B">
        <w:rPr>
          <w:rFonts w:cs="Arial"/>
          <w:i/>
          <w:highlight w:val="yellow"/>
        </w:rPr>
        <w:t>-</w:t>
      </w:r>
      <w:ins w:id="553" w:author="Ben Fels" w:date="2024-12-21T11:58:00Z" w16du:dateUtc="2024-12-21T10:58:00Z">
        <w:r w:rsidR="007036F9" w:rsidRPr="00C36A6B">
          <w:rPr>
            <w:rFonts w:cs="Arial"/>
            <w:i/>
            <w:highlight w:val="yellow"/>
          </w:rPr>
          <w:t>training</w:t>
        </w:r>
      </w:ins>
      <w:r w:rsidR="00EC732D" w:rsidRPr="00C36A6B">
        <w:rPr>
          <w:rFonts w:cs="Arial"/>
          <w:highlight w:val="yellow"/>
        </w:rPr>
        <w:t>, T</w:t>
      </w:r>
      <w:ins w:id="554" w:author="Ben Fels" w:date="2024-12-21T11:58:00Z" w16du:dateUtc="2024-12-21T10:58:00Z">
        <w:r w:rsidR="007036F9" w:rsidRPr="00C36A6B">
          <w:rPr>
            <w:rFonts w:cs="Arial"/>
            <w:i/>
            <w:highlight w:val="yellow"/>
          </w:rPr>
          <w:t>ransfer</w:t>
        </w:r>
      </w:ins>
      <w:r w:rsidR="00EC732D" w:rsidRPr="00C36A6B">
        <w:rPr>
          <w:rFonts w:cs="Arial"/>
          <w:i/>
          <w:highlight w:val="yellow"/>
        </w:rPr>
        <w:t>-L</w:t>
      </w:r>
      <w:ins w:id="555" w:author="Ben Fels" w:date="2024-12-21T11:58:00Z" w16du:dateUtc="2024-12-21T10:58:00Z">
        <w:r w:rsidR="007036F9" w:rsidRPr="00C36A6B">
          <w:rPr>
            <w:rFonts w:cs="Arial"/>
            <w:i/>
            <w:highlight w:val="yellow"/>
          </w:rPr>
          <w:t xml:space="preserve">earning </w:t>
        </w:r>
      </w:ins>
      <w:r w:rsidR="00EC732D" w:rsidRPr="00C36A6B">
        <w:rPr>
          <w:rFonts w:cs="Arial"/>
          <w:i/>
          <w:highlight w:val="yellow"/>
        </w:rPr>
        <w:t>und In-</w:t>
      </w:r>
      <w:proofErr w:type="spellStart"/>
      <w:r w:rsidR="00EC732D" w:rsidRPr="00C36A6B">
        <w:rPr>
          <w:rFonts w:cs="Arial"/>
          <w:i/>
          <w:highlight w:val="yellow"/>
        </w:rPr>
        <w:t>Context</w:t>
      </w:r>
      <w:proofErr w:type="spellEnd"/>
      <w:r w:rsidR="00EC732D" w:rsidRPr="00C36A6B">
        <w:rPr>
          <w:rFonts w:cs="Arial"/>
          <w:i/>
          <w:highlight w:val="yellow"/>
        </w:rPr>
        <w:t>-Learning</w:t>
      </w:r>
      <w:ins w:id="556" w:author="Ben Fels" w:date="2024-12-21T11:58:00Z" w16du:dateUtc="2024-12-21T10:58:00Z">
        <w:r w:rsidR="007036F9">
          <w:rPr>
            <w:rFonts w:cs="Arial"/>
            <w:i/>
          </w:rPr>
          <w:t>.</w:t>
        </w:r>
        <w:r w:rsidR="007036F9">
          <w:rPr>
            <w:rFonts w:cs="Arial"/>
          </w:rPr>
          <w:t xml:space="preserve"> </w:t>
        </w:r>
      </w:ins>
      <w:r w:rsidR="00B95707">
        <w:rPr>
          <w:rFonts w:cs="Arial"/>
        </w:rPr>
        <w:t xml:space="preserve">Nach </w:t>
      </w:r>
      <w:r w:rsidR="00FA775A" w:rsidRPr="00761CC4">
        <w:rPr>
          <w:rFonts w:cs="Arial"/>
          <w:highlight w:val="magenta"/>
        </w:rPr>
        <w:t xml:space="preserve">Han et al. </w:t>
      </w:r>
      <w:r w:rsidR="00FA775A" w:rsidRPr="00761CC4">
        <w:rPr>
          <w:rFonts w:cs="Arial"/>
          <w:highlight w:val="magenta"/>
        </w:rPr>
        <w:fldChar w:fldCharType="begin"/>
      </w:r>
      <w:r w:rsidR="00A25689">
        <w:rPr>
          <w:rFonts w:cs="Arial"/>
          <w:highlight w:val="magenta"/>
        </w:rPr>
        <w:instrText xml:space="preserve"> ADDIN ZOTERO_ITEM CSL_CITATION {"citationID":"iJlByYQf","properties":{"formattedCitation":"(2024, S. 42)","plainCitation":"(2024, S. 42)","noteIndex":0},"citationItems":[{"id":2112,"uris":["http://zotero.org/users/14644665/items/CPRX55AA"],"itemData":{"id":2112,"type":"article-journal","abstract":"Large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42","label":"page","suppress-author":true}],"schema":"https://github.com/citation-style-language/schema/raw/master/csl-citation.json"} </w:instrText>
      </w:r>
      <w:r w:rsidR="00FA775A" w:rsidRPr="00761CC4">
        <w:rPr>
          <w:rFonts w:cs="Arial"/>
          <w:highlight w:val="magenta"/>
        </w:rPr>
        <w:fldChar w:fldCharType="separate"/>
      </w:r>
      <w:r w:rsidR="00761CC4" w:rsidRPr="00761CC4">
        <w:rPr>
          <w:rFonts w:cs="Arial"/>
          <w:highlight w:val="magenta"/>
        </w:rPr>
        <w:t>(2024, S. 42)</w:t>
      </w:r>
      <w:r w:rsidR="00FA775A" w:rsidRPr="00761CC4">
        <w:rPr>
          <w:rFonts w:cs="Arial"/>
          <w:highlight w:val="magenta"/>
        </w:rPr>
        <w:fldChar w:fldCharType="end"/>
      </w:r>
      <w:r w:rsidR="00FA775A">
        <w:rPr>
          <w:rFonts w:cs="Arial"/>
        </w:rPr>
        <w:t xml:space="preserve"> </w:t>
      </w:r>
      <w:r w:rsidR="00DB17A0">
        <w:rPr>
          <w:rFonts w:cs="Arial"/>
        </w:rPr>
        <w:t>w</w:t>
      </w:r>
      <w:r w:rsidR="00DB17A0" w:rsidRPr="00590A49">
        <w:rPr>
          <w:rFonts w:cs="Arial"/>
          <w:highlight w:val="green"/>
        </w:rPr>
        <w:t>ird</w:t>
      </w:r>
      <w:r w:rsidR="00E80DDB" w:rsidRPr="00590A49">
        <w:rPr>
          <w:rFonts w:cs="Arial"/>
          <w:highlight w:val="green"/>
        </w:rPr>
        <w:t xml:space="preserve"> beim </w:t>
      </w:r>
      <w:proofErr w:type="spellStart"/>
      <w:r w:rsidR="00E80DDB" w:rsidRPr="00590A49">
        <w:rPr>
          <w:rFonts w:cs="Arial"/>
          <w:highlight w:val="green"/>
        </w:rPr>
        <w:t>Pre</w:t>
      </w:r>
      <w:proofErr w:type="spellEnd"/>
      <w:r w:rsidR="00E80DDB" w:rsidRPr="00590A49">
        <w:rPr>
          <w:rFonts w:cs="Arial"/>
          <w:highlight w:val="green"/>
        </w:rPr>
        <w:t>-training</w:t>
      </w:r>
      <w:r w:rsidR="00DB17A0" w:rsidRPr="00590A49">
        <w:rPr>
          <w:rFonts w:cs="Arial"/>
          <w:highlight w:val="green"/>
        </w:rPr>
        <w:t xml:space="preserve"> das Model </w:t>
      </w:r>
      <w:r w:rsidR="00384116" w:rsidRPr="00590A49">
        <w:rPr>
          <w:rFonts w:cs="Arial"/>
          <w:highlight w:val="green"/>
        </w:rPr>
        <w:t xml:space="preserve">auf einem vielfältigen Datensatz trainiert, damit es </w:t>
      </w:r>
      <w:r w:rsidR="00B95707" w:rsidRPr="00590A49">
        <w:rPr>
          <w:rFonts w:cs="Arial"/>
          <w:highlight w:val="green"/>
        </w:rPr>
        <w:t>eine gute Generalisierungsfähigkeit entwickelt</w:t>
      </w:r>
      <w:r w:rsidR="00E80DDB">
        <w:rPr>
          <w:rFonts w:cs="Arial"/>
        </w:rPr>
        <w:t>.</w:t>
      </w:r>
      <w:r w:rsidR="00B95707">
        <w:rPr>
          <w:rFonts w:cs="Arial"/>
        </w:rPr>
        <w:t xml:space="preserve"> </w:t>
      </w:r>
      <w:r w:rsidR="00970FE2" w:rsidRPr="00E85215">
        <w:rPr>
          <w:bCs/>
          <w:highlight w:val="green"/>
        </w:rPr>
        <w:t>Während d</w:t>
      </w:r>
      <w:r w:rsidR="00E96636" w:rsidRPr="00E85215">
        <w:rPr>
          <w:bCs/>
          <w:highlight w:val="green"/>
        </w:rPr>
        <w:t xml:space="preserve">ieser Phase </w:t>
      </w:r>
      <w:r w:rsidR="00970FE2" w:rsidRPr="00E85215">
        <w:rPr>
          <w:bCs/>
          <w:highlight w:val="green"/>
        </w:rPr>
        <w:t xml:space="preserve">entwickelt </w:t>
      </w:r>
      <w:r w:rsidR="00E96636" w:rsidRPr="00E85215">
        <w:rPr>
          <w:bCs/>
          <w:highlight w:val="green"/>
        </w:rPr>
        <w:t xml:space="preserve">ein LLM </w:t>
      </w:r>
      <w:r w:rsidR="00970FE2" w:rsidRPr="00E85215">
        <w:rPr>
          <w:bCs/>
          <w:highlight w:val="green"/>
        </w:rPr>
        <w:t>Mustererkennungsfähigkeiten</w:t>
      </w:r>
      <w:r w:rsidR="00970FE2">
        <w:rPr>
          <w:bCs/>
        </w:rPr>
        <w:t xml:space="preserve"> </w:t>
      </w:r>
      <w:r w:rsidR="00970FE2" w:rsidRPr="00D4541A">
        <w:rPr>
          <w:bCs/>
          <w:i/>
          <w:highlight w:val="magenta"/>
        </w:rPr>
        <w:fldChar w:fldCharType="begin"/>
      </w:r>
      <w:r w:rsidR="00970FE2">
        <w:rPr>
          <w:bCs/>
          <w:i/>
          <w:highlight w:val="magenta"/>
        </w:rPr>
        <w:instrText xml:space="preserve"> ADDIN ZOTERO_ITEM CSL_CITATION {"citationID":"2ORPDirU","properties":{"formattedCitation":"(Brown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970FE2" w:rsidRPr="00D4541A">
        <w:rPr>
          <w:bCs/>
          <w:i/>
          <w:highlight w:val="magenta"/>
        </w:rPr>
        <w:fldChar w:fldCharType="separate"/>
      </w:r>
      <w:r w:rsidR="00970FE2" w:rsidRPr="00B30CF1">
        <w:rPr>
          <w:rFonts w:cs="Arial"/>
          <w:highlight w:val="magenta"/>
        </w:rPr>
        <w:t>(Brown et al., 2020, S. 3)</w:t>
      </w:r>
      <w:r w:rsidR="00970FE2" w:rsidRPr="00D4541A">
        <w:rPr>
          <w:bCs/>
          <w:i/>
          <w:highlight w:val="magenta"/>
        </w:rPr>
        <w:fldChar w:fldCharType="end"/>
      </w:r>
      <w:r w:rsidR="00970FE2" w:rsidRPr="0015571F">
        <w:rPr>
          <w:bCs/>
        </w:rPr>
        <w:t>.</w:t>
      </w:r>
      <w:r w:rsidR="007D2933">
        <w:rPr>
          <w:bCs/>
        </w:rPr>
        <w:t xml:space="preserve"> </w:t>
      </w:r>
      <w:r w:rsidR="00756BEF" w:rsidRPr="00E3270C">
        <w:rPr>
          <w:rFonts w:cs="Arial"/>
          <w:highlight w:val="green"/>
        </w:rPr>
        <w:t>Transfer Learning</w:t>
      </w:r>
      <w:r w:rsidR="00AF2FB8" w:rsidRPr="00E3270C">
        <w:rPr>
          <w:rFonts w:cs="Arial"/>
          <w:highlight w:val="green"/>
        </w:rPr>
        <w:t xml:space="preserve"> </w:t>
      </w:r>
      <w:r w:rsidR="00D431BA" w:rsidRPr="00E3270C">
        <w:rPr>
          <w:rFonts w:cs="Arial"/>
          <w:highlight w:val="green"/>
        </w:rPr>
        <w:t xml:space="preserve">beschreibt hingegen die </w:t>
      </w:r>
      <w:r w:rsidR="00A2252A" w:rsidRPr="00E3270C">
        <w:rPr>
          <w:rFonts w:cs="Arial"/>
          <w:highlight w:val="green"/>
        </w:rPr>
        <w:t xml:space="preserve">Anwendung </w:t>
      </w:r>
      <w:r w:rsidR="00D431BA" w:rsidRPr="00E3270C">
        <w:rPr>
          <w:rFonts w:cs="Arial"/>
          <w:highlight w:val="green"/>
        </w:rPr>
        <w:t xml:space="preserve">des </w:t>
      </w:r>
      <w:r w:rsidR="00815B4D">
        <w:rPr>
          <w:rFonts w:cs="Arial"/>
          <w:highlight w:val="green"/>
        </w:rPr>
        <w:t xml:space="preserve">LLMs </w:t>
      </w:r>
      <w:r w:rsidR="003F6990" w:rsidRPr="00E3270C">
        <w:rPr>
          <w:rFonts w:cs="Arial"/>
          <w:highlight w:val="green"/>
        </w:rPr>
        <w:t xml:space="preserve">auf einen </w:t>
      </w:r>
      <w:r w:rsidR="00A2252A" w:rsidRPr="00E3270C">
        <w:rPr>
          <w:rFonts w:cs="Arial"/>
          <w:highlight w:val="green"/>
        </w:rPr>
        <w:t xml:space="preserve">neuen </w:t>
      </w:r>
      <w:r w:rsidR="004E5B6E" w:rsidRPr="00E3270C">
        <w:rPr>
          <w:rFonts w:cs="Arial"/>
          <w:highlight w:val="green"/>
        </w:rPr>
        <w:t>Anwendungsfall</w:t>
      </w:r>
      <w:r w:rsidR="00D431BA">
        <w:rPr>
          <w:rFonts w:cs="Arial"/>
        </w:rPr>
        <w:t xml:space="preserve"> </w:t>
      </w:r>
      <w:r w:rsidR="00D431BA" w:rsidRPr="00DB3387">
        <w:rPr>
          <w:rFonts w:cs="Arial"/>
          <w:highlight w:val="magenta"/>
        </w:rPr>
        <w:fldChar w:fldCharType="begin"/>
      </w:r>
      <w:r w:rsidR="00DB3387" w:rsidRPr="00DB3387">
        <w:rPr>
          <w:rFonts w:cs="Arial"/>
          <w:highlight w:val="magenta"/>
        </w:rPr>
        <w:instrText xml:space="preserve"> ADDIN ZOTERO_ITEM CSL_CITATION {"citationID":"i9GzvODJ","properties":{"formattedCitation":"(G\\uc0\\u233{}ron, 2022, S. 6, 350; Patil &amp; Gudivada, 2024, S. 3)","plainCitation":"(Géron, 2022, S. 6, 350; Patil &amp; Gudivada, 2024, S. 3)","noteIndex":0},"citationItems":[{"id":32,"uris":["http://zotero.org/users/14644665/items/3GURMLH4"],"itemData":{"id":32,"type":"book","abstract":"Through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TensorFlow","author":[{"family":"Géron","given":"Aurélien"}],"issued":{"date-parts":[["2022"]]}},"locator":"6, 350","label":"page"},{"id":454,"uris":["http://zotero.org/users/14644665/items/XNLC7C32"],"itemData":{"id":454,"type":"article-journal","abstract":"Natural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00D431BA" w:rsidRPr="00DB3387">
        <w:rPr>
          <w:rFonts w:cs="Arial"/>
          <w:highlight w:val="magenta"/>
        </w:rPr>
        <w:fldChar w:fldCharType="separate"/>
      </w:r>
      <w:r w:rsidR="00DB3387" w:rsidRPr="00DB3387">
        <w:rPr>
          <w:rFonts w:cs="Arial"/>
          <w:highlight w:val="magenta"/>
        </w:rPr>
        <w:t>(Géron, 2022, S. 6, 350; Patil &amp; Gudivada, 2024, S. 3)</w:t>
      </w:r>
      <w:r w:rsidR="00D431BA" w:rsidRPr="00DB3387">
        <w:rPr>
          <w:rFonts w:cs="Arial"/>
          <w:highlight w:val="magenta"/>
        </w:rPr>
        <w:fldChar w:fldCharType="end"/>
      </w:r>
      <w:r w:rsidR="006151E3" w:rsidRPr="00DB3387">
        <w:rPr>
          <w:rFonts w:cs="Arial"/>
          <w:highlight w:val="magenta"/>
        </w:rPr>
        <w:t>.</w:t>
      </w:r>
      <w:r w:rsidR="006151E3">
        <w:rPr>
          <w:rFonts w:cs="Arial"/>
        </w:rPr>
        <w:t xml:space="preserve"> </w:t>
      </w:r>
      <w:r w:rsidR="007F7B7E" w:rsidRPr="00815B4D">
        <w:rPr>
          <w:rFonts w:cs="Arial"/>
          <w:highlight w:val="green"/>
        </w:rPr>
        <w:t>Eine sp</w:t>
      </w:r>
      <w:r w:rsidR="00BA0DD0" w:rsidRPr="00815B4D">
        <w:rPr>
          <w:rFonts w:cs="Arial"/>
          <w:highlight w:val="green"/>
        </w:rPr>
        <w:t>e</w:t>
      </w:r>
      <w:r w:rsidR="007F7B7E" w:rsidRPr="00815B4D">
        <w:rPr>
          <w:rFonts w:cs="Arial"/>
          <w:highlight w:val="green"/>
        </w:rPr>
        <w:t xml:space="preserve">zielle Form des </w:t>
      </w:r>
      <w:r w:rsidR="0097426F" w:rsidRPr="00815B4D">
        <w:rPr>
          <w:rFonts w:cs="Arial"/>
          <w:highlight w:val="green"/>
        </w:rPr>
        <w:t xml:space="preserve">Transfer-Learning </w:t>
      </w:r>
      <w:r w:rsidR="007F7B7E" w:rsidRPr="00815B4D">
        <w:rPr>
          <w:rFonts w:cs="Arial"/>
          <w:highlight w:val="green"/>
        </w:rPr>
        <w:t xml:space="preserve">ist das Fine-Tuning, wobei </w:t>
      </w:r>
      <w:r w:rsidR="006151E3" w:rsidRPr="00815B4D">
        <w:rPr>
          <w:rFonts w:cs="Arial"/>
          <w:highlight w:val="green"/>
        </w:rPr>
        <w:t xml:space="preserve">mithilfe von </w:t>
      </w:r>
      <w:r w:rsidR="006A1A45" w:rsidRPr="00815B4D">
        <w:rPr>
          <w:rFonts w:cs="Arial"/>
          <w:highlight w:val="green"/>
        </w:rPr>
        <w:t>a</w:t>
      </w:r>
      <w:r w:rsidR="0097426F" w:rsidRPr="00815B4D">
        <w:rPr>
          <w:rFonts w:cs="Arial"/>
          <w:highlight w:val="green"/>
        </w:rPr>
        <w:t>ufgaben</w:t>
      </w:r>
      <w:r w:rsidR="006151E3" w:rsidRPr="00815B4D">
        <w:rPr>
          <w:rFonts w:cs="Arial"/>
          <w:highlight w:val="green"/>
        </w:rPr>
        <w:t>spezifischen Daten</w:t>
      </w:r>
      <w:r w:rsidR="00DE0A08" w:rsidRPr="00815B4D">
        <w:rPr>
          <w:rFonts w:cs="Arial"/>
          <w:highlight w:val="green"/>
        </w:rPr>
        <w:t xml:space="preserve"> die ur</w:t>
      </w:r>
      <w:r w:rsidR="007D1D0B" w:rsidRPr="00815B4D">
        <w:rPr>
          <w:rFonts w:cs="Arial"/>
          <w:highlight w:val="green"/>
        </w:rPr>
        <w:t>sprünglich</w:t>
      </w:r>
      <w:r w:rsidR="00AB28D1">
        <w:rPr>
          <w:rFonts w:cs="Arial"/>
          <w:highlight w:val="green"/>
        </w:rPr>
        <w:t>en</w:t>
      </w:r>
      <w:r w:rsidR="007D1D0B" w:rsidRPr="00815B4D">
        <w:rPr>
          <w:rFonts w:cs="Arial"/>
          <w:highlight w:val="green"/>
        </w:rPr>
        <w:t xml:space="preserve"> </w:t>
      </w:r>
      <w:r w:rsidR="008E029D">
        <w:rPr>
          <w:rFonts w:cs="Arial"/>
          <w:highlight w:val="green"/>
        </w:rPr>
        <w:t>P</w:t>
      </w:r>
      <w:r w:rsidR="00CC5CFC" w:rsidRPr="00815B4D">
        <w:rPr>
          <w:rFonts w:cs="Arial"/>
          <w:highlight w:val="green"/>
        </w:rPr>
        <w:t xml:space="preserve">arameter </w:t>
      </w:r>
      <w:r w:rsidR="00F11230">
        <w:rPr>
          <w:rFonts w:cs="Arial"/>
          <w:highlight w:val="green"/>
        </w:rPr>
        <w:t>des vortrainierten M</w:t>
      </w:r>
      <w:r w:rsidR="008E029D">
        <w:rPr>
          <w:rFonts w:cs="Arial"/>
          <w:highlight w:val="green"/>
        </w:rPr>
        <w:t xml:space="preserve">odells </w:t>
      </w:r>
      <w:r w:rsidR="004A52C6" w:rsidRPr="00815B4D">
        <w:rPr>
          <w:rFonts w:cs="Arial"/>
          <w:highlight w:val="green"/>
        </w:rPr>
        <w:t>aktualisiert</w:t>
      </w:r>
      <w:r w:rsidR="007F7B7E" w:rsidRPr="00815B4D">
        <w:rPr>
          <w:rFonts w:cs="Arial"/>
          <w:highlight w:val="green"/>
        </w:rPr>
        <w:t xml:space="preserve"> werden</w:t>
      </w:r>
      <w:r w:rsidR="005E0A85">
        <w:rPr>
          <w:rFonts w:cs="Arial"/>
        </w:rPr>
        <w:t xml:space="preserve"> </w:t>
      </w:r>
      <w:r w:rsidR="005E0A85" w:rsidRPr="00F2297D">
        <w:rPr>
          <w:rFonts w:cs="Arial"/>
          <w:highlight w:val="magenta"/>
        </w:rPr>
        <w:fldChar w:fldCharType="begin"/>
      </w:r>
      <w:r w:rsidR="00A25689">
        <w:rPr>
          <w:rFonts w:cs="Arial"/>
          <w:highlight w:val="magenta"/>
        </w:rPr>
        <w:instrText xml:space="preserve"> ADDIN ZOTERO_ITEM CSL_CITATION {"citationID":"MJZyHgRx","properties":{"formattedCitation":"(Brown et al., 2020, S. 6; Han et al., 2024, S. 24; Patil &amp; Gudivada, 2024, S. 18)","plainCitation":"(Brown et al., 2020, S. 6; Han et al., 2024, S. 24;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24","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w:instrText>
      </w:r>
      <w:r w:rsidR="00A25689" w:rsidRPr="00A25689">
        <w:rPr>
          <w:rFonts w:cs="Arial"/>
          <w:highlight w:val="magenta"/>
          <w:lang w:val="en-US"/>
        </w:rPr>
        <w:instrText xml:space="preserve">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5E0A85" w:rsidRPr="00F2297D">
        <w:rPr>
          <w:rFonts w:cs="Arial"/>
          <w:highlight w:val="magenta"/>
        </w:rPr>
        <w:fldChar w:fldCharType="separate"/>
      </w:r>
      <w:r w:rsidR="00F11230" w:rsidRPr="00F11230">
        <w:rPr>
          <w:rFonts w:cs="Arial"/>
          <w:highlight w:val="magenta"/>
          <w:lang w:val="en-US"/>
        </w:rPr>
        <w:t>(Brown et al., 2020, S. 6; Han et al., 2024, S. 24; Patil &amp; Gudivada, 2024, S. 18)</w:t>
      </w:r>
      <w:r w:rsidR="005E0A85" w:rsidRPr="00F2297D">
        <w:rPr>
          <w:rFonts w:cs="Arial"/>
          <w:highlight w:val="magenta"/>
        </w:rPr>
        <w:fldChar w:fldCharType="end"/>
      </w:r>
      <w:r w:rsidR="004A52C6" w:rsidRPr="00F11230">
        <w:rPr>
          <w:rFonts w:cs="Arial"/>
          <w:lang w:val="en-US"/>
        </w:rPr>
        <w:t>.</w:t>
      </w:r>
      <w:r w:rsidR="00612EBC" w:rsidRPr="00F11230">
        <w:rPr>
          <w:rFonts w:cs="Arial"/>
          <w:lang w:val="en-US"/>
        </w:rPr>
        <w:t xml:space="preserve"> </w:t>
      </w:r>
      <w:r w:rsidR="00645B20">
        <w:rPr>
          <w:rFonts w:cs="Arial"/>
        </w:rPr>
        <w:t xml:space="preserve">Bei der </w:t>
      </w:r>
      <w:r w:rsidR="00612EBC">
        <w:rPr>
          <w:rFonts w:cs="Arial"/>
        </w:rPr>
        <w:t>dritte</w:t>
      </w:r>
      <w:r w:rsidR="00645B20">
        <w:rPr>
          <w:rFonts w:cs="Arial"/>
        </w:rPr>
        <w:t>n</w:t>
      </w:r>
      <w:r w:rsidR="00612EBC">
        <w:rPr>
          <w:rFonts w:cs="Arial"/>
        </w:rPr>
        <w:t xml:space="preserve"> Phase </w:t>
      </w:r>
      <w:r w:rsidR="00081A6C" w:rsidRPr="007377F7">
        <w:rPr>
          <w:bCs/>
          <w:highlight w:val="red"/>
        </w:rPr>
        <w:t>In-</w:t>
      </w:r>
      <w:proofErr w:type="spellStart"/>
      <w:r w:rsidR="00081A6C" w:rsidRPr="007377F7">
        <w:rPr>
          <w:bCs/>
          <w:highlight w:val="red"/>
        </w:rPr>
        <w:t>Context</w:t>
      </w:r>
      <w:proofErr w:type="spellEnd"/>
      <w:r w:rsidR="00081A6C" w:rsidRPr="007377F7">
        <w:rPr>
          <w:bCs/>
          <w:highlight w:val="red"/>
        </w:rPr>
        <w:t xml:space="preserve"> Learning (ICL)</w:t>
      </w:r>
      <w:r w:rsidR="00081A6C">
        <w:rPr>
          <w:bCs/>
        </w:rPr>
        <w:t xml:space="preserve"> </w:t>
      </w:r>
      <w:r w:rsidR="00645B20" w:rsidRPr="003C1983">
        <w:rPr>
          <w:bCs/>
          <w:highlight w:val="green"/>
        </w:rPr>
        <w:t xml:space="preserve">wird </w:t>
      </w:r>
      <w:r w:rsidR="00081A6C" w:rsidRPr="003C1983">
        <w:rPr>
          <w:bCs/>
          <w:highlight w:val="green"/>
        </w:rPr>
        <w:t xml:space="preserve">sich die Generalisierungsfähigkeit eines LLMs </w:t>
      </w:r>
      <w:r w:rsidR="00645B20" w:rsidRPr="003C1983">
        <w:rPr>
          <w:bCs/>
          <w:highlight w:val="green"/>
        </w:rPr>
        <w:t>zunutze gemacht</w:t>
      </w:r>
      <w:r w:rsidR="00645B20">
        <w:rPr>
          <w:bCs/>
        </w:rPr>
        <w:t xml:space="preserve">. </w:t>
      </w:r>
      <w:r w:rsidR="007D2933" w:rsidRPr="005B7A4A">
        <w:rPr>
          <w:rFonts w:cs="Arial"/>
          <w:highlight w:val="magenta"/>
        </w:rPr>
        <w:t>Brown et al.</w:t>
      </w:r>
      <w:r w:rsidR="007D2933" w:rsidRPr="005B7A4A">
        <w:rPr>
          <w:bCs/>
          <w:highlight w:val="magenta"/>
        </w:rPr>
        <w:t xml:space="preserve"> </w:t>
      </w:r>
      <w:r w:rsidR="007D2933" w:rsidRPr="007377F7">
        <w:rPr>
          <w:bCs/>
          <w:highlight w:val="magenta"/>
        </w:rPr>
        <w:fldChar w:fldCharType="begin"/>
      </w:r>
      <w:r w:rsidR="007D2933" w:rsidRPr="005B7A4A">
        <w:rPr>
          <w:bCs/>
          <w:highlight w:val="magenta"/>
        </w:rPr>
        <w:instrText xml:space="preserve"> ADDIN ZOTERO_ITEM CSL_CITATION {"citationID":"TCdg6QAN","properties":{"formattedCitation":"(2020, S. 3\\uc0\\u8211{}6)","plainCitation":"(2020, S. 3–6)","noteIndex":0},"citationItems":[{"id":229,"uris":["http://zotero.org/users/14644665/items/E6FXUFBM"],"itemData":{"id":229,"type":"article","abstract":"Recent work has demonstrated substantial gains on many NLP tasks and benchmarks by pre-training on a large corpus of text followed by </w:instrText>
      </w:r>
      <w:r w:rsidR="007D2933" w:rsidRPr="007377F7">
        <w:rPr>
          <w:bCs/>
          <w:highlight w:val="magenta"/>
        </w:rPr>
        <w:instrText>ﬁ</w:instrText>
      </w:r>
      <w:r w:rsidR="007D2933" w:rsidRPr="005B7A4A">
        <w:rPr>
          <w:bCs/>
          <w:highlight w:val="magenta"/>
        </w:rPr>
        <w:instrText>ne-tuning on a speci</w:instrText>
      </w:r>
      <w:r w:rsidR="007D2933" w:rsidRPr="007377F7">
        <w:rPr>
          <w:bCs/>
          <w:highlight w:val="magenta"/>
        </w:rPr>
        <w:instrText>ﬁ</w:instrText>
      </w:r>
      <w:r w:rsidR="007D2933" w:rsidRPr="005B7A4A">
        <w:rPr>
          <w:bCs/>
          <w:highlight w:val="magenta"/>
        </w:rPr>
        <w:instrText>c task. While typically task-agnostic in architecture, this method still requires task-speci</w:instrText>
      </w:r>
      <w:r w:rsidR="007D2933" w:rsidRPr="007377F7">
        <w:rPr>
          <w:bCs/>
          <w:highlight w:val="magenta"/>
        </w:rPr>
        <w:instrText>ﬁ</w:instrText>
      </w:r>
      <w:r w:rsidR="007D2933" w:rsidRPr="005B7A4A">
        <w:rPr>
          <w:bCs/>
          <w:highlight w:val="magenta"/>
        </w:rPr>
        <w:instrText xml:space="preserve">c </w:instrText>
      </w:r>
      <w:r w:rsidR="007D2933" w:rsidRPr="007377F7">
        <w:rPr>
          <w:bCs/>
          <w:highlight w:val="magenta"/>
        </w:rPr>
        <w:instrText>ﬁ</w:instrText>
      </w:r>
      <w:r w:rsidR="007D2933" w:rsidRPr="005B7A4A">
        <w:rPr>
          <w:bCs/>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7D2933" w:rsidRPr="007377F7">
        <w:rPr>
          <w:bCs/>
          <w:highlight w:val="magenta"/>
        </w:rPr>
        <w:instrText>ﬁ</w:instrText>
      </w:r>
      <w:r w:rsidR="007D2933" w:rsidRPr="005B7A4A">
        <w:rPr>
          <w:bCs/>
          <w:highlight w:val="magenta"/>
        </w:rPr>
        <w:instrText>netuning approaches. Speci</w:instrText>
      </w:r>
      <w:r w:rsidR="007D2933" w:rsidRPr="007377F7">
        <w:rPr>
          <w:bCs/>
          <w:highlight w:val="magenta"/>
        </w:rPr>
        <w:instrText>ﬁ</w:instrText>
      </w:r>
      <w:r w:rsidR="007D2933" w:rsidRPr="005B7A4A">
        <w:rPr>
          <w:bCs/>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7D2933" w:rsidRPr="007377F7">
        <w:rPr>
          <w:bCs/>
          <w:highlight w:val="magenta"/>
        </w:rPr>
        <w:instrText>ﬁ</w:instrText>
      </w:r>
      <w:r w:rsidR="007D2933" w:rsidRPr="005B7A4A">
        <w:rPr>
          <w:bCs/>
          <w:highlight w:val="magenta"/>
        </w:rPr>
        <w:instrText>ne-tuning, with tasks and few-shot demonstrations speci</w:instrText>
      </w:r>
      <w:r w:rsidR="007D2933" w:rsidRPr="007377F7">
        <w:rPr>
          <w:bCs/>
          <w:highlight w:val="magenta"/>
        </w:rPr>
        <w:instrText>ﬁ</w:instrText>
      </w:r>
      <w:r w:rsidR="007D2933" w:rsidRPr="005B7A4A">
        <w:rPr>
          <w:bCs/>
          <w:highlight w:val="magenta"/>
        </w:rPr>
        <w:instrText>ed purely via text interaction with the model. GPT-3 achieves strong performance on many NLP datasets, including translation, question-answering, and cloze tasks, as well as s</w:instrText>
      </w:r>
      <w:r w:rsidR="007D2933" w:rsidRPr="00552BDB">
        <w:rPr>
          <w:bCs/>
          <w:highlight w:val="magenta"/>
          <w:lang w:val="en-US"/>
        </w:rPr>
        <w:instrText>everal tasks that require on-the-</w:instrText>
      </w:r>
      <w:r w:rsidR="007D2933" w:rsidRPr="007377F7">
        <w:rPr>
          <w:bCs/>
          <w:highlight w:val="magenta"/>
        </w:rPr>
        <w:instrText>ﬂ</w:instrText>
      </w:r>
      <w:r w:rsidR="007D2933" w:rsidRPr="00552BDB">
        <w:rPr>
          <w:bCs/>
          <w:highlight w:val="magenta"/>
          <w:lang w:val="en-US"/>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7D2933" w:rsidRPr="007377F7">
        <w:rPr>
          <w:bCs/>
          <w:highlight w:val="magenta"/>
        </w:rPr>
        <w:instrText>ﬁ</w:instrText>
      </w:r>
      <w:r w:rsidR="007D2933" w:rsidRPr="00552BDB">
        <w:rPr>
          <w:bCs/>
          <w:highlight w:val="magenta"/>
          <w:lang w:val="en-US"/>
        </w:rPr>
        <w:instrText>nd that GPT-3 can generate samples of news articles which human evaluators have dif</w:instrText>
      </w:r>
      <w:r w:rsidR="007D2933" w:rsidRPr="007377F7">
        <w:rPr>
          <w:bCs/>
          <w:highlight w:val="magenta"/>
        </w:rPr>
        <w:instrText>ﬁ</w:instrText>
      </w:r>
      <w:r w:rsidR="007D2933" w:rsidRPr="00552BDB">
        <w:rPr>
          <w:bCs/>
          <w:highlight w:val="magenta"/>
          <w:lang w:val="en-US"/>
        </w:rPr>
        <w:instrText xml:space="preserve">culty distinguishing from articles written by humans. We discuss broader societal impacts of this </w:instrText>
      </w:r>
      <w:r w:rsidR="007D2933" w:rsidRPr="007377F7">
        <w:rPr>
          <w:bCs/>
          <w:highlight w:val="magenta"/>
        </w:rPr>
        <w:instrText>ﬁ</w:instrText>
      </w:r>
      <w:r w:rsidR="007D2933" w:rsidRPr="00552BDB">
        <w:rPr>
          <w:bCs/>
          <w:highlight w:val="magenta"/>
          <w:lang w:val="en-US"/>
        </w:rPr>
        <w:instrText>nding and of GPT-3 in general.","language":"en","note":"done","number":"arXiv:2005.14165","publisher":"arXiv","source":"ar</w:instrText>
      </w:r>
      <w:r w:rsidR="007D2933" w:rsidRPr="004930E1">
        <w:rPr>
          <w:bCs/>
          <w:highlight w:val="magenta"/>
        </w:rPr>
        <w:instrText xml:space="preserve">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-6","label":"page","suppress-author":true}],"schema":"https://github.com/citation-style-language/schema/raw/master/csl-citation.json"} </w:instrText>
      </w:r>
      <w:r w:rsidR="007D2933" w:rsidRPr="007377F7">
        <w:rPr>
          <w:bCs/>
          <w:highlight w:val="magenta"/>
        </w:rPr>
        <w:fldChar w:fldCharType="separate"/>
      </w:r>
      <w:r w:rsidR="007D2933" w:rsidRPr="004930E1">
        <w:rPr>
          <w:rFonts w:cs="Arial"/>
          <w:highlight w:val="magenta"/>
        </w:rPr>
        <w:t>(2020, S. 3–6)</w:t>
      </w:r>
      <w:r w:rsidR="007D2933" w:rsidRPr="007377F7">
        <w:rPr>
          <w:bCs/>
          <w:highlight w:val="magenta"/>
        </w:rPr>
        <w:fldChar w:fldCharType="end"/>
      </w:r>
      <w:r w:rsidR="007D2933" w:rsidRPr="004930E1">
        <w:rPr>
          <w:bCs/>
        </w:rPr>
        <w:t xml:space="preserve"> sowie </w:t>
      </w:r>
      <w:r w:rsidR="007D2933" w:rsidRPr="004930E1">
        <w:rPr>
          <w:rFonts w:cs="Arial"/>
          <w:highlight w:val="magenta"/>
        </w:rPr>
        <w:t xml:space="preserve">Wei et al. </w:t>
      </w:r>
      <w:r w:rsidR="007D2933" w:rsidRPr="007377F7">
        <w:rPr>
          <w:bCs/>
          <w:highlight w:val="magenta"/>
        </w:rPr>
        <w:fldChar w:fldCharType="begin"/>
      </w:r>
      <w:r w:rsidR="007D2933" w:rsidRPr="004930E1">
        <w:rPr>
          <w:bCs/>
          <w:highlight w:val="magenta"/>
        </w:rPr>
        <w:instrText xml:space="preserve"> ADDIN ZOTERO_ITEM CSL_CITATION {"citationID":"zMqKUasx","properties":{"formattedCitation":"(2023)","plainCitation":"(2023)","noteIndex":0},"citationItems":[{"id":1769,"uris":["http://zotero.org/users/14644665/items/J6PD8LM3"],"itemData":{"id":1769,"type":"article","abstract":"We explore how generating a chain of thought -- a series of intermediate reasoning ste</w:instrText>
      </w:r>
      <w:r w:rsidR="007D2933" w:rsidRPr="007D2933">
        <w:rPr>
          <w:bCs/>
          <w:highlight w:val="magenta"/>
        </w:rPr>
        <w:instrText>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w:instrText>
      </w:r>
      <w:r w:rsidR="007D2933" w:rsidRPr="00204D5B">
        <w:rPr>
          <w:bCs/>
          <w:highlight w:val="magenta"/>
        </w:rPr>
        <w:instrText xml:space="preserve">,"given":"Maarten"},{"family":"Ichter","given":"Brian"},{"family":"Xia","given":"Fei"},{"family":"Chi","given":"Ed"},{"family":"Le","given":"Quoc"},{"family":"Zhou","given":"Denny"}],"accessed":{"date-parts":[["2024",11,6]]},"issued":{"date-parts":[["2023",1,10]]}},"label":"page","suppress-author":true}],"schema":"https://github.com/citation-style-language/schema/raw/master/csl-citation.json"} </w:instrText>
      </w:r>
      <w:r w:rsidR="007D2933" w:rsidRPr="007377F7">
        <w:rPr>
          <w:bCs/>
          <w:highlight w:val="magenta"/>
        </w:rPr>
        <w:fldChar w:fldCharType="separate"/>
      </w:r>
      <w:r w:rsidR="007D2933" w:rsidRPr="00204D5B">
        <w:rPr>
          <w:rFonts w:cs="Arial"/>
          <w:highlight w:val="magenta"/>
        </w:rPr>
        <w:t>(2023)</w:t>
      </w:r>
      <w:r w:rsidR="007D2933" w:rsidRPr="007377F7">
        <w:rPr>
          <w:bCs/>
          <w:highlight w:val="magenta"/>
        </w:rPr>
        <w:fldChar w:fldCharType="end"/>
      </w:r>
      <w:r w:rsidR="007D2933" w:rsidRPr="00204D5B">
        <w:rPr>
          <w:bCs/>
        </w:rPr>
        <w:t xml:space="preserve"> zeigen</w:t>
      </w:r>
      <w:r w:rsidR="007D2933" w:rsidRPr="003C1983">
        <w:rPr>
          <w:bCs/>
          <w:highlight w:val="green"/>
        </w:rPr>
        <w:t xml:space="preserve">, </w:t>
      </w:r>
      <w:r w:rsidR="005B7A4A" w:rsidRPr="003C1983">
        <w:rPr>
          <w:bCs/>
          <w:highlight w:val="green"/>
        </w:rPr>
        <w:t xml:space="preserve">das mittels </w:t>
      </w:r>
      <w:commentRangeStart w:id="557"/>
      <w:r w:rsidR="00E32753" w:rsidRPr="003C1983">
        <w:rPr>
          <w:bCs/>
          <w:highlight w:val="green"/>
        </w:rPr>
        <w:t>P</w:t>
      </w:r>
      <w:r w:rsidR="00E32753" w:rsidRPr="008C13B7">
        <w:rPr>
          <w:bCs/>
          <w:highlight w:val="cyan"/>
        </w:rPr>
        <w:t>rompt</w:t>
      </w:r>
      <w:r w:rsidR="008B221E">
        <w:rPr>
          <w:bCs/>
          <w:highlight w:val="cyan"/>
        </w:rPr>
        <w:t>s</w:t>
      </w:r>
      <w:r w:rsidR="00E32753" w:rsidRPr="003C1983">
        <w:rPr>
          <w:bCs/>
          <w:highlight w:val="green"/>
        </w:rPr>
        <w:t xml:space="preserve"> </w:t>
      </w:r>
      <w:commentRangeEnd w:id="557"/>
      <w:r w:rsidR="00F07482">
        <w:rPr>
          <w:rStyle w:val="Kommentarzeichen"/>
        </w:rPr>
        <w:commentReference w:id="557"/>
      </w:r>
      <w:r w:rsidR="007D2933" w:rsidRPr="003C1983">
        <w:rPr>
          <w:bCs/>
          <w:highlight w:val="green"/>
        </w:rPr>
        <w:t xml:space="preserve">das Modell anhand von Beispielen an die gewünschte Aufgabe </w:t>
      </w:r>
      <w:r w:rsidR="00EA19B3" w:rsidRPr="003C1983">
        <w:rPr>
          <w:bCs/>
          <w:highlight w:val="green"/>
        </w:rPr>
        <w:t>angepasst werden kann</w:t>
      </w:r>
      <w:r w:rsidR="007D2933" w:rsidRPr="003C1983">
        <w:rPr>
          <w:bCs/>
          <w:highlight w:val="green"/>
        </w:rPr>
        <w:t xml:space="preserve">. </w:t>
      </w:r>
      <w:r w:rsidR="00860D65">
        <w:rPr>
          <w:bCs/>
          <w:highlight w:val="green"/>
        </w:rPr>
        <w:t xml:space="preserve">Der Begriff </w:t>
      </w:r>
      <w:r w:rsidR="00B4503E">
        <w:rPr>
          <w:bCs/>
          <w:highlight w:val="green"/>
        </w:rPr>
        <w:t xml:space="preserve">ICL beschreibt </w:t>
      </w:r>
      <w:r w:rsidR="00B4503E">
        <w:rPr>
          <w:bCs/>
          <w:highlight w:val="green"/>
        </w:rPr>
        <w:t>d</w:t>
      </w:r>
      <w:r w:rsidR="002327C8">
        <w:rPr>
          <w:bCs/>
          <w:highlight w:val="green"/>
        </w:rPr>
        <w:t xml:space="preserve">iese Anpassung </w:t>
      </w:r>
      <w:r w:rsidR="00B24C95">
        <w:rPr>
          <w:bCs/>
          <w:highlight w:val="green"/>
        </w:rPr>
        <w:t xml:space="preserve">des LLM anhand </w:t>
      </w:r>
      <w:r w:rsidR="00860D65">
        <w:rPr>
          <w:bCs/>
          <w:highlight w:val="green"/>
        </w:rPr>
        <w:t xml:space="preserve">eines </w:t>
      </w:r>
      <w:r w:rsidR="00B24C95">
        <w:rPr>
          <w:bCs/>
          <w:highlight w:val="green"/>
        </w:rPr>
        <w:t>Prompts</w:t>
      </w:r>
      <w:r w:rsidR="00FA61FD">
        <w:rPr>
          <w:bCs/>
          <w:highlight w:val="green"/>
        </w:rPr>
        <w:t xml:space="preserve"> </w:t>
      </w:r>
      <w:r w:rsidR="00FA61FD" w:rsidRPr="00097AC3">
        <w:rPr>
          <w:bCs/>
          <w:highlight w:val="magenta"/>
        </w:rPr>
        <w:fldChar w:fldCharType="begin"/>
      </w:r>
      <w:r w:rsidR="00FA61FD" w:rsidRPr="00097AC3">
        <w:rPr>
          <w:bCs/>
          <w:highlight w:val="magenta"/>
        </w:rPr>
        <w:instrText xml:space="preserve"> ADDIN ZOTERO_ITEM CSL_CITATION {"citationID":"uRn11TPY","properties":{"formattedCitation":"(Brown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FA61FD" w:rsidRPr="00097AC3">
        <w:rPr>
          <w:bCs/>
          <w:highlight w:val="magenta"/>
        </w:rPr>
        <w:fldChar w:fldCharType="separate"/>
      </w:r>
      <w:r w:rsidR="00FA61FD" w:rsidRPr="00097AC3">
        <w:rPr>
          <w:rFonts w:cs="Arial"/>
          <w:highlight w:val="magenta"/>
        </w:rPr>
        <w:t>(Brown et al., 2020, S. 3)</w:t>
      </w:r>
      <w:r w:rsidR="00FA61FD" w:rsidRPr="00097AC3">
        <w:rPr>
          <w:bCs/>
          <w:highlight w:val="magenta"/>
        </w:rPr>
        <w:fldChar w:fldCharType="end"/>
      </w:r>
      <w:r w:rsidR="00B24C95">
        <w:rPr>
          <w:bCs/>
          <w:highlight w:val="green"/>
        </w:rPr>
        <w:t xml:space="preserve">. </w:t>
      </w:r>
      <w:r w:rsidR="007D2933" w:rsidRPr="003C1983">
        <w:rPr>
          <w:bCs/>
          <w:highlight w:val="green"/>
        </w:rPr>
        <w:t xml:space="preserve">Die </w:t>
      </w:r>
      <w:r w:rsidR="003A1F47" w:rsidRPr="003C1983">
        <w:rPr>
          <w:bCs/>
          <w:highlight w:val="green"/>
        </w:rPr>
        <w:t xml:space="preserve">Parameter </w:t>
      </w:r>
      <w:r w:rsidR="007D2933" w:rsidRPr="003C1983">
        <w:rPr>
          <w:bCs/>
          <w:highlight w:val="green"/>
        </w:rPr>
        <w:lastRenderedPageBreak/>
        <w:t xml:space="preserve">des Modells werden dabei nicht verändert. </w:t>
      </w:r>
      <w:r w:rsidR="007D2933" w:rsidRPr="007D70E3">
        <w:rPr>
          <w:bCs/>
          <w:highlight w:val="green"/>
          <w:lang w:val="en-US"/>
        </w:rPr>
        <w:t xml:space="preserve">ICL </w:t>
      </w:r>
      <w:proofErr w:type="spellStart"/>
      <w:r w:rsidR="007D2933" w:rsidRPr="007D70E3">
        <w:rPr>
          <w:bCs/>
          <w:highlight w:val="green"/>
          <w:lang w:val="en-US"/>
        </w:rPr>
        <w:t>kann</w:t>
      </w:r>
      <w:proofErr w:type="spellEnd"/>
      <w:r w:rsidR="007D2933" w:rsidRPr="007D70E3">
        <w:rPr>
          <w:bCs/>
          <w:highlight w:val="green"/>
          <w:lang w:val="en-US"/>
        </w:rPr>
        <w:t xml:space="preserve"> in Zero-Shot Learning, One-Shot Learning und Few-Shot Learning </w:t>
      </w:r>
      <w:proofErr w:type="spellStart"/>
      <w:r w:rsidR="007D2933" w:rsidRPr="007D70E3">
        <w:rPr>
          <w:bCs/>
          <w:highlight w:val="green"/>
          <w:lang w:val="en-US"/>
        </w:rPr>
        <w:t>unterschieden</w:t>
      </w:r>
      <w:proofErr w:type="spellEnd"/>
      <w:r w:rsidR="007D2933" w:rsidRPr="007D70E3">
        <w:rPr>
          <w:bCs/>
          <w:highlight w:val="green"/>
          <w:lang w:val="en-US"/>
        </w:rPr>
        <w:t xml:space="preserve"> </w:t>
      </w:r>
      <w:proofErr w:type="spellStart"/>
      <w:r w:rsidR="007D2933" w:rsidRPr="007D70E3">
        <w:rPr>
          <w:bCs/>
          <w:highlight w:val="green"/>
          <w:lang w:val="en-US"/>
        </w:rPr>
        <w:t>werden</w:t>
      </w:r>
      <w:proofErr w:type="spellEnd"/>
      <w:r w:rsidR="007D2933" w:rsidRPr="007D70E3">
        <w:rPr>
          <w:bCs/>
          <w:lang w:val="en-US"/>
        </w:rPr>
        <w:t xml:space="preserve"> </w:t>
      </w:r>
      <w:r w:rsidR="007D2933" w:rsidRPr="002A79C7">
        <w:rPr>
          <w:bCs/>
          <w:highlight w:val="magenta"/>
          <w:lang w:val="en-US"/>
        </w:rPr>
        <w:fldChar w:fldCharType="begin"/>
      </w:r>
      <w:r w:rsidR="007D2933" w:rsidRPr="007D70E3">
        <w:rPr>
          <w:bCs/>
          <w:highlight w:val="magenta"/>
          <w:lang w:val="en-US"/>
        </w:rPr>
        <w:instrText xml:space="preserve"> ADDIN ZOTERO_ITEM CSL_CITATION {"citationID":"mLdqBFbP","properties":{"formattedCitation":"(Patil &amp; Gudivada, 2024, S. 23\\uc0\\u8211{}25; Tunstall et al., 2023, S. 189)","plainCitation":"(Patil &amp; Gudivada, 2024, S. 23–25; Tunstall et al., 2023, S. 189)","noteIndex":0},"citationItems":[{"id":454,"uris":["http://zotero.org/users/14644665/items/XNLC7C32"],"itemData":{"id":454,"type":"article-journal","abstract":"Natural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w:instrText>
      </w:r>
      <w:r w:rsidR="007D2933" w:rsidRPr="002A79C7">
        <w:rPr>
          <w:bCs/>
          <w:highlight w:val="magenta"/>
          <w:lang w:val="en-US"/>
        </w:rPr>
        <w:instrText>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-25","label":"page"},{"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w:instrText>
      </w:r>
      <w:r w:rsidR="007D2933" w:rsidRPr="00552BDB">
        <w:rPr>
          <w:bCs/>
          <w:highlight w:val="magenta"/>
        </w:rPr>
        <w:instrText xml:space="preserve">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instrText>
      </w:r>
      <w:r w:rsidR="007D2933" w:rsidRPr="002A79C7">
        <w:rPr>
          <w:bCs/>
          <w:highlight w:val="magenta"/>
          <w:lang w:val="en-US"/>
        </w:rPr>
        <w:fldChar w:fldCharType="separate"/>
      </w:r>
      <w:r w:rsidR="007D2933" w:rsidRPr="002A79C7">
        <w:rPr>
          <w:rFonts w:cs="Arial"/>
          <w:highlight w:val="magenta"/>
          <w:rPrChange w:id="558" w:author="Ben Fels" w:date="2024-12-22T11:04:00Z" w16du:dateUtc="2024-12-22T10:04:00Z">
            <w:rPr>
              <w:rFonts w:cs="Arial"/>
            </w:rPr>
          </w:rPrChange>
        </w:rPr>
        <w:t>(</w:t>
      </w:r>
      <w:proofErr w:type="spellStart"/>
      <w:r w:rsidR="007D2933" w:rsidRPr="002A79C7">
        <w:rPr>
          <w:rFonts w:cs="Arial"/>
          <w:highlight w:val="magenta"/>
          <w:rPrChange w:id="559" w:author="Ben Fels" w:date="2024-12-22T11:04:00Z" w16du:dateUtc="2024-12-22T10:04:00Z">
            <w:rPr>
              <w:rFonts w:cs="Arial"/>
            </w:rPr>
          </w:rPrChange>
        </w:rPr>
        <w:t>Patil</w:t>
      </w:r>
      <w:proofErr w:type="spellEnd"/>
      <w:r w:rsidR="007D2933" w:rsidRPr="002A79C7">
        <w:rPr>
          <w:rFonts w:cs="Arial"/>
          <w:highlight w:val="magenta"/>
          <w:rPrChange w:id="560" w:author="Ben Fels" w:date="2024-12-22T11:04:00Z" w16du:dateUtc="2024-12-22T10:04:00Z">
            <w:rPr>
              <w:rFonts w:cs="Arial"/>
            </w:rPr>
          </w:rPrChange>
        </w:rPr>
        <w:t xml:space="preserve"> &amp; </w:t>
      </w:r>
      <w:proofErr w:type="spellStart"/>
      <w:r w:rsidR="007D2933" w:rsidRPr="002A79C7">
        <w:rPr>
          <w:rFonts w:cs="Arial"/>
          <w:highlight w:val="magenta"/>
          <w:rPrChange w:id="561" w:author="Ben Fels" w:date="2024-12-22T11:04:00Z" w16du:dateUtc="2024-12-22T10:04:00Z">
            <w:rPr>
              <w:rFonts w:cs="Arial"/>
            </w:rPr>
          </w:rPrChange>
        </w:rPr>
        <w:t>Gudivada</w:t>
      </w:r>
      <w:proofErr w:type="spellEnd"/>
      <w:r w:rsidR="007D2933" w:rsidRPr="002A79C7">
        <w:rPr>
          <w:rFonts w:cs="Arial"/>
          <w:highlight w:val="magenta"/>
          <w:rPrChange w:id="562" w:author="Ben Fels" w:date="2024-12-22T11:04:00Z" w16du:dateUtc="2024-12-22T10:04:00Z">
            <w:rPr>
              <w:rFonts w:cs="Arial"/>
            </w:rPr>
          </w:rPrChange>
        </w:rPr>
        <w:t>, 2024, S. 23–25; Tunstall et al., 2023, S. 189)</w:t>
      </w:r>
      <w:r w:rsidR="007D2933" w:rsidRPr="002A79C7">
        <w:rPr>
          <w:bCs/>
          <w:highlight w:val="magenta"/>
        </w:rPr>
        <w:fldChar w:fldCharType="end"/>
      </w:r>
      <w:r w:rsidR="007D2933" w:rsidRPr="00451847">
        <w:rPr>
          <w:bCs/>
        </w:rPr>
        <w:t xml:space="preserve">. </w:t>
      </w:r>
      <w:r w:rsidR="007D2933" w:rsidRPr="003C1983">
        <w:rPr>
          <w:bCs/>
          <w:highlight w:val="green"/>
        </w:rPr>
        <w:t>Die Unterscheidung richtet sich danach, wie viele Beispiele in der Eingabeaufforderung übergeben werden</w:t>
      </w:r>
      <w:r w:rsidR="007D2933" w:rsidRPr="00451847">
        <w:rPr>
          <w:bCs/>
        </w:rPr>
        <w:t xml:space="preserve">. </w:t>
      </w:r>
      <w:r w:rsidR="00E32753" w:rsidRPr="00BC47F7">
        <w:rPr>
          <w:highlight w:val="green"/>
        </w:rPr>
        <w:t xml:space="preserve">Prompt Engineering baut </w:t>
      </w:r>
      <w:r w:rsidR="002B45A7" w:rsidRPr="00BC47F7">
        <w:rPr>
          <w:highlight w:val="green"/>
        </w:rPr>
        <w:t xml:space="preserve">auf dieser </w:t>
      </w:r>
      <w:r w:rsidR="00B84E6E" w:rsidRPr="00BC47F7">
        <w:rPr>
          <w:highlight w:val="green"/>
        </w:rPr>
        <w:t xml:space="preserve">Fähigkeit des ICL </w:t>
      </w:r>
      <w:r w:rsidR="002B45A7" w:rsidRPr="00BC47F7">
        <w:rPr>
          <w:highlight w:val="green"/>
        </w:rPr>
        <w:t>auf</w:t>
      </w:r>
      <w:r w:rsidR="007D0342" w:rsidRPr="00BC47F7">
        <w:rPr>
          <w:highlight w:val="green"/>
        </w:rPr>
        <w:t xml:space="preserve"> und umfasst den Prozess</w:t>
      </w:r>
      <w:r w:rsidR="00E32753" w:rsidRPr="00BC47F7">
        <w:rPr>
          <w:highlight w:val="green"/>
        </w:rPr>
        <w:t xml:space="preserve"> der Gestaltung von </w:t>
      </w:r>
      <w:r w:rsidR="00F77EE0" w:rsidRPr="00BC47F7">
        <w:rPr>
          <w:highlight w:val="green"/>
        </w:rPr>
        <w:t>Prompts</w:t>
      </w:r>
      <w:r w:rsidR="00DE6B57" w:rsidRPr="00BC47F7">
        <w:rPr>
          <w:highlight w:val="green"/>
        </w:rPr>
        <w:t>, um die gewünschten Ausgaben de</w:t>
      </w:r>
      <w:r w:rsidR="00FA33FC" w:rsidRPr="00BC47F7">
        <w:rPr>
          <w:highlight w:val="green"/>
        </w:rPr>
        <w:t>s LLMs zu erhalten</w:t>
      </w:r>
      <w:r w:rsidR="00FA33FC">
        <w:t xml:space="preserve"> </w:t>
      </w:r>
      <w:r w:rsidR="00DB63EB" w:rsidRPr="007377F7">
        <w:rPr>
          <w:highlight w:val="magenta"/>
        </w:rPr>
        <w:fldChar w:fldCharType="begin"/>
      </w:r>
      <w:r w:rsidR="00DB63EB">
        <w:rPr>
          <w:highlight w:val="magenta"/>
        </w:rPr>
        <w:instrText xml:space="preserve"> ADDIN ZOTERO_ITEM CSL_CITATION {"citationID":"0Qx6eFwB","properties":{"formattedCitation":"(Patil &amp; Gudivada, 2024, S. 20; Trad &amp; Chehab, 2024, S. 369)","plainCitation":"(Patil &amp; Gudivada, 2024, S. 20; Trad &amp; Chehab, 2024, S. 369)","noteIndex":0},"citationItems":[{"id":454,"uris":["http://zotero.org/users/14644665/items/XNLC7C32"],"itemData":{"id":454,"type":"article-journal","abstract":"Natural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20","label":"page"},{"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00DB63EB" w:rsidRPr="007377F7">
        <w:rPr>
          <w:highlight w:val="magenta"/>
        </w:rPr>
        <w:fldChar w:fldCharType="separate"/>
      </w:r>
      <w:r w:rsidR="00DB63EB" w:rsidRPr="00186EF4">
        <w:rPr>
          <w:rFonts w:cs="Arial"/>
          <w:highlight w:val="magenta"/>
        </w:rPr>
        <w:t>(</w:t>
      </w:r>
      <w:proofErr w:type="spellStart"/>
      <w:r w:rsidR="00DB63EB" w:rsidRPr="00186EF4">
        <w:rPr>
          <w:rFonts w:cs="Arial"/>
          <w:highlight w:val="magenta"/>
        </w:rPr>
        <w:t>Patil</w:t>
      </w:r>
      <w:proofErr w:type="spellEnd"/>
      <w:r w:rsidR="00DB63EB" w:rsidRPr="00186EF4">
        <w:rPr>
          <w:rFonts w:cs="Arial"/>
          <w:highlight w:val="magenta"/>
        </w:rPr>
        <w:t xml:space="preserve"> &amp; </w:t>
      </w:r>
      <w:proofErr w:type="spellStart"/>
      <w:r w:rsidR="00DB63EB" w:rsidRPr="00186EF4">
        <w:rPr>
          <w:rFonts w:cs="Arial"/>
          <w:highlight w:val="magenta"/>
        </w:rPr>
        <w:t>Gudivada</w:t>
      </w:r>
      <w:proofErr w:type="spellEnd"/>
      <w:r w:rsidR="00DB63EB" w:rsidRPr="00186EF4">
        <w:rPr>
          <w:rFonts w:cs="Arial"/>
          <w:highlight w:val="magenta"/>
        </w:rPr>
        <w:t xml:space="preserve">, 2024, S. 20; Trad &amp; </w:t>
      </w:r>
      <w:proofErr w:type="spellStart"/>
      <w:r w:rsidR="00DB63EB" w:rsidRPr="00186EF4">
        <w:rPr>
          <w:rFonts w:cs="Arial"/>
          <w:highlight w:val="magenta"/>
        </w:rPr>
        <w:t>Chehab</w:t>
      </w:r>
      <w:proofErr w:type="spellEnd"/>
      <w:r w:rsidR="00DB63EB" w:rsidRPr="00186EF4">
        <w:rPr>
          <w:rFonts w:cs="Arial"/>
          <w:highlight w:val="magenta"/>
        </w:rPr>
        <w:t>, 2024, S. 369)</w:t>
      </w:r>
      <w:r w:rsidR="00DB63EB" w:rsidRPr="007377F7">
        <w:rPr>
          <w:highlight w:val="magenta"/>
        </w:rPr>
        <w:fldChar w:fldCharType="end"/>
      </w:r>
      <w:r w:rsidR="00DB63EB">
        <w:t>.</w:t>
      </w:r>
      <w:r w:rsidR="00897E31">
        <w:t xml:space="preserve"> </w:t>
      </w:r>
    </w:p>
    <w:p w14:paraId="09E25B87" w14:textId="050FE70D" w:rsidR="008E5754" w:rsidRPr="008E5754" w:rsidRDefault="008E5754" w:rsidP="00FA33FC">
      <w:pPr>
        <w:jc w:val="both"/>
        <w:rPr>
          <w:b/>
        </w:rPr>
      </w:pPr>
      <w:r w:rsidRPr="008E5754">
        <w:rPr>
          <w:b/>
          <w:highlight w:val="cyan"/>
        </w:rPr>
        <w:t xml:space="preserve">Warum </w:t>
      </w:r>
      <w:proofErr w:type="spellStart"/>
      <w:r w:rsidRPr="008E5754">
        <w:rPr>
          <w:b/>
          <w:highlight w:val="cyan"/>
        </w:rPr>
        <w:t>Pretraining</w:t>
      </w:r>
      <w:proofErr w:type="spellEnd"/>
      <w:r w:rsidRPr="008E5754">
        <w:rPr>
          <w:b/>
          <w:highlight w:val="cyan"/>
        </w:rPr>
        <w:t xml:space="preserve"> keine Alternative ist</w:t>
      </w:r>
    </w:p>
    <w:p w14:paraId="51486366" w14:textId="3BD9F090" w:rsidR="00487B19" w:rsidRPr="009E3669" w:rsidRDefault="009E3669" w:rsidP="009E3669">
      <w:pPr>
        <w:jc w:val="both"/>
        <w:rPr>
          <w:lang w:val="en-US"/>
        </w:rPr>
      </w:pPr>
      <w:moveToRangeStart w:id="563" w:author="Ben Fels" w:date="2024-12-21T13:16:00Z" w:name="move185679391"/>
      <w:r>
        <w:t xml:space="preserve">Nach </w:t>
      </w:r>
      <w:proofErr w:type="spellStart"/>
      <w:r w:rsidRPr="00F00B1A">
        <w:rPr>
          <w:rFonts w:cs="Arial"/>
          <w:highlight w:val="magenta"/>
        </w:rPr>
        <w:t>Patil</w:t>
      </w:r>
      <w:proofErr w:type="spellEnd"/>
      <w:r w:rsidRPr="00F00B1A">
        <w:rPr>
          <w:rFonts w:cs="Arial"/>
          <w:highlight w:val="magenta"/>
        </w:rPr>
        <w:t xml:space="preserve"> &amp; </w:t>
      </w:r>
      <w:proofErr w:type="spellStart"/>
      <w:r w:rsidRPr="00F00B1A">
        <w:rPr>
          <w:rFonts w:cs="Arial"/>
          <w:highlight w:val="magenta"/>
        </w:rPr>
        <w:t>Gudivada</w:t>
      </w:r>
      <w:proofErr w:type="spellEnd"/>
      <w:r w:rsidRPr="00F00B1A">
        <w:rPr>
          <w:rFonts w:cs="Arial"/>
          <w:highlight w:val="magenta"/>
        </w:rPr>
        <w:t xml:space="preserve"> </w:t>
      </w:r>
      <w:r w:rsidRPr="00F00B1A">
        <w:rPr>
          <w:highlight w:val="magenta"/>
        </w:rPr>
        <w:fldChar w:fldCharType="begin"/>
      </w:r>
      <w:r w:rsidRPr="00F00B1A">
        <w:rPr>
          <w:highlight w:val="magenta"/>
        </w:rPr>
        <w:instrText xml:space="preserve"> ADDIN ZOTERO_ITEM CSL_CITATION {"citationID":"cjXNW73q","properties":{"formattedCitation":"(2024, S. 31)","plainCitation":"(2024, S. 31)","noteIndex":0},"citationItems":[{"id":454,"uris":["http://zotero.org/users/14644665/items/XNLC7C32"],"itemData":{"id":454,"type":"article-journal","abstract":"Natural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31","label":"page","suppress-author":true}],"schema":"https://github.com/citation-style-language/schema/raw/master/csl-citation.json"} </w:instrText>
      </w:r>
      <w:r w:rsidRPr="00F00B1A">
        <w:rPr>
          <w:highlight w:val="magenta"/>
        </w:rPr>
        <w:fldChar w:fldCharType="separate"/>
      </w:r>
      <w:r w:rsidRPr="00F00B1A">
        <w:rPr>
          <w:rFonts w:cs="Arial"/>
          <w:highlight w:val="magenta"/>
        </w:rPr>
        <w:t>(2024, S. 31)</w:t>
      </w:r>
      <w:r w:rsidRPr="00F00B1A">
        <w:rPr>
          <w:highlight w:val="magenta"/>
        </w:rPr>
        <w:fldChar w:fldCharType="end"/>
      </w:r>
      <w:r>
        <w:t xml:space="preserve"> </w:t>
      </w:r>
      <w:r w:rsidRPr="005B1482">
        <w:rPr>
          <w:highlight w:val="green"/>
        </w:rPr>
        <w:t>benötigen</w:t>
      </w:r>
      <w:r>
        <w:rPr>
          <w:highlight w:val="green"/>
        </w:rPr>
        <w:t xml:space="preserve"> solche</w:t>
      </w:r>
      <w:r w:rsidRPr="005B1482">
        <w:rPr>
          <w:highlight w:val="green"/>
        </w:rPr>
        <w:t xml:space="preserve"> LLMs für das </w:t>
      </w:r>
      <w:proofErr w:type="spellStart"/>
      <w:r w:rsidRPr="005B1482">
        <w:rPr>
          <w:highlight w:val="green"/>
        </w:rPr>
        <w:t>Pretraining</w:t>
      </w:r>
      <w:proofErr w:type="spellEnd"/>
      <w:r w:rsidRPr="005B1482">
        <w:rPr>
          <w:highlight w:val="green"/>
        </w:rPr>
        <w:t xml:space="preserve"> tausende an GPUs für mehrere Wochen.</w:t>
      </w:r>
      <w:r>
        <w:t xml:space="preserve"> </w:t>
      </w:r>
      <w:r w:rsidRPr="00AC7C5A">
        <w:rPr>
          <w:highlight w:val="green"/>
        </w:rPr>
        <w:t>Neben den Kosten für die Hardware kommen die Kosten für die benötigte Energy, das Fachpersonal und die Infrastruktur zur Verwendung des LLMs hinzu. Dieser Ansatz ist folglich unbezahlbar für eine Vielzahl von Forschenden</w:t>
      </w:r>
      <w:r>
        <w:t xml:space="preserve"> </w:t>
      </w:r>
      <w:r w:rsidRPr="008B02CA">
        <w:rPr>
          <w:highlight w:val="magenta"/>
        </w:rPr>
        <w:fldChar w:fldCharType="begin"/>
      </w:r>
      <w:r w:rsidRPr="008B02CA">
        <w:rPr>
          <w:highlight w:val="magenta"/>
        </w:rPr>
        <w:instrText xml:space="preserve"> ADDIN ZOTERO_ITEM CSL_CITATION {"citationID":"IemErJi8","properties":{"formattedCitation":"(Patil &amp; Gudivada, 2024, S. 31)","plainCitation":"(Patil &amp; Gudivada, 2024, S. 31)","noteIndex":0},"citationItems":[{"id":454,"uris":["http://zotero.org/users/14644665/items/XNLC7C32"],"itemData":{"id":454,"type":"article-journal","abstract":"Natural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(LLMs)","volume":"14","author":[{"family":"Patil","given":"Rajvardhan"},{"family":"Gudivada","given":"Venkat"}],"issued":{"date-parts":[["2024",3,1]]}},"locator":"31","label":"page"}],"schema":"https://github.com/citation-style-language/schema/raw/master/csl-citation.json"} </w:instrText>
      </w:r>
      <w:r w:rsidRPr="008B02CA">
        <w:rPr>
          <w:highlight w:val="magenta"/>
        </w:rPr>
        <w:fldChar w:fldCharType="separate"/>
      </w:r>
      <w:r w:rsidRPr="008B02CA">
        <w:rPr>
          <w:rFonts w:cs="Arial"/>
          <w:highlight w:val="magenta"/>
        </w:rPr>
        <w:t>(</w:t>
      </w:r>
      <w:proofErr w:type="spellStart"/>
      <w:r w:rsidRPr="008B02CA">
        <w:rPr>
          <w:rFonts w:cs="Arial"/>
          <w:highlight w:val="magenta"/>
        </w:rPr>
        <w:t>Patil</w:t>
      </w:r>
      <w:proofErr w:type="spellEnd"/>
      <w:r w:rsidRPr="008B02CA">
        <w:rPr>
          <w:rFonts w:cs="Arial"/>
          <w:highlight w:val="magenta"/>
        </w:rPr>
        <w:t xml:space="preserve"> &amp; </w:t>
      </w:r>
      <w:proofErr w:type="spellStart"/>
      <w:r w:rsidRPr="008B02CA">
        <w:rPr>
          <w:rFonts w:cs="Arial"/>
          <w:highlight w:val="magenta"/>
        </w:rPr>
        <w:t>Gudivada</w:t>
      </w:r>
      <w:proofErr w:type="spellEnd"/>
      <w:r w:rsidRPr="008B02CA">
        <w:rPr>
          <w:rFonts w:cs="Arial"/>
          <w:highlight w:val="magenta"/>
        </w:rPr>
        <w:t>, 2024, S. 31)</w:t>
      </w:r>
      <w:r w:rsidRPr="008B02CA">
        <w:rPr>
          <w:highlight w:val="magenta"/>
        </w:rPr>
        <w:fldChar w:fldCharType="end"/>
      </w:r>
      <w:r>
        <w:t>.</w:t>
      </w:r>
      <w:moveToRangeEnd w:id="563"/>
      <w:r>
        <w:t xml:space="preserve"> </w:t>
      </w:r>
      <w:r w:rsidRPr="00F91CF2">
        <w:rPr>
          <w:highlight w:val="green"/>
        </w:rPr>
        <w:t>Die Anpassung eines bereits vortrainierten LLMs mittels Fine-Tuning für die eigene Anwendung ist hingegen kostengünstiger</w:t>
      </w:r>
      <w:r>
        <w:t xml:space="preserve"> </w:t>
      </w:r>
      <w:ins w:id="564" w:author="Ben Fels" w:date="2024-12-21T11:57:00Z" w16du:dateUtc="2024-12-21T10:57:00Z">
        <w:r w:rsidRPr="00D66BEB">
          <w:rPr>
            <w:rFonts w:cs="Arial"/>
            <w:highlight w:val="magenta"/>
          </w:rPr>
          <w:fldChar w:fldCharType="begin"/>
        </w:r>
      </w:ins>
      <w:r>
        <w:rPr>
          <w:rFonts w:cs="Arial"/>
          <w:highlight w:val="magenta"/>
        </w:rPr>
        <w:instrText xml:space="preserve"> ADDIN ZOTERO_ITEM CSL_CITATION {"citationID":"7u7myqhv","properties":{"formattedCitation":"(Patil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w:instrText>
      </w:r>
      <w:r w:rsidRPr="009E3669">
        <w:rPr>
          <w:rFonts w:cs="Arial"/>
          <w:highlight w:val="magenta"/>
          <w:lang w:val="en-US"/>
        </w:rPr>
        <w:instrText>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w:instrText>
      </w:r>
      <w:r w:rsidRPr="00DE5146">
        <w:rPr>
          <w:rFonts w:cs="Arial"/>
          <w:highlight w:val="magenta"/>
          <w:lang w:val="en-US"/>
        </w:rPr>
        <w:instrText xml:space="preserv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ins w:id="565" w:author="Ben Fels" w:date="2024-12-21T11:57:00Z" w16du:dateUtc="2024-12-21T10:57:00Z">
        <w:r w:rsidRPr="00D66BEB">
          <w:rPr>
            <w:rFonts w:cs="Arial"/>
            <w:highlight w:val="magenta"/>
          </w:rPr>
          <w:fldChar w:fldCharType="separate"/>
        </w:r>
      </w:ins>
      <w:r w:rsidRPr="00DE5146">
        <w:rPr>
          <w:rFonts w:cs="Arial"/>
          <w:highlight w:val="magenta"/>
          <w:lang w:val="en-US"/>
        </w:rPr>
        <w:t>(Patil &amp; Gudivada, 2024, S. 18)</w:t>
      </w:r>
      <w:ins w:id="566" w:author="Ben Fels" w:date="2024-12-21T11:57:00Z" w16du:dateUtc="2024-12-21T10:57:00Z">
        <w:r w:rsidRPr="00D66BEB">
          <w:rPr>
            <w:rFonts w:cs="Arial"/>
            <w:highlight w:val="magenta"/>
          </w:rPr>
          <w:fldChar w:fldCharType="end"/>
        </w:r>
      </w:ins>
      <w:r w:rsidRPr="00DE5146">
        <w:rPr>
          <w:lang w:val="en-US"/>
        </w:rPr>
        <w:t xml:space="preserve">, </w:t>
      </w:r>
      <w:moveTo w:id="567" w:author="Ben Fels" w:date="2024-12-21T11:50:00Z" w16du:dateUtc="2024-12-21T10:50:00Z">
        <w:del w:id="568" w:author="Ben Fels" w:date="2024-12-21T13:11:00Z" w16du:dateUtc="2024-12-21T12:11:00Z">
          <w:r w:rsidRPr="00F91CF2" w:rsidDel="005A5829">
            <w:rPr>
              <w:highlight w:val="green"/>
              <w:lang w:val="en-US"/>
            </w:rPr>
            <w:delText xml:space="preserve">Gute Argumente die Grundlage, um ein jemanden zu überzeugen und für eine Entscheidungsfindung bei verschiedenen Standpunkten </w:delText>
          </w:r>
          <w:r w:rsidRPr="00F91CF2" w:rsidDel="005A5829">
            <w:rPr>
              <w:highlight w:val="green"/>
            </w:rPr>
            <w:fldChar w:fldCharType="begin"/>
          </w:r>
          <w:r w:rsidRPr="00F91CF2" w:rsidDel="005A5829">
            <w:rPr>
              <w:highlight w:val="green"/>
              <w:lang w:val="en-US"/>
            </w:rPr>
            <w:del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Pr="00F91CF2" w:rsidDel="005A5829">
            <w:rPr>
              <w:highlight w:val="green"/>
            </w:rPr>
            <w:delInstrText>α</w:delInstrText>
          </w:r>
          <w:r w:rsidRPr="00F91CF2" w:rsidDel="005A5829">
            <w:rPr>
              <w:highlight w:val="green"/>
              <w:lang w:val="en-US"/>
            </w:rPr>
            <w:delInstrText xml:space="preserve">U = 0.72 for argument components and </w:delInstrText>
          </w:r>
          <w:r w:rsidRPr="00F91CF2" w:rsidDel="005A5829">
            <w:rPr>
              <w:highlight w:val="green"/>
            </w:rPr>
            <w:delInstrText>α</w:delInstrText>
          </w:r>
          <w:r w:rsidRPr="00F91CF2" w:rsidDel="005A5829">
            <w:rPr>
              <w:highlight w:val="green"/>
              <w:lang w:val="en-US"/>
            </w:rPr>
            <w:delInstrText xml:space="preserve"> = 0.81 for argumentative relations indicates that the proposed annotation scheme successfully guides annotators to substantial agreement. The </w:delInstrText>
          </w:r>
          <w:r w:rsidRPr="00F91CF2" w:rsidDel="005A5829">
            <w:rPr>
              <w:highlight w:val="green"/>
            </w:rPr>
            <w:delInstrText>ﬁ</w:delInstrText>
          </w:r>
          <w:r w:rsidRPr="00F91CF2" w:rsidDel="005A5829">
            <w:rPr>
              <w:highlight w:val="green"/>
              <w:lang w:val="en-US"/>
            </w:rPr>
            <w:del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F91CF2" w:rsidDel="005A5829">
            <w:rPr>
              <w:highlight w:val="green"/>
            </w:rPr>
            <w:fldChar w:fldCharType="separate"/>
          </w:r>
          <w:r w:rsidRPr="00F91CF2" w:rsidDel="005A5829">
            <w:rPr>
              <w:rFonts w:cs="Arial"/>
              <w:highlight w:val="green"/>
              <w:lang w:val="en-US"/>
            </w:rPr>
            <w:delText>(Stab &amp; Gurevych, 2014, S. 1501)</w:delText>
          </w:r>
          <w:r w:rsidRPr="00F91CF2" w:rsidDel="005A5829">
            <w:rPr>
              <w:highlight w:val="green"/>
            </w:rPr>
            <w:fldChar w:fldCharType="end"/>
          </w:r>
          <w:r w:rsidRPr="00F91CF2" w:rsidDel="005A5829">
            <w:rPr>
              <w:highlight w:val="green"/>
              <w:lang w:val="en-US"/>
            </w:rPr>
            <w:delText>. Sie führen an, dass die automatisierte Erkennung von Argumenten in Texten dazu beitragen kann, die Plausibilität zu prüfen.</w:delText>
          </w:r>
        </w:del>
      </w:moveTo>
      <w:proofErr w:type="spellStart"/>
      <w:r w:rsidRPr="00F91CF2">
        <w:rPr>
          <w:bCs/>
          <w:highlight w:val="green"/>
          <w:lang w:val="en-US"/>
        </w:rPr>
        <w:t>benötigt</w:t>
      </w:r>
      <w:proofErr w:type="spellEnd"/>
      <w:r w:rsidRPr="00F91CF2">
        <w:rPr>
          <w:bCs/>
          <w:highlight w:val="green"/>
          <w:lang w:val="en-US"/>
        </w:rPr>
        <w:t xml:space="preserve"> </w:t>
      </w:r>
      <w:proofErr w:type="spellStart"/>
      <w:r w:rsidRPr="00F91CF2">
        <w:rPr>
          <w:bCs/>
          <w:highlight w:val="green"/>
          <w:lang w:val="en-US"/>
        </w:rPr>
        <w:t>jedoch</w:t>
      </w:r>
      <w:proofErr w:type="spellEnd"/>
      <w:r w:rsidRPr="00F91CF2">
        <w:rPr>
          <w:bCs/>
          <w:highlight w:val="green"/>
          <w:lang w:val="en-US"/>
        </w:rPr>
        <w:t xml:space="preserve"> </w:t>
      </w:r>
      <w:proofErr w:type="spellStart"/>
      <w:ins w:id="569" w:author="Ben Fels" w:date="2024-12-21T12:44:00Z" w16du:dateUtc="2024-12-21T11:44:00Z">
        <w:r w:rsidRPr="00F91CF2">
          <w:rPr>
            <w:bCs/>
            <w:highlight w:val="green"/>
            <w:lang w:val="en-US"/>
          </w:rPr>
          <w:t>ein</w:t>
        </w:r>
      </w:ins>
      <w:r w:rsidRPr="00F91CF2">
        <w:rPr>
          <w:bCs/>
          <w:highlight w:val="green"/>
          <w:lang w:val="en-US"/>
        </w:rPr>
        <w:t>en</w:t>
      </w:r>
      <w:proofErr w:type="spellEnd"/>
      <w:ins w:id="570" w:author="Ben Fels" w:date="2024-12-21T12:44:00Z" w16du:dateUtc="2024-12-21T11:44:00Z">
        <w:r w:rsidRPr="00F91CF2">
          <w:rPr>
            <w:bCs/>
            <w:highlight w:val="green"/>
            <w:lang w:val="en-US"/>
          </w:rPr>
          <w:t xml:space="preserve"> </w:t>
        </w:r>
        <w:proofErr w:type="spellStart"/>
        <w:r w:rsidRPr="00F91CF2">
          <w:rPr>
            <w:bCs/>
            <w:highlight w:val="green"/>
            <w:lang w:val="en-US"/>
          </w:rPr>
          <w:t>aufgabenspezifische</w:t>
        </w:r>
      </w:ins>
      <w:r w:rsidRPr="00F91CF2">
        <w:rPr>
          <w:bCs/>
          <w:highlight w:val="green"/>
          <w:lang w:val="en-US"/>
        </w:rPr>
        <w:t>n</w:t>
      </w:r>
      <w:proofErr w:type="spellEnd"/>
      <w:ins w:id="571" w:author="Ben Fels" w:date="2024-12-21T12:44:00Z" w16du:dateUtc="2024-12-21T11:44:00Z">
        <w:r w:rsidRPr="00F91CF2">
          <w:rPr>
            <w:bCs/>
            <w:highlight w:val="green"/>
            <w:lang w:val="en-US"/>
          </w:rPr>
          <w:t xml:space="preserve"> </w:t>
        </w:r>
        <w:proofErr w:type="spellStart"/>
        <w:r w:rsidRPr="00F91CF2">
          <w:rPr>
            <w:bCs/>
            <w:highlight w:val="green"/>
            <w:lang w:val="en-US"/>
          </w:rPr>
          <w:t>Datensatz</w:t>
        </w:r>
        <w:proofErr w:type="spellEnd"/>
        <w:r w:rsidRPr="00F91CF2">
          <w:rPr>
            <w:bCs/>
            <w:highlight w:val="green"/>
            <w:lang w:val="en-US"/>
          </w:rPr>
          <w:t xml:space="preserve"> in </w:t>
        </w:r>
        <w:proofErr w:type="spellStart"/>
        <w:r w:rsidRPr="00F91CF2">
          <w:rPr>
            <w:bCs/>
            <w:highlight w:val="green"/>
            <w:lang w:val="en-US"/>
          </w:rPr>
          <w:t>einem</w:t>
        </w:r>
        <w:proofErr w:type="spellEnd"/>
        <w:r w:rsidRPr="00F91CF2">
          <w:rPr>
            <w:bCs/>
            <w:highlight w:val="green"/>
            <w:lang w:val="en-US"/>
          </w:rPr>
          <w:t xml:space="preserve"> </w:t>
        </w:r>
        <w:proofErr w:type="spellStart"/>
        <w:r w:rsidRPr="00F91CF2">
          <w:rPr>
            <w:bCs/>
            <w:highlight w:val="green"/>
            <w:lang w:val="en-US"/>
          </w:rPr>
          <w:t>Umfang</w:t>
        </w:r>
        <w:proofErr w:type="spellEnd"/>
        <w:r w:rsidRPr="00F91CF2">
          <w:rPr>
            <w:bCs/>
            <w:highlight w:val="green"/>
            <w:lang w:val="en-US"/>
          </w:rPr>
          <w:t xml:space="preserve"> von </w:t>
        </w:r>
        <w:proofErr w:type="spellStart"/>
        <w:r w:rsidRPr="00F91CF2">
          <w:rPr>
            <w:bCs/>
            <w:highlight w:val="green"/>
            <w:lang w:val="en-US"/>
          </w:rPr>
          <w:t>mehreren</w:t>
        </w:r>
        <w:proofErr w:type="spellEnd"/>
        <w:r w:rsidRPr="00F91CF2">
          <w:rPr>
            <w:bCs/>
            <w:highlight w:val="green"/>
            <w:lang w:val="en-US"/>
          </w:rPr>
          <w:t xml:space="preserve"> </w:t>
        </w:r>
        <w:proofErr w:type="spellStart"/>
        <w:r w:rsidRPr="00F91CF2">
          <w:rPr>
            <w:bCs/>
            <w:highlight w:val="green"/>
            <w:lang w:val="en-US"/>
          </w:rPr>
          <w:t>tausend</w:t>
        </w:r>
        <w:proofErr w:type="spellEnd"/>
        <w:r w:rsidRPr="00F91CF2">
          <w:rPr>
            <w:bCs/>
            <w:highlight w:val="green"/>
            <w:lang w:val="en-US"/>
          </w:rPr>
          <w:t xml:space="preserve"> bis </w:t>
        </w:r>
        <w:proofErr w:type="spellStart"/>
        <w:r w:rsidRPr="00F91CF2">
          <w:rPr>
            <w:bCs/>
            <w:highlight w:val="green"/>
            <w:lang w:val="en-US"/>
          </w:rPr>
          <w:t>hunderttausend</w:t>
        </w:r>
        <w:proofErr w:type="spellEnd"/>
        <w:r w:rsidRPr="00F91CF2">
          <w:rPr>
            <w:bCs/>
            <w:highlight w:val="green"/>
            <w:lang w:val="en-US"/>
          </w:rPr>
          <w:t xml:space="preserve"> </w:t>
        </w:r>
        <w:proofErr w:type="spellStart"/>
        <w:r w:rsidRPr="00F91CF2">
          <w:rPr>
            <w:bCs/>
            <w:highlight w:val="green"/>
            <w:lang w:val="en-US"/>
          </w:rPr>
          <w:t>Fällen</w:t>
        </w:r>
      </w:ins>
      <w:proofErr w:type="spellEnd"/>
      <w:r>
        <w:rPr>
          <w:bCs/>
          <w:lang w:val="en-US"/>
        </w:rPr>
        <w:t xml:space="preserve"> </w:t>
      </w:r>
      <w:ins w:id="572" w:author="Ben Fels" w:date="2024-12-21T12:44:00Z" w16du:dateUtc="2024-12-21T11:44:00Z">
        <w:r w:rsidRPr="006E7B3E">
          <w:rPr>
            <w:bCs/>
            <w:i/>
            <w:highlight w:val="magenta"/>
            <w:rPrChange w:id="573" w:author="Ben Fels" w:date="2024-12-21T12:44:00Z" w16du:dateUtc="2024-12-21T11:44:00Z">
              <w:rPr>
                <w:bCs/>
                <w:i/>
              </w:rPr>
            </w:rPrChange>
          </w:rPr>
          <w:fldChar w:fldCharType="begin"/>
        </w:r>
      </w:ins>
      <w:r w:rsidRPr="00DE5146">
        <w:rPr>
          <w:bCs/>
          <w:i/>
          <w:highlight w:val="magenta"/>
          <w:lang w:val="en-US"/>
        </w:rPr>
        <w:instrText xml:space="preserve"> ADDIN ZOTERO_ITEM CSL_CITATION {"citationID":"IT8AnwpV","properties":{"formattedCitation":"(Brown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w:instrText>
      </w:r>
      <w:r>
        <w:rPr>
          <w:bCs/>
          <w:i/>
          <w:highlight w:val="magenta"/>
        </w:rPr>
        <w:instrText>ﬁ</w:instrText>
      </w:r>
      <w:r w:rsidRPr="00DE5146">
        <w:rPr>
          <w:bCs/>
          <w:i/>
          <w:highlight w:val="magenta"/>
          <w:lang w:val="en-US"/>
        </w:rPr>
        <w:instrText>ne-tuning on a speci</w:instrText>
      </w:r>
      <w:r>
        <w:rPr>
          <w:bCs/>
          <w:i/>
          <w:highlight w:val="magenta"/>
        </w:rPr>
        <w:instrText>ﬁ</w:instrText>
      </w:r>
      <w:r w:rsidRPr="00DE5146">
        <w:rPr>
          <w:bCs/>
          <w:i/>
          <w:highlight w:val="magenta"/>
          <w:lang w:val="en-US"/>
        </w:rPr>
        <w:instrText>c task. While typically task-agnostic in architecture, this method still requires task-speci</w:instrText>
      </w:r>
      <w:r>
        <w:rPr>
          <w:bCs/>
          <w:i/>
          <w:highlight w:val="magenta"/>
        </w:rPr>
        <w:instrText>ﬁ</w:instrText>
      </w:r>
      <w:r w:rsidRPr="00DE5146">
        <w:rPr>
          <w:bCs/>
          <w:i/>
          <w:highlight w:val="magenta"/>
          <w:lang w:val="en-US"/>
        </w:rPr>
        <w:instrText xml:space="preserve">c </w:instrText>
      </w:r>
      <w:r>
        <w:rPr>
          <w:bCs/>
          <w:i/>
          <w:highlight w:val="magenta"/>
        </w:rPr>
        <w:instrText>ﬁ</w:instrText>
      </w:r>
      <w:r w:rsidRPr="00DE5146">
        <w:rPr>
          <w:bCs/>
          <w:i/>
          <w:highlight w:val="magenta"/>
          <w:lang w:val="en-US"/>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Pr>
          <w:bCs/>
          <w:i/>
          <w:highlight w:val="magenta"/>
        </w:rPr>
        <w:instrText>ﬁ</w:instrText>
      </w:r>
      <w:r w:rsidRPr="00DE5146">
        <w:rPr>
          <w:bCs/>
          <w:i/>
          <w:highlight w:val="magenta"/>
          <w:lang w:val="en-US"/>
        </w:rPr>
        <w:instrText>netuning approaches. Speci</w:instrText>
      </w:r>
      <w:r>
        <w:rPr>
          <w:bCs/>
          <w:i/>
          <w:highlight w:val="magenta"/>
        </w:rPr>
        <w:instrText>ﬁ</w:instrText>
      </w:r>
      <w:r w:rsidRPr="00DE5146">
        <w:rPr>
          <w:bCs/>
          <w:i/>
          <w:highlight w:val="magenta"/>
          <w:lang w:val="en-US"/>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Pr>
          <w:bCs/>
          <w:i/>
          <w:highlight w:val="magenta"/>
        </w:rPr>
        <w:instrText>ﬁ</w:instrText>
      </w:r>
      <w:r w:rsidRPr="00DE5146">
        <w:rPr>
          <w:bCs/>
          <w:i/>
          <w:highlight w:val="magenta"/>
          <w:lang w:val="en-US"/>
        </w:rPr>
        <w:instrText>ne-tuning, with tasks and few-shot demonstrations speci</w:instrText>
      </w:r>
      <w:r>
        <w:rPr>
          <w:bCs/>
          <w:i/>
          <w:highlight w:val="magenta"/>
        </w:rPr>
        <w:instrText>ﬁ</w:instrText>
      </w:r>
      <w:r w:rsidRPr="00DE5146">
        <w:rPr>
          <w:bCs/>
          <w:i/>
          <w:highlight w:val="magenta"/>
          <w:lang w:val="en-US"/>
        </w:rPr>
        <w:instrText>ed purely via text interaction with the model. GPT-3 achieves</w:instrText>
      </w:r>
      <w:r>
        <w:rPr>
          <w:bCs/>
          <w:i/>
          <w:highlight w:val="magenta"/>
        </w:rPr>
        <w:instrText xml:space="preserve">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ins w:id="574" w:author="Ben Fels" w:date="2024-12-21T12:44:00Z" w16du:dateUtc="2024-12-21T11:44:00Z">
        <w:r w:rsidRPr="006E7B3E">
          <w:rPr>
            <w:bCs/>
            <w:i/>
            <w:highlight w:val="magenta"/>
            <w:rPrChange w:id="575" w:author="Ben Fels" w:date="2024-12-21T12:44:00Z" w16du:dateUtc="2024-12-21T11:44:00Z">
              <w:rPr>
                <w:bCs/>
                <w:i/>
              </w:rPr>
            </w:rPrChange>
          </w:rPr>
          <w:fldChar w:fldCharType="separate"/>
        </w:r>
      </w:ins>
      <w:r w:rsidRPr="00C20DD4">
        <w:rPr>
          <w:rFonts w:cs="Arial"/>
          <w:highlight w:val="magenta"/>
        </w:rPr>
        <w:t>(Brown et al., 2020, S. 3)</w:t>
      </w:r>
      <w:ins w:id="576" w:author="Ben Fels" w:date="2024-12-21T12:44:00Z" w16du:dateUtc="2024-12-21T11:44:00Z">
        <w:r w:rsidRPr="006E7B3E">
          <w:rPr>
            <w:bCs/>
            <w:i/>
            <w:highlight w:val="magenta"/>
            <w:rPrChange w:id="577" w:author="Ben Fels" w:date="2024-12-21T12:44:00Z" w16du:dateUtc="2024-12-21T11:44:00Z">
              <w:rPr>
                <w:bCs/>
                <w:i/>
              </w:rPr>
            </w:rPrChange>
          </w:rPr>
          <w:fldChar w:fldCharType="end"/>
        </w:r>
        <w:r w:rsidRPr="009E3669">
          <w:rPr>
            <w:bCs/>
          </w:rPr>
          <w:t xml:space="preserve">. </w:t>
        </w:r>
        <w:r w:rsidRPr="00F91CF2">
          <w:rPr>
            <w:bCs/>
            <w:highlight w:val="green"/>
          </w:rPr>
          <w:t>Dies</w:t>
        </w:r>
      </w:ins>
      <w:r w:rsidRPr="00F91CF2">
        <w:rPr>
          <w:bCs/>
          <w:highlight w:val="green"/>
        </w:rPr>
        <w:t>er</w:t>
      </w:r>
      <w:ins w:id="578" w:author="Ben Fels" w:date="2024-12-21T12:44:00Z" w16du:dateUtc="2024-12-21T11:44:00Z">
        <w:r w:rsidRPr="00F91CF2">
          <w:rPr>
            <w:bCs/>
            <w:highlight w:val="green"/>
          </w:rPr>
          <w:t xml:space="preserve"> ist nicht bei jedem Anwendungsfall </w:t>
        </w:r>
      </w:ins>
      <w:r w:rsidRPr="00F91CF2">
        <w:rPr>
          <w:bCs/>
          <w:highlight w:val="green"/>
        </w:rPr>
        <w:t>vorhanden</w:t>
      </w:r>
      <w:ins w:id="579" w:author="Ben Fels" w:date="2024-12-21T12:44:00Z" w16du:dateUtc="2024-12-21T11:44:00Z">
        <w:r w:rsidRPr="00F91CF2">
          <w:rPr>
            <w:bCs/>
            <w:highlight w:val="green"/>
          </w:rPr>
          <w:t>. Zudem müsste f</w:t>
        </w:r>
        <w:r w:rsidRPr="00F91CF2">
          <w:rPr>
            <w:rFonts w:cs="Arial"/>
            <w:highlight w:val="green"/>
          </w:rPr>
          <w:t xml:space="preserve">ür jede spezifische Aufgabe ein eigenes Modell trainiert werden, </w:t>
        </w:r>
        <w:r w:rsidRPr="00F91CF2">
          <w:rPr>
            <w:highlight w:val="green"/>
          </w:rPr>
          <w:t>wofür wiederum jeweils eigene ausreichend große Datensätze benötigt werden würden</w:t>
        </w:r>
        <w:r w:rsidRPr="005A4558">
          <w:t xml:space="preserve"> </w:t>
        </w:r>
        <w:r w:rsidRPr="006E7B3E">
          <w:rPr>
            <w:highlight w:val="magenta"/>
            <w:rPrChange w:id="580" w:author="Ben Fels" w:date="2024-12-21T12:44:00Z" w16du:dateUtc="2024-12-21T11:44:00Z">
              <w:rPr/>
            </w:rPrChange>
          </w:rPr>
          <w:fldChar w:fldCharType="begin"/>
        </w:r>
        <w:r w:rsidRPr="006E7B3E">
          <w:rPr>
            <w:highlight w:val="magenta"/>
            <w:rPrChange w:id="581" w:author="Ben Fels" w:date="2024-12-21T12:44:00Z" w16du:dateUtc="2024-12-21T11:44:00Z">
              <w:rPr/>
            </w:rPrChange>
          </w:rPr>
          <w:instrText xml:space="preserve"> ADDIN ZOTERO_ITEM CSL_CITATION {"citationID":"fh13QIGf","properties":{"formattedCitation":"(Brown et al., 2020, S. 6; Patil &amp; Gudivada, 2024, S. 18)","plainCitation":"(Brown et al., 2020, S. 6;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w:instrText>
        </w:r>
        <w:r w:rsidRPr="009E3669">
          <w:rPr>
            <w:highlight w:val="magenta"/>
            <w:lang w:val="en-US"/>
            <w:rPrChange w:id="582" w:author="Ben Fels" w:date="2024-12-21T12:44:00Z" w16du:dateUtc="2024-12-21T11:44:00Z">
              <w:rPr/>
            </w:rPrChange>
          </w:rPr>
          <w:instrText xml:space="preserve">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6E7B3E">
          <w:rPr>
            <w:highlight w:val="magenta"/>
            <w:rPrChange w:id="583" w:author="Ben Fels" w:date="2024-12-21T12:44:00Z" w16du:dateUtc="2024-12-21T11:44:00Z">
              <w:rPr/>
            </w:rPrChange>
          </w:rPr>
          <w:fldChar w:fldCharType="separate"/>
        </w:r>
        <w:r w:rsidRPr="009E3669">
          <w:rPr>
            <w:rFonts w:cs="Arial"/>
            <w:highlight w:val="magenta"/>
            <w:lang w:val="en-US"/>
            <w:rPrChange w:id="584" w:author="Ben Fels" w:date="2024-12-21T12:44:00Z" w16du:dateUtc="2024-12-21T11:44:00Z">
              <w:rPr>
                <w:rFonts w:cs="Arial"/>
              </w:rPr>
            </w:rPrChange>
          </w:rPr>
          <w:t>(Brown et al., 2020, S. 6; Patil &amp; Gudivada, 2024, S. 18)</w:t>
        </w:r>
        <w:r w:rsidRPr="006E7B3E">
          <w:rPr>
            <w:highlight w:val="magenta"/>
            <w:rPrChange w:id="585" w:author="Ben Fels" w:date="2024-12-21T12:44:00Z" w16du:dateUtc="2024-12-21T11:44:00Z">
              <w:rPr/>
            </w:rPrChange>
          </w:rPr>
          <w:fldChar w:fldCharType="end"/>
        </w:r>
        <w:r w:rsidRPr="009E3669">
          <w:rPr>
            <w:lang w:val="en-US"/>
          </w:rPr>
          <w:t xml:space="preserve">. </w:t>
        </w:r>
      </w:ins>
      <w:del w:id="586" w:author="Ben Fels" w:date="2024-12-22T18:00:00Z" w16du:dateUtc="2024-12-22T17:00:00Z">
        <w:r w:rsidRPr="006B77C0" w:rsidDel="00176B77">
          <w:rPr>
            <w:highlight w:val="green"/>
            <w:rPrChange w:id="587" w:author="Ben Fels" w:date="2024-12-22T17:53:00Z" w16du:dateUtc="2024-12-22T16:53:00Z">
              <w:rPr/>
            </w:rPrChange>
          </w:rPr>
          <w:fldChar w:fldCharType="begin"/>
        </w:r>
        <w:r w:rsidRPr="009E3669" w:rsidDel="00176B77">
          <w:rPr>
            <w:highlight w:val="green"/>
            <w:lang w:val="en-US"/>
          </w:rPr>
          <w:delInstrText xml:space="preserve"> ADDIN ZOTERO_ITEM CSL_CITATION {"citationID":"yp7aRsjt","properties":{"formattedCitation":"(2024, S. 371)","plainCitation":"(2024, S. 371)","noteIndex":0},"citationItems":[{"id":620,"uris":["http://zotero.org/users/14644665/items/3F6LRS5P"],"itemData":{"id":620,"type":"article-journal","abstract":"Large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uppress-author":true}],"schema":"https://github.com/citation-style-language/schema/raw/master/csl-citation.json"} </w:delInstrText>
        </w:r>
        <w:r w:rsidRPr="006B77C0" w:rsidDel="00176B77">
          <w:rPr>
            <w:highlight w:val="green"/>
            <w:rPrChange w:id="588" w:author="Ben Fels" w:date="2024-12-22T17:53:00Z" w16du:dateUtc="2024-12-22T16:53:00Z">
              <w:rPr/>
            </w:rPrChange>
          </w:rPr>
          <w:fldChar w:fldCharType="separate"/>
        </w:r>
        <w:r w:rsidRPr="009E3669" w:rsidDel="00176B77">
          <w:rPr>
            <w:rFonts w:cs="Arial"/>
            <w:highlight w:val="green"/>
            <w:lang w:val="en-US"/>
          </w:rPr>
          <w:delText>(2024, S. 371)</w:delText>
        </w:r>
        <w:r w:rsidRPr="006B77C0" w:rsidDel="00176B77">
          <w:rPr>
            <w:highlight w:val="green"/>
            <w:rPrChange w:id="589" w:author="Ben Fels" w:date="2024-12-22T17:53:00Z" w16du:dateUtc="2024-12-22T16:53:00Z">
              <w:rPr/>
            </w:rPrChange>
          </w:rPr>
          <w:fldChar w:fldCharType="end"/>
        </w:r>
      </w:del>
      <w:r w:rsidRPr="009E3669">
        <w:rPr>
          <w:rFonts w:cs="Arial"/>
          <w:highlight w:val="green"/>
          <w:lang w:val="en-US"/>
        </w:rPr>
        <w:t xml:space="preserve">Auch </w:t>
      </w:r>
      <w:proofErr w:type="spellStart"/>
      <w:r w:rsidRPr="009E3669">
        <w:rPr>
          <w:rFonts w:cs="Arial"/>
          <w:highlight w:val="green"/>
          <w:lang w:val="en-US"/>
        </w:rPr>
        <w:t>wenn</w:t>
      </w:r>
      <w:proofErr w:type="spellEnd"/>
      <w:r w:rsidRPr="009E3669">
        <w:rPr>
          <w:rFonts w:cs="Arial"/>
          <w:highlight w:val="green"/>
          <w:lang w:val="en-US"/>
        </w:rPr>
        <w:t xml:space="preserve"> die </w:t>
      </w:r>
      <w:proofErr w:type="spellStart"/>
      <w:ins w:id="590" w:author="Ben Fels" w:date="2024-12-21T12:44:00Z" w16du:dateUtc="2024-12-21T11:44:00Z">
        <w:r w:rsidRPr="009E3669">
          <w:rPr>
            <w:rFonts w:cs="Arial"/>
            <w:highlight w:val="green"/>
            <w:lang w:val="en-US"/>
          </w:rPr>
          <w:t>Ressourcen</w:t>
        </w:r>
      </w:ins>
      <w:r w:rsidRPr="009E3669">
        <w:rPr>
          <w:rFonts w:cs="Arial"/>
          <w:highlight w:val="green"/>
          <w:lang w:val="en-US"/>
        </w:rPr>
        <w:t>anforderungen</w:t>
      </w:r>
      <w:proofErr w:type="spellEnd"/>
      <w:r w:rsidRPr="009E3669">
        <w:rPr>
          <w:rFonts w:cs="Arial"/>
          <w:highlight w:val="green"/>
          <w:lang w:val="en-US"/>
        </w:rPr>
        <w:t xml:space="preserve"> </w:t>
      </w:r>
      <w:proofErr w:type="spellStart"/>
      <w:r w:rsidRPr="009E3669">
        <w:rPr>
          <w:rFonts w:cs="Arial"/>
          <w:highlight w:val="green"/>
          <w:lang w:val="en-US"/>
        </w:rPr>
        <w:t>geringer</w:t>
      </w:r>
      <w:proofErr w:type="spellEnd"/>
      <w:r w:rsidRPr="009E3669">
        <w:rPr>
          <w:rFonts w:cs="Arial"/>
          <w:highlight w:val="green"/>
          <w:lang w:val="en-US"/>
        </w:rPr>
        <w:t xml:space="preserve"> </w:t>
      </w:r>
      <w:proofErr w:type="spellStart"/>
      <w:r w:rsidRPr="009E3669">
        <w:rPr>
          <w:rFonts w:cs="Arial"/>
          <w:highlight w:val="green"/>
          <w:lang w:val="en-US"/>
        </w:rPr>
        <w:t>sind</w:t>
      </w:r>
      <w:proofErr w:type="spellEnd"/>
      <w:r w:rsidRPr="009E3669">
        <w:rPr>
          <w:rFonts w:cs="Arial"/>
          <w:highlight w:val="green"/>
          <w:lang w:val="en-US"/>
        </w:rPr>
        <w:t xml:space="preserve">, </w:t>
      </w:r>
      <w:proofErr w:type="spellStart"/>
      <w:r w:rsidRPr="009E3669">
        <w:rPr>
          <w:rFonts w:cs="Arial"/>
          <w:highlight w:val="green"/>
          <w:lang w:val="en-US"/>
        </w:rPr>
        <w:t>eignet</w:t>
      </w:r>
      <w:proofErr w:type="spellEnd"/>
      <w:r w:rsidRPr="009E3669">
        <w:rPr>
          <w:rFonts w:cs="Arial"/>
          <w:highlight w:val="green"/>
          <w:lang w:val="en-US"/>
        </w:rPr>
        <w:t xml:space="preserve"> </w:t>
      </w:r>
      <w:proofErr w:type="spellStart"/>
      <w:r w:rsidRPr="009E3669">
        <w:rPr>
          <w:rFonts w:cs="Arial"/>
          <w:highlight w:val="green"/>
          <w:lang w:val="en-US"/>
        </w:rPr>
        <w:t>sich</w:t>
      </w:r>
      <w:proofErr w:type="spellEnd"/>
      <w:r w:rsidRPr="009E3669">
        <w:rPr>
          <w:rFonts w:cs="Arial"/>
          <w:highlight w:val="green"/>
          <w:lang w:val="en-US"/>
        </w:rPr>
        <w:t xml:space="preserve"> </w:t>
      </w:r>
      <w:proofErr w:type="spellStart"/>
      <w:r w:rsidRPr="009E3669">
        <w:rPr>
          <w:rFonts w:cs="Arial"/>
          <w:highlight w:val="green"/>
          <w:lang w:val="en-US"/>
        </w:rPr>
        <w:t>folglich</w:t>
      </w:r>
      <w:proofErr w:type="spellEnd"/>
      <w:r w:rsidRPr="009E3669">
        <w:rPr>
          <w:rFonts w:cs="Arial"/>
          <w:highlight w:val="green"/>
          <w:lang w:val="en-US"/>
        </w:rPr>
        <w:t xml:space="preserve"> </w:t>
      </w:r>
      <w:proofErr w:type="spellStart"/>
      <w:r w:rsidRPr="009E3669">
        <w:rPr>
          <w:rFonts w:cs="Arial"/>
          <w:highlight w:val="green"/>
          <w:lang w:val="en-US"/>
        </w:rPr>
        <w:t>auch</w:t>
      </w:r>
      <w:proofErr w:type="spellEnd"/>
      <w:r w:rsidRPr="009E3669">
        <w:rPr>
          <w:rFonts w:cs="Arial"/>
          <w:highlight w:val="green"/>
          <w:lang w:val="en-US"/>
        </w:rPr>
        <w:t xml:space="preserve"> </w:t>
      </w:r>
      <w:proofErr w:type="spellStart"/>
      <w:r w:rsidRPr="009E3669">
        <w:rPr>
          <w:rFonts w:cs="Arial"/>
          <w:highlight w:val="green"/>
          <w:lang w:val="en-US"/>
        </w:rPr>
        <w:t>dieser</w:t>
      </w:r>
      <w:proofErr w:type="spellEnd"/>
      <w:r w:rsidRPr="009E3669">
        <w:rPr>
          <w:rFonts w:cs="Arial"/>
          <w:highlight w:val="green"/>
          <w:lang w:val="en-US"/>
        </w:rPr>
        <w:t xml:space="preserve"> Ansatz </w:t>
      </w:r>
      <w:proofErr w:type="spellStart"/>
      <w:r w:rsidRPr="009E3669">
        <w:rPr>
          <w:rFonts w:cs="Arial"/>
          <w:highlight w:val="green"/>
          <w:lang w:val="en-US"/>
        </w:rPr>
        <w:t>nicht</w:t>
      </w:r>
      <w:proofErr w:type="spellEnd"/>
      <w:r w:rsidRPr="009E3669">
        <w:rPr>
          <w:rFonts w:cs="Arial"/>
          <w:highlight w:val="green"/>
          <w:lang w:val="en-US"/>
        </w:rPr>
        <w:t xml:space="preserve">, </w:t>
      </w:r>
      <w:proofErr w:type="spellStart"/>
      <w:r w:rsidRPr="009E3669">
        <w:rPr>
          <w:rFonts w:cs="Arial"/>
          <w:highlight w:val="green"/>
          <w:lang w:val="en-US"/>
        </w:rPr>
        <w:t>sofern</w:t>
      </w:r>
      <w:proofErr w:type="spellEnd"/>
      <w:r w:rsidRPr="009E3669">
        <w:rPr>
          <w:rFonts w:cs="Arial"/>
          <w:highlight w:val="green"/>
          <w:lang w:val="en-US"/>
        </w:rPr>
        <w:t xml:space="preserve"> </w:t>
      </w:r>
      <w:proofErr w:type="spellStart"/>
      <w:r w:rsidRPr="009E3669">
        <w:rPr>
          <w:rFonts w:cs="Arial"/>
          <w:highlight w:val="green"/>
          <w:lang w:val="en-US"/>
        </w:rPr>
        <w:t>keine</w:t>
      </w:r>
      <w:proofErr w:type="spellEnd"/>
      <w:r w:rsidRPr="009E3669">
        <w:rPr>
          <w:rFonts w:cs="Arial"/>
          <w:highlight w:val="green"/>
          <w:lang w:val="en-US"/>
        </w:rPr>
        <w:t xml:space="preserve"> </w:t>
      </w:r>
      <w:proofErr w:type="spellStart"/>
      <w:r w:rsidRPr="009E3669">
        <w:rPr>
          <w:rFonts w:cs="Arial"/>
          <w:highlight w:val="green"/>
          <w:lang w:val="en-US"/>
        </w:rPr>
        <w:t>ausreichenden</w:t>
      </w:r>
      <w:proofErr w:type="spellEnd"/>
      <w:r w:rsidRPr="009E3669">
        <w:rPr>
          <w:rFonts w:cs="Arial"/>
          <w:highlight w:val="green"/>
          <w:lang w:val="en-US"/>
        </w:rPr>
        <w:t xml:space="preserve"> Daten </w:t>
      </w:r>
      <w:proofErr w:type="spellStart"/>
      <w:r w:rsidRPr="009E3669">
        <w:rPr>
          <w:rFonts w:cs="Arial"/>
          <w:highlight w:val="green"/>
          <w:lang w:val="en-US"/>
        </w:rPr>
        <w:t>vorhanden</w:t>
      </w:r>
      <w:proofErr w:type="spellEnd"/>
      <w:r w:rsidRPr="009E3669">
        <w:rPr>
          <w:rFonts w:cs="Arial"/>
          <w:highlight w:val="green"/>
          <w:lang w:val="en-US"/>
        </w:rPr>
        <w:t xml:space="preserve"> </w:t>
      </w:r>
      <w:proofErr w:type="spellStart"/>
      <w:r w:rsidRPr="009E3669">
        <w:rPr>
          <w:rFonts w:cs="Arial"/>
          <w:highlight w:val="green"/>
          <w:lang w:val="en-US"/>
        </w:rPr>
        <w:t>sind</w:t>
      </w:r>
      <w:proofErr w:type="spellEnd"/>
      <w:ins w:id="591" w:author="Ben Fels" w:date="2024-12-21T12:44:00Z" w16du:dateUtc="2024-12-21T11:44:00Z">
        <w:r w:rsidRPr="009E3669">
          <w:rPr>
            <w:rFonts w:cs="Arial"/>
            <w:lang w:val="en-US"/>
          </w:rPr>
          <w:t>.</w:t>
        </w:r>
      </w:ins>
    </w:p>
    <w:p w14:paraId="772D8A44" w14:textId="30694352" w:rsidR="008840F8" w:rsidRDefault="00FD5253" w:rsidP="009E3669">
      <w:pPr>
        <w:jc w:val="both"/>
      </w:pPr>
      <w:r w:rsidRPr="009E3669">
        <w:rPr>
          <w:lang w:val="en-US"/>
        </w:rPr>
        <w:t xml:space="preserve">Laut </w:t>
      </w:r>
      <w:ins w:id="592" w:author="Ben Fels" w:date="2024-12-21T11:57:00Z" w16du:dateUtc="2024-12-21T10:57:00Z">
        <w:r w:rsidRPr="009E3669">
          <w:rPr>
            <w:rFonts w:cs="Arial"/>
            <w:highlight w:val="magenta"/>
            <w:lang w:val="en-US"/>
          </w:rPr>
          <w:t>Lu et al.</w:t>
        </w:r>
      </w:ins>
      <w:r w:rsidRPr="009E3669">
        <w:rPr>
          <w:rFonts w:cs="Arial"/>
          <w:lang w:val="en-US"/>
        </w:rPr>
        <w:t xml:space="preserve"> </w:t>
      </w:r>
      <w:ins w:id="593" w:author="Ben Fels" w:date="2024-12-21T11:57:00Z" w16du:dateUtc="2024-12-21T10:57:00Z">
        <w:r w:rsidRPr="001F7D20">
          <w:rPr>
            <w:highlight w:val="magenta"/>
          </w:rPr>
          <w:fldChar w:fldCharType="begin"/>
        </w:r>
      </w:ins>
      <w:r w:rsidR="00092F4E" w:rsidRPr="009E3669">
        <w:rPr>
          <w:highlight w:val="magenta"/>
          <w:lang w:val="en-US"/>
        </w:rPr>
        <w:instrText xml:space="preserve"> ADDIN ZOTERO_ITEM CSL_CITATION {"citationID":"N7kXPaD4","properties":{"formattedCitation":"(2024, S. 2)","plainCitation":"(2024,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uppress-author":true}],"schema":"https://github.com/citation-style-language/schema/raw/master/csl-citation.json"} </w:instrText>
      </w:r>
      <w:ins w:id="594" w:author="Ben Fels" w:date="2024-12-21T11:57:00Z" w16du:dateUtc="2024-12-21T10:57:00Z">
        <w:r w:rsidRPr="001F7D20">
          <w:rPr>
            <w:highlight w:val="magenta"/>
          </w:rPr>
          <w:fldChar w:fldCharType="separate"/>
        </w:r>
      </w:ins>
      <w:r w:rsidR="00092F4E" w:rsidRPr="00092F4E">
        <w:rPr>
          <w:rFonts w:cs="Arial"/>
          <w:highlight w:val="magenta"/>
        </w:rPr>
        <w:t>(2024, S. 2)</w:t>
      </w:r>
      <w:ins w:id="595" w:author="Ben Fels" w:date="2024-12-21T11:57:00Z" w16du:dateUtc="2024-12-21T10:57:00Z">
        <w:r w:rsidRPr="001F7D20">
          <w:rPr>
            <w:highlight w:val="magenta"/>
          </w:rPr>
          <w:fldChar w:fldCharType="end"/>
        </w:r>
      </w:ins>
      <w:r w:rsidR="00092F4E">
        <w:t xml:space="preserve"> </w:t>
      </w:r>
      <w:r>
        <w:rPr>
          <w:rFonts w:cs="Arial"/>
        </w:rPr>
        <w:t>sind e</w:t>
      </w:r>
      <w:ins w:id="596" w:author="Ben Fels" w:date="2024-12-21T11:57:00Z" w16du:dateUtc="2024-12-21T10:57:00Z">
        <w:r w:rsidRPr="00267C65">
          <w:t xml:space="preserve">inige Organisationen sind der Auffassung, dass das Training eines eigenen Modells nicht rentabel ist. </w:t>
        </w:r>
      </w:ins>
      <w:r w:rsidR="002F066A">
        <w:t>Die e</w:t>
      </w:r>
      <w:ins w:id="597" w:author="Ben Fels" w:date="2024-12-21T11:46:00Z" w16du:dateUtc="2024-12-21T10:46:00Z">
        <w:r w:rsidR="00841FA3">
          <w:t>norme</w:t>
        </w:r>
      </w:ins>
      <w:r w:rsidR="002F066A">
        <w:t>n</w:t>
      </w:r>
      <w:ins w:id="598" w:author="Ben Fels" w:date="2024-12-21T11:46:00Z" w16du:dateUtc="2024-12-21T10:46:00Z">
        <w:r w:rsidR="00841FA3">
          <w:t xml:space="preserve"> Hardwareanforderungen beim Trainieren eigener LLMs </w:t>
        </w:r>
      </w:ins>
      <w:r w:rsidR="008E390B">
        <w:t>unterstreichen dies.</w:t>
      </w:r>
    </w:p>
    <w:p w14:paraId="6C389E4B" w14:textId="7B3F7FA6" w:rsidR="008E5754" w:rsidRPr="008E5754" w:rsidRDefault="008E5754" w:rsidP="008E5754">
      <w:pPr>
        <w:jc w:val="both"/>
        <w:rPr>
          <w:b/>
        </w:rPr>
      </w:pPr>
      <w:r w:rsidRPr="008E5754">
        <w:rPr>
          <w:b/>
          <w:highlight w:val="cyan"/>
        </w:rPr>
        <w:t xml:space="preserve">Warum </w:t>
      </w:r>
      <w:r w:rsidRPr="008E5754">
        <w:rPr>
          <w:b/>
          <w:highlight w:val="cyan"/>
        </w:rPr>
        <w:t xml:space="preserve">Fine-Tuning </w:t>
      </w:r>
      <w:r w:rsidRPr="008E5754">
        <w:rPr>
          <w:b/>
          <w:highlight w:val="cyan"/>
        </w:rPr>
        <w:t>keine Alternative ist</w:t>
      </w:r>
    </w:p>
    <w:p w14:paraId="08269A62" w14:textId="65C0FBC0" w:rsidR="001D4E29" w:rsidRPr="00875090" w:rsidRDefault="004A414C" w:rsidP="00BA1CE8">
      <w:pPr>
        <w:jc w:val="both"/>
        <w:rPr>
          <w:ins w:id="599" w:author="Ben Fels" w:date="2024-12-21T11:57:00Z" w16du:dateUtc="2024-12-21T10:57:00Z"/>
        </w:rPr>
      </w:pPr>
      <w:r>
        <w:t xml:space="preserve">stellt </w:t>
      </w:r>
      <w:r w:rsidR="008D436C">
        <w:t xml:space="preserve">die Verwendung eines </w:t>
      </w:r>
      <w:r w:rsidR="008A06AE">
        <w:t xml:space="preserve">bereits vortrainiertes </w:t>
      </w:r>
      <w:r w:rsidR="008D436C">
        <w:t xml:space="preserve">LLM und </w:t>
      </w:r>
      <w:r w:rsidR="00F71824">
        <w:t xml:space="preserve">die Anwendung von </w:t>
      </w:r>
      <w:r w:rsidR="009E1404">
        <w:t>F</w:t>
      </w:r>
      <w:ins w:id="600" w:author="Ben Fels" w:date="2024-12-21T11:57:00Z" w16du:dateUtc="2024-12-21T10:57:00Z">
        <w:r w:rsidR="00FD5253" w:rsidRPr="00267C65">
          <w:t>ine-</w:t>
        </w:r>
      </w:ins>
      <w:r w:rsidR="009E1404">
        <w:t>T</w:t>
      </w:r>
      <w:ins w:id="601" w:author="Ben Fels" w:date="2024-12-21T11:57:00Z" w16du:dateUtc="2024-12-21T10:57:00Z">
        <w:r w:rsidR="00FD5253" w:rsidRPr="00267C65">
          <w:t xml:space="preserve">uning </w:t>
        </w:r>
      </w:ins>
      <w:r w:rsidR="008A06AE">
        <w:t>auf den eigenen Anwendungsfall</w:t>
      </w:r>
      <w:r>
        <w:t xml:space="preserve"> </w:t>
      </w:r>
      <w:r w:rsidR="00D159BC">
        <w:t>e</w:t>
      </w:r>
      <w:r w:rsidR="00D159BC">
        <w:t xml:space="preserve">ine Alternative </w:t>
      </w:r>
      <w:r>
        <w:t>dar</w:t>
      </w:r>
      <w:r w:rsidR="00F42DFB">
        <w:t>, da dies nach</w:t>
      </w:r>
      <w:r w:rsidR="00FC1DEA">
        <w:t xml:space="preserve"> </w:t>
      </w:r>
      <w:proofErr w:type="spellStart"/>
      <w:ins w:id="602" w:author="Ben Fels" w:date="2024-12-21T11:57:00Z" w16du:dateUtc="2024-12-21T10:57:00Z">
        <w:r w:rsidR="00FC1DEA" w:rsidRPr="00D66BEB">
          <w:rPr>
            <w:rFonts w:cs="Arial"/>
            <w:highlight w:val="magenta"/>
          </w:rPr>
          <w:t>Patil</w:t>
        </w:r>
        <w:proofErr w:type="spellEnd"/>
        <w:r w:rsidR="00FC1DEA" w:rsidRPr="00D66BEB">
          <w:rPr>
            <w:rFonts w:cs="Arial"/>
            <w:highlight w:val="magenta"/>
          </w:rPr>
          <w:t xml:space="preserve"> &amp; </w:t>
        </w:r>
        <w:proofErr w:type="spellStart"/>
        <w:r w:rsidR="00FC1DEA" w:rsidRPr="00D66BEB">
          <w:rPr>
            <w:rFonts w:cs="Arial"/>
            <w:highlight w:val="magenta"/>
          </w:rPr>
          <w:t>Gudivada</w:t>
        </w:r>
      </w:ins>
      <w:proofErr w:type="spellEnd"/>
      <w:r w:rsidR="008E1C19">
        <w:t xml:space="preserve"> </w:t>
      </w:r>
      <w:ins w:id="603" w:author="Ben Fels" w:date="2024-12-21T11:57:00Z" w16du:dateUtc="2024-12-21T10:57:00Z">
        <w:r w:rsidR="008E1C19" w:rsidRPr="00D66BEB">
          <w:rPr>
            <w:rFonts w:cs="Arial"/>
            <w:highlight w:val="magenta"/>
          </w:rPr>
          <w:fldChar w:fldCharType="begin"/>
        </w:r>
      </w:ins>
      <w:r w:rsidR="007A2BAD">
        <w:rPr>
          <w:rFonts w:cs="Arial"/>
          <w:highlight w:val="magenta"/>
        </w:rPr>
        <w:instrText xml:space="preserve"> ADDIN ZOTERO_ITEM CSL_CITATION {"citationID":"8nYlxtaD","properties":{"formattedCitation":"(2024, S. 18)","plainCitation":"(2024,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uppress-author":true}],"schema":"https://github.com/citation-style-language/schema/raw/master/csl-citation.json"} </w:instrText>
      </w:r>
      <w:ins w:id="604" w:author="Ben Fels" w:date="2024-12-21T11:57:00Z" w16du:dateUtc="2024-12-21T10:57:00Z">
        <w:r w:rsidR="008E1C19" w:rsidRPr="00D66BEB">
          <w:rPr>
            <w:rFonts w:cs="Arial"/>
            <w:highlight w:val="magenta"/>
          </w:rPr>
          <w:fldChar w:fldCharType="separate"/>
        </w:r>
      </w:ins>
      <w:r w:rsidR="0091047A" w:rsidRPr="0091047A">
        <w:rPr>
          <w:rFonts w:cs="Arial"/>
          <w:highlight w:val="magenta"/>
        </w:rPr>
        <w:t>(2024, S. 18)</w:t>
      </w:r>
      <w:ins w:id="605" w:author="Ben Fels" w:date="2024-12-21T11:57:00Z" w16du:dateUtc="2024-12-21T10:57:00Z">
        <w:r w:rsidR="008E1C19" w:rsidRPr="00D66BEB">
          <w:rPr>
            <w:rFonts w:cs="Arial"/>
            <w:highlight w:val="magenta"/>
          </w:rPr>
          <w:fldChar w:fldCharType="end"/>
        </w:r>
      </w:ins>
      <w:r w:rsidR="00FC1DEA">
        <w:rPr>
          <w:rFonts w:cs="Arial"/>
        </w:rPr>
        <w:t xml:space="preserve"> kostengünstiger ist</w:t>
      </w:r>
      <w:r w:rsidR="0091047A">
        <w:t>.</w:t>
      </w:r>
      <w:r w:rsidR="00201933">
        <w:t xml:space="preserve"> </w:t>
      </w:r>
      <w:r w:rsidR="001713AB" w:rsidRPr="001713AB">
        <w:rPr>
          <w:rFonts w:cs="Arial"/>
          <w:highlight w:val="magenta"/>
        </w:rPr>
        <w:t>Brown et al.</w:t>
      </w:r>
      <w:r w:rsidR="001713AB" w:rsidRPr="001713AB">
        <w:t xml:space="preserve"> </w:t>
      </w:r>
      <w:r w:rsidR="001713AB" w:rsidRPr="003E6C29">
        <w:rPr>
          <w:highlight w:val="magenta"/>
        </w:rPr>
        <w:fldChar w:fldCharType="begin"/>
      </w:r>
      <w:r w:rsidR="001713AB" w:rsidRPr="001713AB">
        <w:rPr>
          <w:highlight w:val="magenta"/>
        </w:rPr>
        <w:instrText xml:space="preserve"> ADDIN ZOTERO_ITEM CSL_CITATION {"citationID":"uvfx5QJn","properties":{"formattedCitation":"(2020,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w:instrText>
      </w:r>
      <w:r w:rsidR="001713AB">
        <w:rPr>
          <w:highlight w:val="magenta"/>
        </w:rPr>
        <w:instrText>ﬁ</w:instrText>
      </w:r>
      <w:r w:rsidR="001713AB" w:rsidRPr="001713AB">
        <w:rPr>
          <w:highlight w:val="magenta"/>
        </w:rPr>
        <w:instrText>ne-tuning on a speci</w:instrText>
      </w:r>
      <w:r w:rsidR="001713AB">
        <w:rPr>
          <w:highlight w:val="magenta"/>
        </w:rPr>
        <w:instrText>ﬁ</w:instrText>
      </w:r>
      <w:r w:rsidR="001713AB" w:rsidRPr="001713AB">
        <w:rPr>
          <w:highlight w:val="magenta"/>
        </w:rPr>
        <w:instrText>c task. While typically task-agnostic in architecture, this method still requires task-speci</w:instrText>
      </w:r>
      <w:r w:rsidR="001713AB">
        <w:rPr>
          <w:highlight w:val="magenta"/>
        </w:rPr>
        <w:instrText>ﬁ</w:instrText>
      </w:r>
      <w:r w:rsidR="001713AB" w:rsidRPr="001713AB">
        <w:rPr>
          <w:highlight w:val="magenta"/>
        </w:rPr>
        <w:instrText xml:space="preserve">c </w:instrText>
      </w:r>
      <w:r w:rsidR="001713AB">
        <w:rPr>
          <w:highlight w:val="magenta"/>
        </w:rPr>
        <w:instrText>ﬁ</w:instrText>
      </w:r>
      <w:r w:rsidR="001713AB" w:rsidRPr="001713AB">
        <w:rPr>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1713AB">
        <w:rPr>
          <w:highlight w:val="magenta"/>
        </w:rPr>
        <w:instrText>ﬁ</w:instrText>
      </w:r>
      <w:r w:rsidR="001713AB" w:rsidRPr="001713AB">
        <w:rPr>
          <w:highlight w:val="magenta"/>
        </w:rPr>
        <w:instrText>netuning approaches. Speci</w:instrText>
      </w:r>
      <w:r w:rsidR="001713AB">
        <w:rPr>
          <w:highlight w:val="magenta"/>
        </w:rPr>
        <w:instrText>ﬁ</w:instrText>
      </w:r>
      <w:r w:rsidR="001713AB" w:rsidRPr="001713AB">
        <w:rPr>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1713AB">
        <w:rPr>
          <w:highlight w:val="magenta"/>
        </w:rPr>
        <w:instrText>ﬁ</w:instrText>
      </w:r>
      <w:r w:rsidR="001713AB" w:rsidRPr="001713AB">
        <w:rPr>
          <w:highlight w:val="magenta"/>
        </w:rPr>
        <w:instrText>ne-tuning, with tasks and few-shot demonstrations speci</w:instrText>
      </w:r>
      <w:r w:rsidR="001713AB">
        <w:rPr>
          <w:highlight w:val="magenta"/>
        </w:rPr>
        <w:instrText>ﬁ</w:instrText>
      </w:r>
      <w:r w:rsidR="001713AB" w:rsidRPr="001713AB">
        <w:rPr>
          <w:highlight w:val="magenta"/>
        </w:rPr>
        <w:instrText>ed purely via text interaction with the model. GPT-3 achieves strong performance on many NLP datasets, including translation, question-answering, and cloze tasks, as well as several tasks tha</w:instrText>
      </w:r>
      <w:r w:rsidR="001713AB">
        <w:rPr>
          <w:highlight w:val="magenta"/>
        </w:rPr>
        <w:instrText xml:space="preserve">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1713AB" w:rsidRPr="003E6C29">
        <w:rPr>
          <w:highlight w:val="magenta"/>
        </w:rPr>
        <w:fldChar w:fldCharType="separate"/>
      </w:r>
      <w:r w:rsidR="001713AB" w:rsidRPr="00267C65">
        <w:rPr>
          <w:rFonts w:cs="Arial"/>
          <w:highlight w:val="magenta"/>
        </w:rPr>
        <w:t>(2020, S. 6)</w:t>
      </w:r>
      <w:r w:rsidR="001713AB" w:rsidRPr="003E6C29">
        <w:rPr>
          <w:highlight w:val="magenta"/>
        </w:rPr>
        <w:fldChar w:fldCharType="end"/>
      </w:r>
      <w:r w:rsidR="001713AB">
        <w:t xml:space="preserve"> </w:t>
      </w:r>
      <w:r w:rsidR="001713AB" w:rsidRPr="00A17E85">
        <w:rPr>
          <w:highlight w:val="green"/>
        </w:rPr>
        <w:t>führen</w:t>
      </w:r>
      <w:r w:rsidR="00D159BC" w:rsidRPr="00A17E85">
        <w:rPr>
          <w:highlight w:val="green"/>
        </w:rPr>
        <w:t xml:space="preserve"> jedoch</w:t>
      </w:r>
      <w:r w:rsidR="001713AB" w:rsidRPr="00A17E85">
        <w:rPr>
          <w:highlight w:val="green"/>
        </w:rPr>
        <w:t xml:space="preserve"> an, dass </w:t>
      </w:r>
      <w:r w:rsidR="00201933" w:rsidRPr="00A17E85">
        <w:rPr>
          <w:highlight w:val="green"/>
        </w:rPr>
        <w:t xml:space="preserve">für das Fine-Tuning </w:t>
      </w:r>
      <w:r w:rsidR="001713AB" w:rsidRPr="00A17E85">
        <w:rPr>
          <w:highlight w:val="green"/>
        </w:rPr>
        <w:t xml:space="preserve">ein Datensatz </w:t>
      </w:r>
      <w:r w:rsidR="00BE7654" w:rsidRPr="00A17E85">
        <w:rPr>
          <w:highlight w:val="green"/>
        </w:rPr>
        <w:t xml:space="preserve">in mit einem Umfang von </w:t>
      </w:r>
      <w:r w:rsidR="001713AB" w:rsidRPr="00A17E85">
        <w:rPr>
          <w:highlight w:val="green"/>
        </w:rPr>
        <w:t>typischer Weise tausende bis hunderttausende von beschrifteten Beispiele</w:t>
      </w:r>
      <w:r w:rsidR="00BE7654" w:rsidRPr="00A17E85">
        <w:rPr>
          <w:highlight w:val="green"/>
        </w:rPr>
        <w:t>n</w:t>
      </w:r>
      <w:r w:rsidR="001713AB" w:rsidRPr="00A17E85">
        <w:rPr>
          <w:highlight w:val="green"/>
        </w:rPr>
        <w:t xml:space="preserve"> bedarf. </w:t>
      </w:r>
      <w:r w:rsidR="001713AB" w:rsidRPr="00A17E85">
        <w:rPr>
          <w:bCs/>
          <w:highlight w:val="green"/>
        </w:rPr>
        <w:t>Die Notwendigkeit solcher großen Datensätze mit beschrifteten Daten für eine neue Aufgabe schränkt die Anwendbarkeit von LLMs ein. Für viele Aufgaben ist das Zusammenstellen solcher Datensätze aufwändig und müsste für jede Aufgabe wiederholt werden</w:t>
      </w:r>
      <w:r w:rsidR="001713AB">
        <w:rPr>
          <w:bCs/>
        </w:rPr>
        <w:t xml:space="preserve"> </w:t>
      </w:r>
      <w:r w:rsidR="001713AB" w:rsidRPr="00D4541A">
        <w:rPr>
          <w:bCs/>
          <w:i/>
          <w:highlight w:val="magenta"/>
        </w:rPr>
        <w:fldChar w:fldCharType="begin"/>
      </w:r>
      <w:r w:rsidR="001713AB">
        <w:rPr>
          <w:bCs/>
          <w:i/>
          <w:highlight w:val="magenta"/>
        </w:rPr>
        <w:instrText xml:space="preserve"> ADDIN ZOTERO_ITEM CSL_CITATION {"citationID":"Dk17S8ut","properties":{"formattedCitation":"(Brown et al., 2020, S. 3; Patil &amp; Gudivada, 2024, S. 18)","plainCitation":"(Brown et al., 2020, S. 3;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1713AB" w:rsidRPr="00D4541A">
        <w:rPr>
          <w:bCs/>
          <w:i/>
          <w:highlight w:val="magenta"/>
        </w:rPr>
        <w:fldChar w:fldCharType="separate"/>
      </w:r>
      <w:r w:rsidR="001713AB" w:rsidRPr="00A01EBD">
        <w:rPr>
          <w:rFonts w:cs="Arial"/>
          <w:highlight w:val="magenta"/>
        </w:rPr>
        <w:t>(Brown et al., 2020, S. 3; Patil &amp; Gudivada, 2024, S. 18)</w:t>
      </w:r>
      <w:r w:rsidR="001713AB" w:rsidRPr="00D4541A">
        <w:rPr>
          <w:bCs/>
          <w:i/>
          <w:highlight w:val="magenta"/>
        </w:rPr>
        <w:fldChar w:fldCharType="end"/>
      </w:r>
      <w:r w:rsidR="001713AB" w:rsidRPr="00D436EA">
        <w:rPr>
          <w:bCs/>
        </w:rPr>
        <w:t>.</w:t>
      </w:r>
      <w:r w:rsidR="001713AB">
        <w:rPr>
          <w:bCs/>
        </w:rPr>
        <w:t xml:space="preserve"> </w:t>
      </w:r>
      <w:r w:rsidR="00DC7B0E" w:rsidRPr="0081074B">
        <w:rPr>
          <w:highlight w:val="green"/>
        </w:rPr>
        <w:t xml:space="preserve">Allerdings besteht nicht immer </w:t>
      </w:r>
      <w:r w:rsidR="003147E4" w:rsidRPr="0081074B">
        <w:rPr>
          <w:highlight w:val="green"/>
        </w:rPr>
        <w:t xml:space="preserve">die Möglichkeit, </w:t>
      </w:r>
      <w:r w:rsidR="00875090" w:rsidRPr="0081074B">
        <w:rPr>
          <w:highlight w:val="green"/>
        </w:rPr>
        <w:t xml:space="preserve">solch </w:t>
      </w:r>
      <w:r w:rsidR="003147E4" w:rsidRPr="0081074B">
        <w:rPr>
          <w:highlight w:val="green"/>
        </w:rPr>
        <w:t xml:space="preserve">einen Datensatz mit annotierten Daten zusammenzustellen, da dies zeitaufwändig und </w:t>
      </w:r>
      <w:r w:rsidR="00DC7B0E" w:rsidRPr="0081074B">
        <w:rPr>
          <w:highlight w:val="green"/>
        </w:rPr>
        <w:t>kostenintensiv</w:t>
      </w:r>
      <w:r w:rsidR="003147E4" w:rsidRPr="0081074B">
        <w:rPr>
          <w:highlight w:val="green"/>
        </w:rPr>
        <w:t xml:space="preserve"> sein kan</w:t>
      </w:r>
      <w:r w:rsidR="003147E4" w:rsidRPr="0015571F">
        <w:t xml:space="preserve">n </w:t>
      </w:r>
      <w:r w:rsidR="003147E4" w:rsidRPr="007377F7">
        <w:rPr>
          <w:highlight w:val="magenta"/>
        </w:rPr>
        <w:fldChar w:fldCharType="begin"/>
      </w:r>
      <w:r w:rsidR="003147E4" w:rsidRPr="007377F7">
        <w:rPr>
          <w:highlight w:val="magenta"/>
        </w:rPr>
        <w:instrText xml:space="preserve"> ADDIN ZOTERO_ITEM CSL_CITATION {"citationID":"mZsUk3WZ","properties":{"formattedCitation":"(Tunstall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instrText>
      </w:r>
      <w:r w:rsidR="003147E4" w:rsidRPr="007377F7">
        <w:rPr>
          <w:highlight w:val="magenta"/>
        </w:rPr>
        <w:fldChar w:fldCharType="separate"/>
      </w:r>
      <w:r w:rsidR="003147E4" w:rsidRPr="007377F7">
        <w:rPr>
          <w:rFonts w:cs="Arial"/>
          <w:highlight w:val="magenta"/>
        </w:rPr>
        <w:t>(Tunstall et al., 2023, S. 289)</w:t>
      </w:r>
      <w:r w:rsidR="003147E4" w:rsidRPr="007377F7">
        <w:rPr>
          <w:highlight w:val="magenta"/>
        </w:rPr>
        <w:fldChar w:fldCharType="end"/>
      </w:r>
      <w:r w:rsidR="003147E4" w:rsidRPr="0015571F">
        <w:t xml:space="preserve">, </w:t>
      </w:r>
      <w:r w:rsidR="003147E4" w:rsidRPr="0081074B">
        <w:rPr>
          <w:highlight w:val="green"/>
        </w:rPr>
        <w:t>wie auch in dem Fall von Argument Mining</w:t>
      </w:r>
      <w:r w:rsidR="003147E4" w:rsidRPr="0015571F">
        <w:t xml:space="preserve"> </w:t>
      </w:r>
      <w:r w:rsidR="003147E4" w:rsidRPr="007377F7">
        <w:rPr>
          <w:highlight w:val="magenta"/>
        </w:rPr>
        <w:fldChar w:fldCharType="begin"/>
      </w:r>
      <w:r w:rsidR="003147E4" w:rsidRPr="007377F7">
        <w:rPr>
          <w:highlight w:val="magenta"/>
        </w:rPr>
        <w:instrText xml:space="preserve"> ADDIN ZOTERO_ITEM CSL_CITATION {"citationID":"xqsQKd5H","properties":{"formattedCitation":"(Lawrence &amp; Reed, 2020, S.</w:instrText>
      </w:r>
      <w:r w:rsidR="003147E4" w:rsidRPr="007D70E3">
        <w:rPr>
          <w:highlight w:val="magenta"/>
        </w:rPr>
        <w:instrText xml:space="preserve">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w:instrText>
      </w:r>
      <w:r w:rsidR="003147E4" w:rsidRPr="00875090">
        <w:rPr>
          <w:highlight w:val="magenta"/>
        </w:rPr>
        <w:instrText xml:space="preserve">mily":"Reed","given":"Chris"}],"issued":{"date-parts":[["2020",1]]}},"locator":"780","label":"page"}],"schema":"https://github.com/citation-style-language/schema/raw/master/csl-citation.json"} </w:instrText>
      </w:r>
      <w:r w:rsidR="003147E4" w:rsidRPr="007377F7">
        <w:rPr>
          <w:highlight w:val="magenta"/>
        </w:rPr>
        <w:fldChar w:fldCharType="separate"/>
      </w:r>
      <w:r w:rsidR="003147E4" w:rsidRPr="00875090">
        <w:rPr>
          <w:rFonts w:cs="Arial"/>
          <w:highlight w:val="magenta"/>
        </w:rPr>
        <w:t>(Lawrence &amp; Reed, 2020, S. 780)</w:t>
      </w:r>
      <w:r w:rsidR="003147E4" w:rsidRPr="007377F7">
        <w:rPr>
          <w:highlight w:val="magenta"/>
        </w:rPr>
        <w:fldChar w:fldCharType="end"/>
      </w:r>
      <w:r w:rsidR="003147E4" w:rsidRPr="00875090">
        <w:t>.</w:t>
      </w:r>
      <w:moveToRangeStart w:id="606" w:author="Ben Fels" w:date="2024-12-21T11:57:00Z" w:name="move185674655"/>
    </w:p>
    <w:p w14:paraId="390127F6" w14:textId="54EDA3A5" w:rsidR="00DC79DE" w:rsidRPr="00CB0890" w:rsidRDefault="00DC79DE" w:rsidP="00DC79DE">
      <w:pPr>
        <w:jc w:val="both"/>
        <w:rPr>
          <w:rFonts w:cs="Arial"/>
        </w:rPr>
      </w:pPr>
      <w:moveToRangeStart w:id="607" w:author="Ben Fels" w:date="2024-12-21T11:56:00Z" w:name="move185674583"/>
      <w:moveToRangeEnd w:id="548"/>
      <w:moveToRangeEnd w:id="606"/>
      <w:r w:rsidRPr="004930E1">
        <w:rPr>
          <w:rFonts w:cs="Arial"/>
          <w:highlight w:val="magenta"/>
          <w:lang w:val="en-US"/>
        </w:rPr>
        <w:t>Maharjan et al.</w:t>
      </w:r>
      <w:r w:rsidRPr="004930E1">
        <w:rPr>
          <w:highlight w:val="magenta"/>
          <w:lang w:val="en-US"/>
        </w:rPr>
        <w:t xml:space="preserve"> </w:t>
      </w:r>
      <w:r w:rsidRPr="007377F7">
        <w:rPr>
          <w:highlight w:val="magenta"/>
        </w:rPr>
        <w:fldChar w:fldCharType="begin"/>
      </w:r>
      <w:r w:rsidRPr="004930E1">
        <w:rPr>
          <w:highlight w:val="magenta"/>
          <w:lang w:val="en-US"/>
        </w:rPr>
        <w:instrText xml:space="preserve"> ADDIN ZOTERO_ITEM CSL_CITATION {"citationID":"x2ChShps","properties":{"formattedCitation":"(2024)","plainCitation":"(2024)","noteIndex":0},"citationItems":[{"id":851,"uris":["http://zotero.org/users/14644665/items/KAULLCSJ"],"itemData":{"id":851,"type":"article-journal","abstract":"Abstract\n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w:instrText>
      </w:r>
      <w:r w:rsidRPr="007D70E3">
        <w:rPr>
          <w:highlight w:val="magenta"/>
        </w:rPr>
        <w:instrText xml:space="preserve">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abel":"page","suppress-author":true}],"schema":"https://github.com/citation-style-language/schema/raw/master/csl-citation.json"} </w:instrText>
      </w:r>
      <w:r w:rsidRPr="007377F7">
        <w:rPr>
          <w:highlight w:val="magenta"/>
        </w:rPr>
        <w:fldChar w:fldCharType="separate"/>
      </w:r>
      <w:r w:rsidRPr="007D70E3">
        <w:rPr>
          <w:rFonts w:cs="Arial"/>
          <w:highlight w:val="magenta"/>
        </w:rPr>
        <w:t>(2024)</w:t>
      </w:r>
      <w:r w:rsidRPr="007377F7">
        <w:rPr>
          <w:highlight w:val="magenta"/>
        </w:rPr>
        <w:fldChar w:fldCharType="end"/>
      </w:r>
      <w:r w:rsidRPr="007D70E3">
        <w:t xml:space="preserve"> </w:t>
      </w:r>
      <w:r w:rsidRPr="007D70E3">
        <w:rPr>
          <w:highlight w:val="green"/>
        </w:rPr>
        <w:t>konnten für medizinische Benchmarks zeigen, dass mittels Prompt Engineering Techniken ohne Fine-Tuning dem Stand der Technik entsprechende Ergebnisse für Open-Source Modelle erzielt werden können. Dem gegenüber stehen Untersuchungen wie</w:t>
      </w:r>
      <w:r w:rsidRPr="007D70E3">
        <w:t xml:space="preserve"> </w:t>
      </w:r>
      <w:r w:rsidRPr="007D70E3">
        <w:rPr>
          <w:rFonts w:cs="Arial"/>
          <w:highlight w:val="magenta"/>
        </w:rPr>
        <w:t xml:space="preserve">Trad und </w:t>
      </w:r>
      <w:proofErr w:type="spellStart"/>
      <w:r w:rsidRPr="007D70E3">
        <w:rPr>
          <w:rFonts w:cs="Arial"/>
          <w:highlight w:val="magenta"/>
        </w:rPr>
        <w:t>Chehab</w:t>
      </w:r>
      <w:proofErr w:type="spellEnd"/>
      <w:r w:rsidRPr="007D70E3">
        <w:rPr>
          <w:rFonts w:cs="Arial"/>
          <w:highlight w:val="magenta"/>
        </w:rPr>
        <w:t xml:space="preserve"> </w:t>
      </w:r>
      <w:r w:rsidRPr="007377F7">
        <w:rPr>
          <w:rFonts w:cs="Arial"/>
          <w:highlight w:val="magenta"/>
        </w:rPr>
        <w:fldChar w:fldCharType="begin"/>
      </w:r>
      <w:r w:rsidRPr="007D70E3">
        <w:rPr>
          <w:rFonts w:cs="Arial"/>
          <w:highlight w:val="magenta"/>
        </w:rPr>
        <w: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w:instrText>
      </w:r>
      <w:r w:rsidRPr="00F73557">
        <w:rPr>
          <w:rFonts w:cs="Arial"/>
          <w:highlight w:val="magenta"/>
        </w:rPr>
        <w:instrText>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w:instrText>
      </w:r>
      <w:r w:rsidRPr="007377F7">
        <w:rPr>
          <w:rFonts w:cs="Arial"/>
          <w:highlight w:val="magenta"/>
        </w:rPr>
        <w:instrText xml:space="preserve">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r w:rsidRPr="007377F7">
        <w:rPr>
          <w:rFonts w:cs="Arial"/>
          <w:highlight w:val="magenta"/>
        </w:rPr>
        <w:fldChar w:fldCharType="separate"/>
      </w:r>
      <w:r w:rsidRPr="007377F7">
        <w:rPr>
          <w:rFonts w:cs="Arial"/>
          <w:highlight w:val="magenta"/>
        </w:rPr>
        <w:t>(2024)</w:t>
      </w:r>
      <w:r w:rsidRPr="007377F7">
        <w:rPr>
          <w:rFonts w:cs="Arial"/>
          <w:highlight w:val="magenta"/>
        </w:rPr>
        <w:fldChar w:fldCharType="end"/>
      </w:r>
      <w:r w:rsidRPr="00451847">
        <w:rPr>
          <w:rFonts w:cs="Arial"/>
        </w:rPr>
        <w:t xml:space="preserve"> o</w:t>
      </w:r>
      <w:r w:rsidRPr="0061474F">
        <w:rPr>
          <w:rFonts w:cs="Arial"/>
          <w:highlight w:val="green"/>
        </w:rPr>
        <w:t>der</w:t>
      </w:r>
      <w:r w:rsidRPr="00451847">
        <w:rPr>
          <w:rFonts w:cs="Arial"/>
        </w:rPr>
        <w:t xml:space="preserve"> </w:t>
      </w:r>
      <w:r w:rsidRPr="007377F7">
        <w:rPr>
          <w:rFonts w:cs="Arial"/>
          <w:highlight w:val="magenta"/>
        </w:rPr>
        <w:fldChar w:fldCharType="begin"/>
      </w:r>
      <w:r w:rsidRPr="007377F7">
        <w:rPr>
          <w:rFonts w:cs="Arial"/>
          <w:highlight w:val="magenta"/>
        </w:rPr>
        <w:instrText xml:space="preserve"> ADDIN ZOTERO_ITEM CSL_CITATION {"citationID":"Zrewr77Y","properties":{"formattedCitation":"(Yeginbergen et al., 2024)","plainCitation":"(Yeginbergen et al., 2024)","noteIndex":0},"citationItems":[{"id":959,"uris":["http://zotero.org/users/14644665/items/T7T4BLWM"],"itemData":{"id":959,"type":"paper-conference","container-title":"Proceedings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schema":"https://github.com/citation-style-language/schema/raw/master/csl-citation.json"} </w:instrText>
      </w:r>
      <w:r w:rsidRPr="007377F7">
        <w:rPr>
          <w:rFonts w:cs="Arial"/>
          <w:highlight w:val="magenta"/>
        </w:rPr>
        <w:fldChar w:fldCharType="separate"/>
      </w:r>
      <w:r w:rsidRPr="007377F7">
        <w:rPr>
          <w:rFonts w:cs="Arial"/>
          <w:highlight w:val="magenta"/>
        </w:rPr>
        <w:t>(</w:t>
      </w:r>
      <w:proofErr w:type="spellStart"/>
      <w:r w:rsidRPr="007377F7">
        <w:rPr>
          <w:rFonts w:cs="Arial"/>
          <w:highlight w:val="magenta"/>
        </w:rPr>
        <w:t>Yeginbergen</w:t>
      </w:r>
      <w:proofErr w:type="spellEnd"/>
      <w:r w:rsidRPr="007377F7">
        <w:rPr>
          <w:rFonts w:cs="Arial"/>
          <w:highlight w:val="magenta"/>
        </w:rPr>
        <w:t xml:space="preserve"> et al., 2024)</w:t>
      </w:r>
      <w:r w:rsidRPr="007377F7">
        <w:rPr>
          <w:rFonts w:cs="Arial"/>
          <w:highlight w:val="magenta"/>
        </w:rPr>
        <w:fldChar w:fldCharType="end"/>
      </w:r>
      <w:r w:rsidRPr="00451847">
        <w:rPr>
          <w:rFonts w:cs="Arial"/>
        </w:rPr>
        <w:t xml:space="preserve">, </w:t>
      </w:r>
      <w:r w:rsidRPr="0061474F">
        <w:rPr>
          <w:rFonts w:cs="Arial"/>
          <w:highlight w:val="green"/>
        </w:rPr>
        <w:t xml:space="preserve">welche zu dem Ergebnis kommen, dass Prompt Engineering eine schlechtere Leistung hervorbringt als Fine-Tuning. </w:t>
      </w:r>
      <w:r w:rsidR="00D264F3" w:rsidRPr="0061474F">
        <w:rPr>
          <w:rFonts w:cs="Arial"/>
          <w:highlight w:val="green"/>
        </w:rPr>
        <w:t>Auch</w:t>
      </w:r>
      <w:r w:rsidR="00D264F3">
        <w:rPr>
          <w:rFonts w:cs="Arial"/>
        </w:rPr>
        <w:t xml:space="preserve"> </w:t>
      </w:r>
      <w:r w:rsidR="00D264F3" w:rsidRPr="00D90E7E">
        <w:rPr>
          <w:rFonts w:cs="Arial"/>
          <w:highlight w:val="magenta"/>
        </w:rPr>
        <w:t>Brown et al.</w:t>
      </w:r>
      <w:r w:rsidR="00D264F3">
        <w:rPr>
          <w:rFonts w:cs="Arial"/>
        </w:rPr>
        <w:t xml:space="preserve"> </w:t>
      </w:r>
      <w:r w:rsidR="00FA3616" w:rsidRPr="00D90E7E">
        <w:rPr>
          <w:highlight w:val="magenta"/>
        </w:rPr>
        <w:fldChar w:fldCharType="begin"/>
      </w:r>
      <w:r w:rsidR="00FA3616">
        <w:rPr>
          <w:highlight w:val="magenta"/>
        </w:rPr>
        <w:instrText xml:space="preserve"> ADDIN ZOTERO_ITEM CSL_CITATION {"citationID":"1TnBVjJA","properties":{"formattedCitation":"(2020,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FA3616" w:rsidRPr="00D90E7E">
        <w:rPr>
          <w:highlight w:val="magenta"/>
        </w:rPr>
        <w:fldChar w:fldCharType="separate"/>
      </w:r>
      <w:r w:rsidR="00FA3616" w:rsidRPr="00FA3616">
        <w:rPr>
          <w:rFonts w:cs="Arial"/>
          <w:highlight w:val="magenta"/>
        </w:rPr>
        <w:t>(2020, S. 6)</w:t>
      </w:r>
      <w:r w:rsidR="00FA3616" w:rsidRPr="00D90E7E">
        <w:rPr>
          <w:highlight w:val="magenta"/>
        </w:rPr>
        <w:fldChar w:fldCharType="end"/>
      </w:r>
      <w:r w:rsidR="00FA3616">
        <w:t xml:space="preserve"> </w:t>
      </w:r>
      <w:r w:rsidR="00D264F3" w:rsidRPr="0061474F">
        <w:rPr>
          <w:rFonts w:cs="Arial"/>
          <w:highlight w:val="green"/>
        </w:rPr>
        <w:t xml:space="preserve">führen an, dass die </w:t>
      </w:r>
      <w:r w:rsidR="00FC3248" w:rsidRPr="0061474F">
        <w:rPr>
          <w:highlight w:val="green"/>
        </w:rPr>
        <w:t xml:space="preserve">Ergebnisse des </w:t>
      </w:r>
      <w:r w:rsidR="00D264F3" w:rsidRPr="0061474F">
        <w:rPr>
          <w:highlight w:val="green"/>
        </w:rPr>
        <w:t xml:space="preserve">ICL </w:t>
      </w:r>
      <w:r w:rsidR="00FC3248" w:rsidRPr="0061474F">
        <w:rPr>
          <w:highlight w:val="green"/>
        </w:rPr>
        <w:t>in der Regel schlechter</w:t>
      </w:r>
      <w:r w:rsidR="00D264F3" w:rsidRPr="0061474F">
        <w:rPr>
          <w:highlight w:val="green"/>
        </w:rPr>
        <w:t xml:space="preserve"> sind,</w:t>
      </w:r>
      <w:r w:rsidR="00FC3248" w:rsidRPr="0061474F">
        <w:rPr>
          <w:highlight w:val="green"/>
        </w:rPr>
        <w:t xml:space="preserve"> als </w:t>
      </w:r>
      <w:r w:rsidR="00096089" w:rsidRPr="0061474F">
        <w:rPr>
          <w:highlight w:val="green"/>
        </w:rPr>
        <w:t xml:space="preserve">die eines </w:t>
      </w:r>
      <w:r w:rsidR="00096089" w:rsidRPr="0061474F">
        <w:rPr>
          <w:highlight w:val="green"/>
        </w:rPr>
        <w:lastRenderedPageBreak/>
        <w:t>Fine-</w:t>
      </w:r>
      <w:proofErr w:type="spellStart"/>
      <w:r w:rsidR="00096089" w:rsidRPr="0061474F">
        <w:rPr>
          <w:highlight w:val="green"/>
        </w:rPr>
        <w:t>Tuned</w:t>
      </w:r>
      <w:proofErr w:type="spellEnd"/>
      <w:r w:rsidR="00096089" w:rsidRPr="0061474F">
        <w:rPr>
          <w:highlight w:val="green"/>
        </w:rPr>
        <w:t xml:space="preserve"> LLMs</w:t>
      </w:r>
      <w:r w:rsidR="00FC3248" w:rsidRPr="0061474F">
        <w:rPr>
          <w:highlight w:val="green"/>
        </w:rPr>
        <w:t xml:space="preserve">, jedoch </w:t>
      </w:r>
      <w:r w:rsidR="00096089" w:rsidRPr="0061474F">
        <w:rPr>
          <w:highlight w:val="green"/>
        </w:rPr>
        <w:t xml:space="preserve">mit dem Hinweis, dass </w:t>
      </w:r>
      <w:r w:rsidR="00FC3248" w:rsidRPr="0061474F">
        <w:rPr>
          <w:highlight w:val="green"/>
        </w:rPr>
        <w:t>weniger aufgabenspezifische Daten benötigt</w:t>
      </w:r>
      <w:r w:rsidR="00FA3616" w:rsidRPr="0061474F">
        <w:rPr>
          <w:highlight w:val="green"/>
        </w:rPr>
        <w:t xml:space="preserve"> werden</w:t>
      </w:r>
      <w:r w:rsidR="00FC3248">
        <w:t>.</w:t>
      </w:r>
      <w:r w:rsidR="00FA3616">
        <w:t xml:space="preserve"> </w:t>
      </w:r>
      <w:r w:rsidR="00625650" w:rsidRPr="004D6B43">
        <w:rPr>
          <w:highlight w:val="green"/>
        </w:rPr>
        <w:t xml:space="preserve">Folglich </w:t>
      </w:r>
      <w:r w:rsidRPr="004D6B43">
        <w:rPr>
          <w:rFonts w:cs="Arial"/>
          <w:highlight w:val="green"/>
        </w:rPr>
        <w:t xml:space="preserve">bleibt </w:t>
      </w:r>
      <w:r w:rsidR="00391D91" w:rsidRPr="004D6B43">
        <w:rPr>
          <w:rFonts w:cs="Arial"/>
          <w:highlight w:val="green"/>
        </w:rPr>
        <w:t>Prompt Engineering</w:t>
      </w:r>
      <w:r w:rsidRPr="004D6B43">
        <w:rPr>
          <w:rFonts w:cs="Arial"/>
          <w:highlight w:val="green"/>
        </w:rPr>
        <w:t xml:space="preserve"> aufgrund seiner Einfachheit und Flexibilität eine attraktive Alternative, insbesondere bei Anwendungsfällen, in denen die hohen Anforderungen von LLMs an Datenmenge und Hardware die Anwendung von Fine-Tuning unmöglich machen.</w:t>
      </w:r>
      <w:r w:rsidRPr="00451847">
        <w:rPr>
          <w:rFonts w:cs="Arial"/>
        </w:rPr>
        <w:t xml:space="preserve"> </w:t>
      </w:r>
      <w:r w:rsidR="00DF0F73">
        <w:rPr>
          <w:rFonts w:cs="Arial"/>
        </w:rPr>
        <w:t xml:space="preserve">Zudem betont </w:t>
      </w:r>
      <w:r w:rsidR="00334167" w:rsidRPr="00E6355B">
        <w:rPr>
          <w:rFonts w:cs="Arial"/>
          <w:highlight w:val="magenta"/>
        </w:rPr>
        <w:t xml:space="preserve">OpenAI </w:t>
      </w:r>
      <w:r w:rsidR="00334167" w:rsidRPr="00E6355B">
        <w:rPr>
          <w:rFonts w:cs="Arial"/>
          <w:highlight w:val="magenta"/>
        </w:rPr>
        <w:fldChar w:fldCharType="begin"/>
      </w:r>
      <w:r w:rsidR="00E6355B" w:rsidRPr="00E6355B">
        <w:rPr>
          <w:rFonts w:cs="Arial"/>
          <w:highlight w:val="magenta"/>
        </w:rPr>
        <w:instrText xml:space="preserve"> ADDIN ZOTERO_ITEM CSL_CITATION {"citationID":"0rjZ6UWO","properties":{"formattedCitation":"(2024d)","plainCitation":"(2024d)","noteIndex":0},"citationItems":[{"id":1907,"uris":["http://zotero.org/users/14644665/items/GZDGRHZD"],"itemData":{"id":1907,"type":"webpage","abstract":"Explore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issued":{"date-parts":[["2024"]]}},"label":"page","suppress-author":true}],"schema":"https://github.com/citation-style-language/schema/raw/master/csl-citation.json"} </w:instrText>
      </w:r>
      <w:r w:rsidR="00334167" w:rsidRPr="00E6355B">
        <w:rPr>
          <w:rFonts w:cs="Arial"/>
          <w:highlight w:val="magenta"/>
        </w:rPr>
        <w:fldChar w:fldCharType="separate"/>
      </w:r>
      <w:r w:rsidR="00E6355B" w:rsidRPr="00E6355B">
        <w:rPr>
          <w:rFonts w:cs="Arial"/>
          <w:highlight w:val="magenta"/>
        </w:rPr>
        <w:t>(2024d)</w:t>
      </w:r>
      <w:r w:rsidR="00334167" w:rsidRPr="00E6355B">
        <w:rPr>
          <w:rFonts w:cs="Arial"/>
          <w:highlight w:val="magenta"/>
        </w:rPr>
        <w:fldChar w:fldCharType="end"/>
      </w:r>
      <w:r w:rsidR="009006E9">
        <w:rPr>
          <w:rFonts w:cs="Arial"/>
        </w:rPr>
        <w:t xml:space="preserve">, </w:t>
      </w:r>
      <w:r w:rsidR="009006E9" w:rsidRPr="00873D5B">
        <w:rPr>
          <w:rFonts w:cs="Arial"/>
          <w:highlight w:val="green"/>
        </w:rPr>
        <w:t xml:space="preserve">dass </w:t>
      </w:r>
      <w:r w:rsidR="00DF0F73" w:rsidRPr="00873D5B">
        <w:rPr>
          <w:rFonts w:cs="Arial"/>
          <w:highlight w:val="green"/>
        </w:rPr>
        <w:t xml:space="preserve">Prompt Engineering </w:t>
      </w:r>
      <w:r w:rsidR="00DF0F73" w:rsidRPr="00873D5B">
        <w:rPr>
          <w:rFonts w:cs="Arial"/>
          <w:highlight w:val="green"/>
        </w:rPr>
        <w:t xml:space="preserve"> </w:t>
      </w:r>
      <w:r w:rsidR="000B6AC8" w:rsidRPr="00873D5B">
        <w:rPr>
          <w:rFonts w:cs="Arial"/>
          <w:highlight w:val="green"/>
        </w:rPr>
        <w:t xml:space="preserve">bei der </w:t>
      </w:r>
      <w:r w:rsidR="00B777F1" w:rsidRPr="00873D5B">
        <w:rPr>
          <w:rFonts w:cs="Arial"/>
          <w:highlight w:val="green"/>
        </w:rPr>
        <w:t>Anwendungen</w:t>
      </w:r>
      <w:r w:rsidR="009006E9" w:rsidRPr="00873D5B">
        <w:rPr>
          <w:rFonts w:cs="Arial"/>
          <w:highlight w:val="green"/>
        </w:rPr>
        <w:t xml:space="preserve"> </w:t>
      </w:r>
      <w:r w:rsidR="000B6AC8" w:rsidRPr="00873D5B">
        <w:rPr>
          <w:rFonts w:cs="Arial"/>
          <w:highlight w:val="green"/>
        </w:rPr>
        <w:t xml:space="preserve">von LLMs auf </w:t>
      </w:r>
      <w:r w:rsidR="00562090" w:rsidRPr="00873D5B">
        <w:rPr>
          <w:rFonts w:cs="Arial"/>
          <w:highlight w:val="green"/>
        </w:rPr>
        <w:t xml:space="preserve">eigene Anwendungsfälle </w:t>
      </w:r>
      <w:r w:rsidR="00E6355B" w:rsidRPr="00873D5B">
        <w:rPr>
          <w:rFonts w:cs="Arial"/>
          <w:highlight w:val="green"/>
        </w:rPr>
        <w:t>als erste</w:t>
      </w:r>
      <w:r w:rsidR="002B4C15" w:rsidRPr="00873D5B">
        <w:rPr>
          <w:rFonts w:cs="Arial"/>
          <w:highlight w:val="green"/>
        </w:rPr>
        <w:t>n</w:t>
      </w:r>
      <w:r w:rsidR="00E6355B" w:rsidRPr="00873D5B">
        <w:rPr>
          <w:rFonts w:cs="Arial"/>
          <w:highlight w:val="green"/>
        </w:rPr>
        <w:t xml:space="preserve"> Ansatz</w:t>
      </w:r>
      <w:r w:rsidR="009006E9" w:rsidRPr="00873D5B">
        <w:rPr>
          <w:rFonts w:cs="Arial"/>
          <w:highlight w:val="green"/>
        </w:rPr>
        <w:t xml:space="preserve"> gewählt werden sollte</w:t>
      </w:r>
      <w:r w:rsidR="009659C5" w:rsidRPr="00873D5B">
        <w:rPr>
          <w:rFonts w:cs="Arial"/>
          <w:highlight w:val="green"/>
        </w:rPr>
        <w:t xml:space="preserve">. </w:t>
      </w:r>
      <w:r w:rsidR="006F32AA" w:rsidRPr="00873D5B">
        <w:rPr>
          <w:rFonts w:cs="Arial"/>
          <w:highlight w:val="green"/>
        </w:rPr>
        <w:t>Erst s</w:t>
      </w:r>
      <w:r w:rsidR="009659C5" w:rsidRPr="00873D5B">
        <w:rPr>
          <w:rFonts w:cs="Arial"/>
          <w:highlight w:val="green"/>
        </w:rPr>
        <w:t>ofern die Ergebnisse</w:t>
      </w:r>
      <w:r w:rsidR="00646F98" w:rsidRPr="00873D5B">
        <w:rPr>
          <w:rFonts w:cs="Arial"/>
          <w:highlight w:val="green"/>
        </w:rPr>
        <w:t xml:space="preserve"> </w:t>
      </w:r>
      <w:r w:rsidR="009659C5" w:rsidRPr="00873D5B">
        <w:rPr>
          <w:rFonts w:cs="Arial"/>
          <w:highlight w:val="green"/>
        </w:rPr>
        <w:t>nicht ausreichend</w:t>
      </w:r>
      <w:r w:rsidR="0027307E" w:rsidRPr="00873D5B">
        <w:rPr>
          <w:rFonts w:cs="Arial"/>
          <w:highlight w:val="green"/>
        </w:rPr>
        <w:t xml:space="preserve"> sind</w:t>
      </w:r>
      <w:r w:rsidR="009659C5" w:rsidRPr="00873D5B">
        <w:rPr>
          <w:rFonts w:cs="Arial"/>
          <w:highlight w:val="green"/>
        </w:rPr>
        <w:t xml:space="preserve">, </w:t>
      </w:r>
      <w:r w:rsidR="0027307E" w:rsidRPr="00873D5B">
        <w:rPr>
          <w:rFonts w:cs="Arial"/>
          <w:highlight w:val="green"/>
        </w:rPr>
        <w:t xml:space="preserve">sollten </w:t>
      </w:r>
      <w:r w:rsidR="00B9311A" w:rsidRPr="00873D5B">
        <w:rPr>
          <w:rFonts w:cs="Arial"/>
          <w:highlight w:val="green"/>
        </w:rPr>
        <w:t xml:space="preserve">demnach </w:t>
      </w:r>
      <w:r w:rsidR="008A5AD2" w:rsidRPr="00873D5B">
        <w:rPr>
          <w:rFonts w:cs="Arial"/>
          <w:highlight w:val="green"/>
        </w:rPr>
        <w:t xml:space="preserve">im Anschluss </w:t>
      </w:r>
      <w:r w:rsidR="009659C5" w:rsidRPr="00873D5B">
        <w:rPr>
          <w:rFonts w:cs="Arial"/>
          <w:highlight w:val="green"/>
        </w:rPr>
        <w:t xml:space="preserve">komplexere Methoden </w:t>
      </w:r>
      <w:r w:rsidR="00DF69CB" w:rsidRPr="00873D5B">
        <w:rPr>
          <w:rFonts w:cs="Arial"/>
          <w:highlight w:val="green"/>
        </w:rPr>
        <w:t xml:space="preserve">zur </w:t>
      </w:r>
      <w:r w:rsidR="00CB0890" w:rsidRPr="00873D5B">
        <w:rPr>
          <w:rFonts w:cs="Arial"/>
          <w:highlight w:val="green"/>
        </w:rPr>
        <w:t xml:space="preserve">Optimierung des übergebenen Kontexts </w:t>
      </w:r>
      <w:r w:rsidR="00B9311A" w:rsidRPr="00873D5B">
        <w:rPr>
          <w:rFonts w:cs="Arial"/>
          <w:highlight w:val="green"/>
        </w:rPr>
        <w:t xml:space="preserve">oder der Optimierung des </w:t>
      </w:r>
      <w:r w:rsidR="00DF69CB" w:rsidRPr="00873D5B">
        <w:rPr>
          <w:rFonts w:cs="Arial"/>
          <w:highlight w:val="green"/>
        </w:rPr>
        <w:t>LLM</w:t>
      </w:r>
      <w:r w:rsidR="00B9311A" w:rsidRPr="00873D5B">
        <w:rPr>
          <w:rFonts w:cs="Arial"/>
          <w:highlight w:val="green"/>
        </w:rPr>
        <w:t xml:space="preserve">s </w:t>
      </w:r>
      <w:r w:rsidR="009659C5" w:rsidRPr="00873D5B">
        <w:rPr>
          <w:rFonts w:cs="Arial"/>
          <w:highlight w:val="green"/>
        </w:rPr>
        <w:t>angewendet werden.</w:t>
      </w:r>
      <w:r w:rsidR="00CB0890" w:rsidRPr="00873D5B">
        <w:rPr>
          <w:rFonts w:cs="Arial"/>
          <w:highlight w:val="green"/>
        </w:rPr>
        <w:t xml:space="preserve"> </w:t>
      </w:r>
      <w:r w:rsidR="006B3EFF" w:rsidRPr="00873D5B">
        <w:rPr>
          <w:rFonts w:cs="Arial"/>
          <w:highlight w:val="green"/>
        </w:rPr>
        <w:t xml:space="preserve">Für einen ersten Einstieg in dieses Forschungsfeld soll das </w:t>
      </w:r>
      <w:r w:rsidRPr="00873D5B">
        <w:rPr>
          <w:rFonts w:cs="Arial"/>
          <w:highlight w:val="green"/>
        </w:rPr>
        <w:t>Potential von Prompt Engineering speziell für das Argument Mining untersucht werden, um zu evaluieren, ob es trotz der beschriebenen Einschränkungen eine praktikable und ressourcenschonende Lösung für diese Aufgabe bieten kann</w:t>
      </w:r>
      <w:r w:rsidR="00812CB0" w:rsidRPr="00873D5B">
        <w:rPr>
          <w:rFonts w:cs="Arial"/>
          <w:highlight w:val="green"/>
        </w:rPr>
        <w:t xml:space="preserve"> oder </w:t>
      </w:r>
      <w:r w:rsidR="0020716E" w:rsidRPr="00873D5B">
        <w:rPr>
          <w:rFonts w:cs="Arial"/>
          <w:highlight w:val="green"/>
        </w:rPr>
        <w:t xml:space="preserve">die Anwendung </w:t>
      </w:r>
      <w:r w:rsidR="00812CB0" w:rsidRPr="00873D5B">
        <w:rPr>
          <w:rFonts w:cs="Arial"/>
          <w:highlight w:val="green"/>
        </w:rPr>
        <w:t>weiterführende</w:t>
      </w:r>
      <w:r w:rsidR="0020716E" w:rsidRPr="00873D5B">
        <w:rPr>
          <w:rFonts w:cs="Arial"/>
          <w:highlight w:val="green"/>
        </w:rPr>
        <w:t>r</w:t>
      </w:r>
      <w:r w:rsidR="00812CB0" w:rsidRPr="00873D5B">
        <w:rPr>
          <w:rFonts w:cs="Arial"/>
          <w:highlight w:val="green"/>
        </w:rPr>
        <w:t xml:space="preserve"> Methoden notwendig </w:t>
      </w:r>
      <w:r w:rsidR="0020716E" w:rsidRPr="00873D5B">
        <w:rPr>
          <w:rFonts w:cs="Arial"/>
          <w:highlight w:val="green"/>
        </w:rPr>
        <w:t>is</w:t>
      </w:r>
      <w:r w:rsidR="0020716E">
        <w:rPr>
          <w:rFonts w:cs="Arial"/>
        </w:rPr>
        <w:t>t</w:t>
      </w:r>
      <w:r w:rsidR="00812CB0">
        <w:rPr>
          <w:rFonts w:cs="Arial"/>
        </w:rPr>
        <w:t>.</w:t>
      </w:r>
    </w:p>
    <w:moveToRangeEnd w:id="607"/>
    <w:p w14:paraId="696CDC9C" w14:textId="77777777" w:rsidR="00875D6A" w:rsidRPr="00AC2170" w:rsidRDefault="00875D6A" w:rsidP="00AC5562">
      <w:pPr>
        <w:jc w:val="both"/>
      </w:pPr>
    </w:p>
    <w:p w14:paraId="33DBDB4A" w14:textId="5E2A330A" w:rsidR="00690A2C" w:rsidRPr="001F3F1D" w:rsidRDefault="00690A2C" w:rsidP="004A5A26">
      <w:pPr>
        <w:pStyle w:val="berschrift1"/>
        <w:rPr>
          <w:lang w:val="en-US"/>
        </w:rPr>
      </w:pPr>
      <w:bookmarkStart w:id="608" w:name="_Toc187929384"/>
      <w:bookmarkStart w:id="609" w:name="_Ref188081953"/>
      <w:bookmarkStart w:id="610" w:name="_Ref188081954"/>
      <w:bookmarkStart w:id="611" w:name="_Ref188081959"/>
      <w:bookmarkStart w:id="612" w:name="_Ref188081963"/>
      <w:r w:rsidRPr="001F3F1D">
        <w:rPr>
          <w:lang w:val="en-US"/>
        </w:rPr>
        <w:t xml:space="preserve">Daten und </w:t>
      </w:r>
      <w:proofErr w:type="spellStart"/>
      <w:r w:rsidRPr="001F3F1D">
        <w:rPr>
          <w:lang w:val="en-US"/>
        </w:rPr>
        <w:t>Methoden</w:t>
      </w:r>
      <w:bookmarkEnd w:id="608"/>
      <w:bookmarkEnd w:id="609"/>
      <w:bookmarkEnd w:id="610"/>
      <w:bookmarkEnd w:id="611"/>
      <w:bookmarkEnd w:id="612"/>
      <w:proofErr w:type="spellEnd"/>
    </w:p>
    <w:p w14:paraId="62FF685A" w14:textId="77777777" w:rsidR="000B6E62" w:rsidRPr="001F3F1D" w:rsidRDefault="000B6E62" w:rsidP="000B6E62">
      <w:pPr>
        <w:autoSpaceDE w:val="0"/>
        <w:autoSpaceDN w:val="0"/>
        <w:adjustRightInd w:val="0"/>
        <w:spacing w:after="0" w:line="240" w:lineRule="auto"/>
        <w:rPr>
          <w:color w:val="FF0000"/>
          <w:lang w:val="en-US"/>
        </w:rPr>
      </w:pPr>
      <w:r w:rsidRPr="001F3F1D">
        <w:rPr>
          <w:lang w:val="en-US"/>
        </w:rPr>
        <w:t xml:space="preserve">- </w:t>
      </w:r>
      <w:proofErr w:type="spellStart"/>
      <w:r w:rsidRPr="001F3F1D">
        <w:rPr>
          <w:color w:val="FF0000"/>
          <w:lang w:val="en-US"/>
        </w:rPr>
        <w:t>Vorgehen</w:t>
      </w:r>
      <w:proofErr w:type="spellEnd"/>
      <w:r w:rsidRPr="001F3F1D">
        <w:rPr>
          <w:color w:val="FF0000"/>
          <w:lang w:val="en-US"/>
        </w:rPr>
        <w:t xml:space="preserve"> </w:t>
      </w:r>
      <w:proofErr w:type="spellStart"/>
      <w:r w:rsidRPr="001F3F1D">
        <w:rPr>
          <w:color w:val="FF0000"/>
          <w:lang w:val="en-US"/>
        </w:rPr>
        <w:t>Datengenerierung</w:t>
      </w:r>
      <w:proofErr w:type="spellEnd"/>
      <w:r w:rsidRPr="001F3F1D">
        <w:rPr>
          <w:color w:val="FF0000"/>
          <w:lang w:val="en-US"/>
        </w:rPr>
        <w:t xml:space="preserve"> und -</w:t>
      </w:r>
      <w:proofErr w:type="spellStart"/>
      <w:r w:rsidRPr="001F3F1D">
        <w:rPr>
          <w:color w:val="FF0000"/>
          <w:lang w:val="en-US"/>
        </w:rPr>
        <w:t>aufbereitung</w:t>
      </w:r>
      <w:proofErr w:type="spellEnd"/>
    </w:p>
    <w:p w14:paraId="7B5326A0" w14:textId="77777777" w:rsidR="000B6E62" w:rsidRPr="001F3F1D" w:rsidRDefault="000B6E62" w:rsidP="000B6E62">
      <w:pPr>
        <w:autoSpaceDE w:val="0"/>
        <w:autoSpaceDN w:val="0"/>
        <w:adjustRightInd w:val="0"/>
        <w:spacing w:after="0" w:line="240" w:lineRule="auto"/>
        <w:rPr>
          <w:color w:val="FF0000"/>
          <w:lang w:val="en-US"/>
        </w:rPr>
      </w:pPr>
      <w:r w:rsidRPr="001F3F1D">
        <w:rPr>
          <w:color w:val="FF0000"/>
          <w:lang w:val="en-US"/>
        </w:rPr>
        <w:t xml:space="preserve">- </w:t>
      </w:r>
      <w:proofErr w:type="spellStart"/>
      <w:r w:rsidRPr="001F3F1D">
        <w:rPr>
          <w:color w:val="FF0000"/>
          <w:lang w:val="en-US"/>
        </w:rPr>
        <w:t>Datenlage</w:t>
      </w:r>
      <w:proofErr w:type="spellEnd"/>
      <w:r w:rsidRPr="001F3F1D">
        <w:rPr>
          <w:color w:val="FF0000"/>
          <w:lang w:val="en-US"/>
        </w:rPr>
        <w:t xml:space="preserve"> und -</w:t>
      </w:r>
      <w:proofErr w:type="spellStart"/>
      <w:r w:rsidRPr="001F3F1D">
        <w:rPr>
          <w:color w:val="FF0000"/>
          <w:lang w:val="en-US"/>
        </w:rPr>
        <w:t>qualität</w:t>
      </w:r>
      <w:proofErr w:type="spellEnd"/>
    </w:p>
    <w:p w14:paraId="67668147" w14:textId="59D69C07" w:rsidR="004A5A26" w:rsidRPr="001F3F1D" w:rsidRDefault="000B6E62" w:rsidP="000B6E62">
      <w:pPr>
        <w:autoSpaceDE w:val="0"/>
        <w:autoSpaceDN w:val="0"/>
        <w:adjustRightInd w:val="0"/>
        <w:spacing w:after="0" w:line="240" w:lineRule="auto"/>
        <w:rPr>
          <w:color w:val="FF0000"/>
          <w:lang w:val="en-US"/>
        </w:rPr>
      </w:pPr>
      <w:r w:rsidRPr="001F3F1D">
        <w:rPr>
          <w:color w:val="FF0000"/>
          <w:lang w:val="en-US"/>
        </w:rPr>
        <w:t xml:space="preserve">- </w:t>
      </w:r>
      <w:proofErr w:type="spellStart"/>
      <w:r w:rsidRPr="001F3F1D">
        <w:rPr>
          <w:color w:val="FF0000"/>
          <w:lang w:val="en-US"/>
        </w:rPr>
        <w:t>Vorgehen</w:t>
      </w:r>
      <w:proofErr w:type="spellEnd"/>
      <w:r w:rsidRPr="001F3F1D">
        <w:rPr>
          <w:color w:val="FF0000"/>
          <w:lang w:val="en-US"/>
        </w:rPr>
        <w:t xml:space="preserve"> und </w:t>
      </w:r>
      <w:proofErr w:type="spellStart"/>
      <w:r w:rsidRPr="001F3F1D">
        <w:rPr>
          <w:color w:val="FF0000"/>
          <w:lang w:val="en-US"/>
        </w:rPr>
        <w:t>Methoden</w:t>
      </w:r>
      <w:proofErr w:type="spellEnd"/>
      <w:r w:rsidRPr="001F3F1D">
        <w:rPr>
          <w:color w:val="FF0000"/>
          <w:lang w:val="en-US"/>
        </w:rPr>
        <w:t xml:space="preserve"> der </w:t>
      </w:r>
      <w:proofErr w:type="spellStart"/>
      <w:r w:rsidRPr="001F3F1D">
        <w:rPr>
          <w:color w:val="FF0000"/>
          <w:lang w:val="en-US"/>
        </w:rPr>
        <w:t>Datenanalyse</w:t>
      </w:r>
      <w:proofErr w:type="spellEnd"/>
    </w:p>
    <w:p w14:paraId="77F73523" w14:textId="7C1EDC70" w:rsidR="000E19D8" w:rsidRPr="00292A16" w:rsidRDefault="00EE7F2F" w:rsidP="00292A16">
      <w:pPr>
        <w:pStyle w:val="berschrift2"/>
        <w:rPr>
          <w:lang w:val="en-US"/>
        </w:rPr>
      </w:pPr>
      <w:bookmarkStart w:id="613" w:name="_Toc187929385"/>
      <w:ins w:id="614" w:author="Ben Fels" w:date="2024-12-17T09:00:00Z" w16du:dateUtc="2024-12-17T08:00:00Z">
        <w:r w:rsidRPr="001F3F1D">
          <w:rPr>
            <w:lang w:val="en-US"/>
          </w:rPr>
          <w:t>Modell</w:t>
        </w:r>
      </w:ins>
      <w:r w:rsidR="00292A16">
        <w:rPr>
          <w:lang w:val="en-US"/>
        </w:rPr>
        <w:t xml:space="preserve"> / LLM / Large Language Model</w:t>
      </w:r>
      <w:bookmarkEnd w:id="613"/>
    </w:p>
    <w:p w14:paraId="698D6A0F" w14:textId="04771D2A" w:rsidR="0080055D" w:rsidRDefault="0080055D" w:rsidP="001F7CA5">
      <w:pPr>
        <w:autoSpaceDE w:val="0"/>
        <w:autoSpaceDN w:val="0"/>
        <w:adjustRightInd w:val="0"/>
        <w:spacing w:after="0"/>
        <w:jc w:val="both"/>
        <w:rPr>
          <w:ins w:id="615" w:author="Ben Fels" w:date="2024-12-21T20:44:00Z" w16du:dateUtc="2024-12-21T19:44:00Z"/>
        </w:rPr>
      </w:pPr>
      <w:ins w:id="616" w:author="Ben Fels" w:date="2024-12-21T20:44:00Z" w16du:dateUtc="2024-12-21T19:44:00Z">
        <w:r w:rsidRPr="007F7CEA">
          <w:rPr>
            <w:highlight w:val="cyan"/>
          </w:rPr>
          <w:t>Ausw</w:t>
        </w:r>
        <w:r w:rsidR="002F5DA5" w:rsidRPr="007F7CEA">
          <w:rPr>
            <w:highlight w:val="cyan"/>
          </w:rPr>
          <w:t>a</w:t>
        </w:r>
        <w:r w:rsidRPr="007F7CEA">
          <w:rPr>
            <w:highlight w:val="cyan"/>
          </w:rPr>
          <w:t>hl für Modell(e) begründen</w:t>
        </w:r>
      </w:ins>
      <w:r w:rsidR="00FB22E7" w:rsidRPr="007F7CEA">
        <w:rPr>
          <w:highlight w:val="cyan"/>
        </w:rPr>
        <w:t xml:space="preserve">. Bspw. </w:t>
      </w:r>
      <w:r w:rsidR="00215630" w:rsidRPr="007F7CEA">
        <w:rPr>
          <w:highlight w:val="cyan"/>
        </w:rPr>
        <w:t xml:space="preserve">ähnliche </w:t>
      </w:r>
      <w:r w:rsidR="00FB22E7" w:rsidRPr="007F7CEA">
        <w:rPr>
          <w:highlight w:val="cyan"/>
        </w:rPr>
        <w:t>Kosten als Vergleichs</w:t>
      </w:r>
      <w:r w:rsidR="00215630" w:rsidRPr="007F7CEA">
        <w:rPr>
          <w:highlight w:val="cyan"/>
        </w:rPr>
        <w:t>kriterium.</w:t>
      </w:r>
    </w:p>
    <w:p w14:paraId="7BBFE72E" w14:textId="7B638BD5" w:rsidR="002E6767" w:rsidRPr="002E6767" w:rsidRDefault="002E6767" w:rsidP="001F7CA5">
      <w:pPr>
        <w:autoSpaceDE w:val="0"/>
        <w:autoSpaceDN w:val="0"/>
        <w:adjustRightInd w:val="0"/>
        <w:spacing w:after="0"/>
        <w:jc w:val="both"/>
        <w:rPr>
          <w:ins w:id="617" w:author="Ben Fels" w:date="2024-12-20T16:54:00Z" w16du:dateUtc="2024-12-20T15:54:00Z"/>
        </w:rPr>
      </w:pPr>
      <w:ins w:id="618" w:author="Ben Fels" w:date="2024-12-22T12:34:00Z" w16du:dateUtc="2024-12-22T11:34:00Z">
        <w:r w:rsidRPr="00B30CF1">
          <w:rPr>
            <w:highlight w:val="cyan"/>
            <w:rPrChange w:id="619" w:author="Ben Fels" w:date="2024-12-22T12:34:00Z" w16du:dateUtc="2024-12-22T11:34:00Z">
              <w:rPr/>
            </w:rPrChange>
          </w:rPr>
          <w:t>Modellbeschreibung</w:t>
        </w:r>
      </w:ins>
    </w:p>
    <w:p w14:paraId="144E9556" w14:textId="5ACFBD30" w:rsidR="00E25817" w:rsidRDefault="002D5E78" w:rsidP="0052749B">
      <w:pPr>
        <w:jc w:val="both"/>
      </w:pPr>
      <w:r w:rsidRPr="002D5E78">
        <w:t>F</w:t>
      </w:r>
      <w:r>
        <w:t>ür die Untersuchung wird das Model GPT</w:t>
      </w:r>
      <w:r w:rsidR="006253F8">
        <w:t>-</w:t>
      </w:r>
      <w:r>
        <w:t>4o</w:t>
      </w:r>
      <w:r w:rsidR="006253F8">
        <w:t xml:space="preserve"> </w:t>
      </w:r>
      <w:r>
        <w:t xml:space="preserve">mini </w:t>
      </w:r>
      <w:r w:rsidR="00C30D13">
        <w:t xml:space="preserve">von OpenAI </w:t>
      </w:r>
      <w:r>
        <w:t xml:space="preserve">verwendet. </w:t>
      </w:r>
      <w:r w:rsidR="00436DBB">
        <w:t>Dieses wird</w:t>
      </w:r>
      <w:r>
        <w:t xml:space="preserve"> </w:t>
      </w:r>
      <w:r w:rsidR="00F60474">
        <w:t xml:space="preserve">seitens </w:t>
      </w:r>
      <w:r w:rsidR="00F60474" w:rsidRPr="00CB0103">
        <w:rPr>
          <w:highlight w:val="magenta"/>
        </w:rPr>
        <w:t>OpenAI</w:t>
      </w:r>
      <w:r w:rsidR="00F60474">
        <w:t xml:space="preserve"> </w:t>
      </w:r>
      <w:r w:rsidR="001A1E22" w:rsidRPr="004C2386">
        <w:rPr>
          <w:highlight w:val="magenta"/>
        </w:rPr>
        <w:fldChar w:fldCharType="begin"/>
      </w:r>
      <w:r w:rsidR="00436DBB">
        <w:rPr>
          <w:highlight w:val="magenta"/>
        </w:rPr>
        <w:instrText xml:space="preserve"> ADDIN ZOTERO_ITEM CSL_CITATION {"citationID":"IjzDfwNL","properties":{"formattedCitation":"(2024b)","plainCitation":"(2024b)","noteIndex":0},"citationItems":[{"id":2010,"uris":["http://zotero.org/users/14644665/items/QSZNSPVN"],"itemData":{"id":2010,"type":"webpage","abstract":"Introducing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label":"page","suppress-author":true}],"schema":"https://github.com/citation-style-language/schema/raw/master/csl-citation.json"} </w:instrText>
      </w:r>
      <w:r w:rsidR="001A1E22" w:rsidRPr="004C2386">
        <w:rPr>
          <w:highlight w:val="magenta"/>
        </w:rPr>
        <w:fldChar w:fldCharType="separate"/>
      </w:r>
      <w:r w:rsidR="00436DBB" w:rsidRPr="00436DBB">
        <w:rPr>
          <w:rFonts w:cs="Arial"/>
          <w:highlight w:val="magenta"/>
        </w:rPr>
        <w:t>(2024b)</w:t>
      </w:r>
      <w:r w:rsidR="001A1E22" w:rsidRPr="004C2386">
        <w:rPr>
          <w:highlight w:val="magenta"/>
        </w:rPr>
        <w:fldChar w:fldCharType="end"/>
      </w:r>
      <w:r w:rsidR="001A1E22">
        <w:t xml:space="preserve"> </w:t>
      </w:r>
      <w:r w:rsidR="00676EFE">
        <w:t xml:space="preserve">als </w:t>
      </w:r>
      <w:r w:rsidR="00F60474">
        <w:t xml:space="preserve">ihr </w:t>
      </w:r>
      <w:r w:rsidR="00F60474" w:rsidRPr="00F60474">
        <w:t xml:space="preserve">kosteneffizientestes kleines Modell </w:t>
      </w:r>
      <w:r w:rsidR="00676EFE">
        <w:t>ausgewi</w:t>
      </w:r>
      <w:r w:rsidR="001A1E22">
        <w:t>e</w:t>
      </w:r>
      <w:r w:rsidR="00676EFE">
        <w:t>sen.</w:t>
      </w:r>
      <w:r w:rsidR="00436DBB">
        <w:t xml:space="preserve"> </w:t>
      </w:r>
      <w:r w:rsidR="00AA5E24">
        <w:t xml:space="preserve">Nach </w:t>
      </w:r>
      <w:r w:rsidR="00FC6FE4">
        <w:t xml:space="preserve">den </w:t>
      </w:r>
      <w:r w:rsidR="00AA5E24">
        <w:t xml:space="preserve">Angaben von </w:t>
      </w:r>
      <w:r w:rsidR="00AA5E24" w:rsidRPr="004C2386">
        <w:rPr>
          <w:rFonts w:cs="Arial"/>
          <w:highlight w:val="magenta"/>
        </w:rPr>
        <w:t>OpenAI</w:t>
      </w:r>
      <w:r w:rsidR="00AA5E24">
        <w:rPr>
          <w:rFonts w:cs="Arial"/>
        </w:rPr>
        <w:t xml:space="preserve"> </w:t>
      </w:r>
      <w:r w:rsidR="00AA5E24" w:rsidRPr="004C2386">
        <w:rPr>
          <w:highlight w:val="magenta"/>
        </w:rPr>
        <w:fldChar w:fldCharType="begin"/>
      </w:r>
      <w:r w:rsidR="007D0E36">
        <w:rPr>
          <w:highlight w:val="magenta"/>
        </w:rPr>
        <w:instrText xml:space="preserve"> ADDIN ZOTERO_ITEM CSL_CITATION {"citationID":"ic9xst3P","properties":{"formattedCitation":"(2024b)","plainCitation":"(2024b)","noteIndex":0},"citationItems":[{"id":2010,"uris":["http://zotero.org/users/14644665/items/QSZNSPVN"],"itemData":{"id":2010,"type":"webpage","abstract":"Introducing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label":"page","suppress-author":true}],"schema":"https://github.com/citation-style-language/schema/raw/master/csl-citation.json"} </w:instrText>
      </w:r>
      <w:r w:rsidR="00AA5E24" w:rsidRPr="004C2386">
        <w:rPr>
          <w:highlight w:val="magenta"/>
        </w:rPr>
        <w:fldChar w:fldCharType="separate"/>
      </w:r>
      <w:r w:rsidR="007D0E36" w:rsidRPr="007D0E36">
        <w:rPr>
          <w:rFonts w:cs="Arial"/>
          <w:highlight w:val="magenta"/>
        </w:rPr>
        <w:t>(2024b)</w:t>
      </w:r>
      <w:r w:rsidR="00AA5E24" w:rsidRPr="004C2386">
        <w:rPr>
          <w:highlight w:val="magenta"/>
        </w:rPr>
        <w:fldChar w:fldCharType="end"/>
      </w:r>
      <w:r w:rsidR="007D0E36">
        <w:t xml:space="preserve"> </w:t>
      </w:r>
      <w:r w:rsidR="00486FE0">
        <w:t>über</w:t>
      </w:r>
      <w:r w:rsidR="00B916B2">
        <w:t xml:space="preserve">trifft </w:t>
      </w:r>
      <w:r w:rsidR="00CB0103">
        <w:t xml:space="preserve">es </w:t>
      </w:r>
      <w:r w:rsidR="00AA6396">
        <w:t xml:space="preserve">in </w:t>
      </w:r>
      <w:r w:rsidR="007D0E36">
        <w:t xml:space="preserve">akademischen </w:t>
      </w:r>
      <w:r w:rsidR="00AA6396">
        <w:t xml:space="preserve">Benchmarks </w:t>
      </w:r>
      <w:r w:rsidR="00323B23">
        <w:t>andere LLMs wie Gemini Flash, Claude Haiku und GPT-3.5 Turbo</w:t>
      </w:r>
      <w:r w:rsidR="004C2386" w:rsidRPr="004C2386">
        <w:rPr>
          <w:highlight w:val="magenta"/>
        </w:rPr>
        <w:fldChar w:fldCharType="begin"/>
      </w:r>
      <w:r w:rsidR="00A64FAE">
        <w:rPr>
          <w:highlight w:val="magenta"/>
        </w:rPr>
        <w:instrText xml:space="preserve"> ADDIN ZOTERO_ITEM CSL_CITATION {"citationID":"Ql5d1Tx1","properties":{"formattedCitation":"(OpenAI, 2024b)","plainCitation":"(OpenAI, 2024b)","dontUpdate":true,"noteIndex":0},"citationItems":[{"id":2010,"uris":["http://zotero.org/users/14644665/items/QSZNSPVN"],"itemData":{"id":2010,"type":"webpage","abstract":"Introducing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schema":"https://github.com/citation-style-language/schema/raw/master/csl-citation.json"} </w:instrText>
      </w:r>
      <w:r w:rsidR="004C2386" w:rsidRPr="004C2386">
        <w:rPr>
          <w:highlight w:val="magenta"/>
        </w:rPr>
        <w:fldChar w:fldCharType="separate"/>
      </w:r>
      <w:r w:rsidR="004C2386" w:rsidRPr="004C2386">
        <w:rPr>
          <w:highlight w:val="magenta"/>
        </w:rPr>
        <w:fldChar w:fldCharType="end"/>
      </w:r>
      <w:r w:rsidR="00323B23">
        <w:t>.</w:t>
      </w:r>
      <w:r w:rsidR="008B2E86">
        <w:t xml:space="preserve"> </w:t>
      </w:r>
      <w:r w:rsidR="00CC7EB5">
        <w:t>Das</w:t>
      </w:r>
      <w:r w:rsidR="00B1398E">
        <w:t xml:space="preserve"> ebenfalls von OpenAI</w:t>
      </w:r>
      <w:r w:rsidR="00CC7EB5">
        <w:t xml:space="preserve"> </w:t>
      </w:r>
      <w:r w:rsidR="008B2E86">
        <w:t xml:space="preserve">in den </w:t>
      </w:r>
      <w:r w:rsidR="00323B23">
        <w:t>gleichen Benchmarks besser</w:t>
      </w:r>
      <w:r w:rsidR="00DA0623">
        <w:t xml:space="preserve"> abschneidende LLM GPT-4o</w:t>
      </w:r>
      <w:r w:rsidR="00E306EC">
        <w:t xml:space="preserve"> wurde </w:t>
      </w:r>
      <w:r w:rsidR="008D1E47">
        <w:t xml:space="preserve">aufgrund der höheren Kosten </w:t>
      </w:r>
      <w:r w:rsidR="007C69BA">
        <w:t xml:space="preserve">und </w:t>
      </w:r>
      <w:r w:rsidR="005A4A64">
        <w:t xml:space="preserve">geringeren </w:t>
      </w:r>
      <w:r w:rsidR="008B186B" w:rsidRPr="00407C0C">
        <w:t>Anfragebegrenzungen</w:t>
      </w:r>
      <w:r w:rsidR="0052749B" w:rsidRPr="00FC3BA4">
        <w:rPr>
          <w:highlight w:val="magenta"/>
        </w:rPr>
        <w:t xml:space="preserve"> </w:t>
      </w:r>
      <w:r w:rsidR="00CD2487" w:rsidRPr="00FC3BA4">
        <w:rPr>
          <w:highlight w:val="magenta"/>
        </w:rPr>
        <w:fldChar w:fldCharType="begin"/>
      </w:r>
      <w:r w:rsidR="002364E1">
        <w:rPr>
          <w:highlight w:val="magenta"/>
        </w:rPr>
        <w:instrText xml:space="preserve"> ADDIN ZOTERO_ITEM CSL_CITATION {"citationID":"V6dk2Uqn","properties":{"formattedCitation":"(OpenAI, 2025c, 2025d)","plainCitation":"(OpenAI, 2025c, 2025d)","noteIndex":0},"citationItems":[{"id":2211,"uris":["http://zotero.org/users/14644665/items/WR8XUV49"],"itemData":{"id":2211,"type":"webpage","abstract":"Simple and flexible. Only pay for what you use.","language":"en-US","title":"Pricing","URL":"https://openai.com/api/pricing/","author":[{"family":"OpenAI","given":""}],"accessed":{"date-parts":[["2025",1,17]]},"issued":{"date-parts":[["2025"]]}}},{"id":2213,"uris":["http://zotero.org/users/14644665/items/IFJ22YPN"],"itemData":{"id":2213,"type":"webpage","abstract":"Explore developer resources, tutorials, API docs, and dynamic examples to get the most out of OpenAI's platform.","container-title":"OpenAI Platform","language":"en","title":"Rate limits","URL":"https://platform.openai.com/docs/guides/rate-limits?context=tier-free","author":[{"family":"OpenAI","given":""}],"accessed":{"date-parts":[["2025",1,17]]},"issued":{"date-parts":[["2025"]]}}}],"schema":"https://github.com/citation-style-language/schema/raw/master/csl-citation.json"} </w:instrText>
      </w:r>
      <w:r w:rsidR="00CD2487" w:rsidRPr="00FC3BA4">
        <w:rPr>
          <w:highlight w:val="magenta"/>
        </w:rPr>
        <w:fldChar w:fldCharType="separate"/>
      </w:r>
      <w:r w:rsidR="002364E1" w:rsidRPr="002364E1">
        <w:rPr>
          <w:rFonts w:cs="Arial"/>
          <w:highlight w:val="magenta"/>
        </w:rPr>
        <w:t>(OpenAI, 2025c, 2025d)</w:t>
      </w:r>
      <w:r w:rsidR="00CD2487" w:rsidRPr="00FC3BA4">
        <w:rPr>
          <w:highlight w:val="magenta"/>
        </w:rPr>
        <w:fldChar w:fldCharType="end"/>
      </w:r>
      <w:r w:rsidR="0052749B">
        <w:t xml:space="preserve"> im Hinblick auf den begrenzten Bearbeitungszeitraum und </w:t>
      </w:r>
      <w:r w:rsidR="008107DD">
        <w:t xml:space="preserve">das </w:t>
      </w:r>
      <w:r w:rsidR="007C69BA">
        <w:t xml:space="preserve">Budget </w:t>
      </w:r>
      <w:r w:rsidR="008D1E47">
        <w:t>nicht ausgewählt</w:t>
      </w:r>
      <w:r w:rsidR="008107DD">
        <w:t xml:space="preserve">. </w:t>
      </w:r>
      <w:r w:rsidR="004C38F0">
        <w:t>Eine ausführliche Dokumentation bekräftigt die Entscheidung</w:t>
      </w:r>
      <w:r w:rsidR="00153BBA">
        <w:t>.</w:t>
      </w:r>
      <w:r w:rsidR="00E25817">
        <w:t xml:space="preserve"> </w:t>
      </w:r>
    </w:p>
    <w:p w14:paraId="1A36EB43" w14:textId="2927A283" w:rsidR="003A108F" w:rsidRDefault="008A6D0A" w:rsidP="003A108F">
      <w:pPr>
        <w:jc w:val="both"/>
        <w:rPr>
          <w:b/>
        </w:rPr>
      </w:pPr>
      <w:r>
        <w:t xml:space="preserve">Die Kosten von GPT-4o </w:t>
      </w:r>
      <w:r w:rsidR="00986A34">
        <w:t xml:space="preserve">mini </w:t>
      </w:r>
      <w:r>
        <w:t>betragen zum derzeitigen Stand (01/2025)</w:t>
      </w:r>
      <w:r w:rsidR="00977A98">
        <w:t xml:space="preserve"> </w:t>
      </w:r>
      <w:r w:rsidR="002F4948">
        <w:t>0</w:t>
      </w:r>
      <w:r w:rsidR="00977A98">
        <w:t>,</w:t>
      </w:r>
      <w:r w:rsidR="002F4948">
        <w:t>1</w:t>
      </w:r>
      <w:r w:rsidR="00977A98">
        <w:t xml:space="preserve">5 USD pro einer Million </w:t>
      </w:r>
      <w:r w:rsidR="00D74946">
        <w:t>Input-</w:t>
      </w:r>
      <w:r w:rsidR="00977A98">
        <w:t>Tokens</w:t>
      </w:r>
      <w:r w:rsidR="00CB70FA">
        <w:t xml:space="preserve">, wohingegen die </w:t>
      </w:r>
      <w:r w:rsidR="002D3E0A">
        <w:t xml:space="preserve">Kosten für GPT-4o bei </w:t>
      </w:r>
      <w:r w:rsidR="00986A34">
        <w:t>2</w:t>
      </w:r>
      <w:r w:rsidR="002D3E0A">
        <w:t>,</w:t>
      </w:r>
      <w:r w:rsidR="00986A34">
        <w:t>5</w:t>
      </w:r>
      <w:r w:rsidR="002D3E0A">
        <w:t xml:space="preserve"> USD pro </w:t>
      </w:r>
      <w:r w:rsidR="002D3E0A">
        <w:lastRenderedPageBreak/>
        <w:t>einer Million Tokens lieg</w:t>
      </w:r>
      <w:r w:rsidR="00986A34">
        <w:t xml:space="preserve">en </w:t>
      </w:r>
      <w:r w:rsidR="006E32F9" w:rsidRPr="006E32F9">
        <w:rPr>
          <w:highlight w:val="magenta"/>
        </w:rPr>
        <w:fldChar w:fldCharType="begin"/>
      </w:r>
      <w:r w:rsidR="006E32F9" w:rsidRPr="006E32F9">
        <w:rPr>
          <w:highlight w:val="magenta"/>
        </w:rPr>
        <w:instrText xml:space="preserve"> ADDIN ZOTERO_ITEM CSL_CITATION {"citationID":"SjMjsrok","properties":{"formattedCitation":"(OpenAI, 2025c)","plainCitation":"(OpenAI, 2025c)","noteIndex":0},"citationItems":[{"id":2211,"uris":["http://zotero.org/users/14644665/items/WR8XUV49"],"itemData":{"id":2211,"type":"webpage","abstract":"Simple and flexible. Only pay for what you use.","language":"en-US","title":"Pricing","URL":"https://openai.com/api/pricing/","author":[{"family":"OpenAI","given":""}],"accessed":{"date-parts":[["2025",1,17]]},"issued":{"date-parts":[["2025"]]}}}],"schema":"https://github.com/citation-style-language/schema/raw/master/csl-citation.json"} </w:instrText>
      </w:r>
      <w:r w:rsidR="006E32F9" w:rsidRPr="006E32F9">
        <w:rPr>
          <w:highlight w:val="magenta"/>
        </w:rPr>
        <w:fldChar w:fldCharType="separate"/>
      </w:r>
      <w:r w:rsidR="006E32F9" w:rsidRPr="006E32F9">
        <w:rPr>
          <w:rFonts w:cs="Arial"/>
          <w:highlight w:val="magenta"/>
        </w:rPr>
        <w:t>(OpenAI, 2025c)</w:t>
      </w:r>
      <w:r w:rsidR="006E32F9" w:rsidRPr="006E32F9">
        <w:rPr>
          <w:highlight w:val="magenta"/>
        </w:rPr>
        <w:fldChar w:fldCharType="end"/>
      </w:r>
      <w:r w:rsidR="00AC07E3">
        <w:t xml:space="preserve"> und somit </w:t>
      </w:r>
      <w:r w:rsidR="003A108F" w:rsidRPr="003A108F">
        <w:t>etwa das 16,7-Fache höher sind.</w:t>
      </w:r>
      <w:r w:rsidR="003A108F" w:rsidRPr="003A108F">
        <w:rPr>
          <w:b/>
        </w:rPr>
        <w:t xml:space="preserve"> </w:t>
      </w:r>
    </w:p>
    <w:p w14:paraId="5452A401" w14:textId="2CA6E89F" w:rsidR="00676481" w:rsidRPr="00B333A1" w:rsidRDefault="00676481" w:rsidP="003A108F">
      <w:pPr>
        <w:jc w:val="both"/>
        <w:rPr>
          <w:b/>
        </w:rPr>
      </w:pPr>
      <w:r w:rsidRPr="00B333A1">
        <w:rPr>
          <w:b/>
        </w:rPr>
        <w:t>Tokens</w:t>
      </w:r>
      <w:r w:rsidR="00C17180">
        <w:rPr>
          <w:b/>
        </w:rPr>
        <w:t xml:space="preserve">, </w:t>
      </w:r>
      <w:r w:rsidR="00C17180" w:rsidRPr="000133A9">
        <w:rPr>
          <w:b/>
        </w:rPr>
        <w:t>Kontextfenster</w:t>
      </w:r>
    </w:p>
    <w:p w14:paraId="102160C0" w14:textId="54D9FC32" w:rsidR="000133A9" w:rsidRDefault="00676481" w:rsidP="00C17180">
      <w:pPr>
        <w:autoSpaceDE w:val="0"/>
        <w:autoSpaceDN w:val="0"/>
        <w:adjustRightInd w:val="0"/>
        <w:spacing w:after="0"/>
        <w:jc w:val="both"/>
      </w:pPr>
      <w:r w:rsidRPr="009F26D9">
        <w:rPr>
          <w:highlight w:val="magenta"/>
        </w:rPr>
        <w:t>Sanders</w:t>
      </w:r>
      <w:r>
        <w:t xml:space="preserve"> </w:t>
      </w:r>
      <w:r w:rsidRPr="00880FB2">
        <w:rPr>
          <w:highlight w:val="magenta"/>
        </w:rPr>
        <w:fldChar w:fldCharType="begin"/>
      </w:r>
      <w:r>
        <w:rPr>
          <w:highlight w:val="magenta"/>
        </w:rPr>
        <w:instrText xml:space="preserve"> ADDIN ZOTERO_ITEM CSL_CITATION {"citationID":"8NzPEfMO","properties":{"formattedCitation":"(2022)","plainCitation":"(2022)","noteIndex":0},"citationItems":[{"id":2012,"uris":["http://zotero.org/users/14644665/items/DYAJRUN7"],"itemData":{"id":2012,"type":"webpage","abstract":"Open-source examples and guides for building with the OpenAI API. Browse a collection of snippets, advanced techniques and walkthroughs. Share your own examples and guides.","container-title":"OpenAI Cookbook","language":"en","title":"How to count tokens with Tiktoken","URL":"https://cookbook.openai.com/examples/how_to_count_tokens_with_tiktoken","author":[{"family":"Sanders","given":"Ted"}],"accessed":{"date-parts":[["2025",1,3]]},"issued":{"date-parts":[["2022",12,16]]}},"label":"page","suppress-author":true}],"schema":"https://github.com/citation-style-language/schema/raw/master/csl-citation.json"} </w:instrText>
      </w:r>
      <w:r w:rsidRPr="00880FB2">
        <w:rPr>
          <w:highlight w:val="magenta"/>
        </w:rPr>
        <w:fldChar w:fldCharType="separate"/>
      </w:r>
      <w:r w:rsidRPr="009F26D9">
        <w:rPr>
          <w:rFonts w:cs="Arial"/>
          <w:highlight w:val="magenta"/>
        </w:rPr>
        <w:t>(2022)</w:t>
      </w:r>
      <w:r w:rsidRPr="00880FB2">
        <w:rPr>
          <w:highlight w:val="magenta"/>
        </w:rPr>
        <w:fldChar w:fldCharType="end"/>
      </w:r>
      <w:r>
        <w:t xml:space="preserve"> </w:t>
      </w:r>
      <w:r w:rsidRPr="000814D3">
        <w:rPr>
          <w:highlight w:val="green"/>
        </w:rPr>
        <w:t xml:space="preserve">beschreibt, dass GPT-Modelle Texte in Form von Tokens verwenden. Demnach entspricht im Englischen ein Token in der Regel einer Länge von einem Zeichen bis zu einem Wort. Die genaue Aufteilung der Texte in Tokens richtet sich nach dem verwendeten Kodierung (engl. </w:t>
      </w:r>
      <w:proofErr w:type="spellStart"/>
      <w:r w:rsidRPr="000814D3">
        <w:rPr>
          <w:highlight w:val="green"/>
        </w:rPr>
        <w:t>encoding</w:t>
      </w:r>
      <w:proofErr w:type="spellEnd"/>
      <w:r w:rsidRPr="000814D3">
        <w:rPr>
          <w:highlight w:val="green"/>
        </w:rPr>
        <w:t xml:space="preserve">) und können von LLM zu LLM abweichen. Ein sogenannter </w:t>
      </w:r>
      <w:proofErr w:type="spellStart"/>
      <w:r w:rsidRPr="000814D3">
        <w:rPr>
          <w:highlight w:val="green"/>
        </w:rPr>
        <w:t>Tokenizer</w:t>
      </w:r>
      <w:proofErr w:type="spellEnd"/>
      <w:r w:rsidRPr="000814D3">
        <w:rPr>
          <w:highlight w:val="green"/>
        </w:rPr>
        <w:t xml:space="preserve"> teilt den Text unter Verwendung der Kodierung in eine Liste von Tokens auf. Dies zu verstehen ist relevant für die Arbeit mit LLMs, da einerseits die Modelle nur eine begrenze Anzahl an Token auf einmal verarbeiten können und sich andererseits die Kosten zur Verwendung des Modells nach der übergebenen </w:t>
      </w:r>
      <w:proofErr w:type="spellStart"/>
      <w:r w:rsidRPr="000814D3">
        <w:rPr>
          <w:highlight w:val="green"/>
        </w:rPr>
        <w:t>Tokenanzahl</w:t>
      </w:r>
      <w:proofErr w:type="spellEnd"/>
      <w:r w:rsidRPr="000814D3">
        <w:rPr>
          <w:highlight w:val="green"/>
        </w:rPr>
        <w:t xml:space="preserve"> richten</w:t>
      </w:r>
      <w:r>
        <w:t>.</w:t>
      </w:r>
      <w:r w:rsidR="00C17180">
        <w:t xml:space="preserve"> </w:t>
      </w:r>
      <w:r w:rsidR="00087736">
        <w:t xml:space="preserve">Zudem </w:t>
      </w:r>
      <w:r w:rsidR="000133A9">
        <w:t>ist das Kontextfenster des jeweilig</w:t>
      </w:r>
      <w:r w:rsidR="000133A9" w:rsidRPr="0076553A">
        <w:rPr>
          <w:highlight w:val="green"/>
        </w:rPr>
        <w:t>en LLMs zu berücksichtigen, welches bei GPT-4o mini bei 128 Tausend Token</w:t>
      </w:r>
      <w:r w:rsidR="00485C68">
        <w:rPr>
          <w:highlight w:val="green"/>
        </w:rPr>
        <w:t>s</w:t>
      </w:r>
      <w:r w:rsidR="000133A9" w:rsidRPr="0076553A">
        <w:rPr>
          <w:highlight w:val="green"/>
        </w:rPr>
        <w:t xml:space="preserve"> liegt</w:t>
      </w:r>
      <w:r w:rsidR="000133A9">
        <w:t xml:space="preserve"> </w:t>
      </w:r>
      <w:r w:rsidR="000133A9" w:rsidRPr="004C2386">
        <w:rPr>
          <w:highlight w:val="magenta"/>
        </w:rPr>
        <w:fldChar w:fldCharType="begin"/>
      </w:r>
      <w:r w:rsidR="000133A9" w:rsidRPr="004C2386">
        <w:rPr>
          <w:highlight w:val="magenta"/>
        </w:rPr>
        <w:instrText xml:space="preserve"> ADDIN ZOTERO_ITEM CSL_CITATION {"citationID":"hByDcadA","properties":{"formattedCitation":"(OpenAI, 2024b)","plainCitation":"(OpenAI, 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schema":"https://github.com/citation-style-language/schema/raw/master/csl-citation.json"} </w:instrText>
      </w:r>
      <w:r w:rsidR="000133A9" w:rsidRPr="004C2386">
        <w:rPr>
          <w:highlight w:val="magenta"/>
        </w:rPr>
        <w:fldChar w:fldCharType="separate"/>
      </w:r>
      <w:r w:rsidR="000133A9" w:rsidRPr="004C2386">
        <w:rPr>
          <w:rFonts w:cs="Arial"/>
          <w:highlight w:val="magenta"/>
        </w:rPr>
        <w:t>(OpenAI, 2024b)</w:t>
      </w:r>
      <w:r w:rsidR="000133A9" w:rsidRPr="004C2386">
        <w:rPr>
          <w:highlight w:val="magenta"/>
        </w:rPr>
        <w:fldChar w:fldCharType="end"/>
      </w:r>
      <w:r w:rsidR="000133A9">
        <w:t>.</w:t>
      </w:r>
      <w:r w:rsidR="001F165D">
        <w:t xml:space="preserve"> </w:t>
      </w:r>
      <w:r w:rsidR="000133A9" w:rsidRPr="004C2386">
        <w:rPr>
          <w:rFonts w:cs="Arial"/>
          <w:highlight w:val="magenta"/>
        </w:rPr>
        <w:t>OpenAI</w:t>
      </w:r>
      <w:r w:rsidR="000133A9" w:rsidRPr="008809DC">
        <w:t xml:space="preserve"> </w:t>
      </w:r>
      <w:r w:rsidR="000133A9" w:rsidRPr="00495002">
        <w:rPr>
          <w:highlight w:val="magenta"/>
          <w:lang w:val="en-US"/>
        </w:rPr>
        <w:fldChar w:fldCharType="begin"/>
      </w:r>
      <w:r w:rsidR="000133A9">
        <w:rPr>
          <w:highlight w:val="magenta"/>
        </w:rPr>
        <w:instrText xml:space="preserve"> ADDIN ZOTERO_ITEM CSL_CITATION {"citationID":"APuKeftR","properties":{"formattedCitation":"(2024c)","plainCitation":"(2024c)","noteIndex":0},"citationItems":[{"id":1986,"uris":["http://zotero.org/users/14644665/items/4RT8NBJG"],"itemData":{"id":1986,"type":"webpage","abstract":"Explore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label":"page","suppress-author":true}],"schema":"https://github.com/citation-style-language/schema/raw/master/csl-citation.json"} </w:instrText>
      </w:r>
      <w:r w:rsidR="000133A9" w:rsidRPr="00495002">
        <w:rPr>
          <w:highlight w:val="magenta"/>
          <w:lang w:val="en-US"/>
        </w:rPr>
        <w:fldChar w:fldCharType="separate"/>
      </w:r>
      <w:r w:rsidR="000133A9" w:rsidRPr="007F7CEA">
        <w:rPr>
          <w:rFonts w:cs="Arial"/>
          <w:highlight w:val="magenta"/>
        </w:rPr>
        <w:t>(2024c)</w:t>
      </w:r>
      <w:r w:rsidR="000133A9" w:rsidRPr="00495002">
        <w:rPr>
          <w:highlight w:val="magenta"/>
          <w:lang w:val="en-US"/>
        </w:rPr>
        <w:fldChar w:fldCharType="end"/>
      </w:r>
      <w:r w:rsidR="000133A9" w:rsidRPr="00FE11D0">
        <w:t xml:space="preserve"> </w:t>
      </w:r>
      <w:r w:rsidR="000133A9">
        <w:t>def</w:t>
      </w:r>
      <w:r w:rsidR="000133A9" w:rsidRPr="00485C68">
        <w:rPr>
          <w:highlight w:val="green"/>
        </w:rPr>
        <w:t>inieren ein Kontextfenster als einen Wert, welcher die maximale Anzahl an Tokens</w:t>
      </w:r>
      <w:r w:rsidR="000133A9">
        <w:t xml:space="preserve"> </w:t>
      </w:r>
      <w:r w:rsidR="000133A9" w:rsidRPr="001649A3">
        <w:rPr>
          <w:highlight w:val="green"/>
        </w:rPr>
        <w:t xml:space="preserve">beschreibt, welche während einer einzigen Anfrage übergeben werden können. Dies beinhaltet sowohl die Input- als auch Output-Tokens sowie </w:t>
      </w:r>
      <w:proofErr w:type="spellStart"/>
      <w:r w:rsidR="000133A9" w:rsidRPr="001649A3">
        <w:rPr>
          <w:highlight w:val="green"/>
        </w:rPr>
        <w:t>Reasoning</w:t>
      </w:r>
      <w:proofErr w:type="spellEnd"/>
      <w:r w:rsidR="000133A9" w:rsidRPr="001649A3">
        <w:rPr>
          <w:highlight w:val="green"/>
        </w:rPr>
        <w:t xml:space="preserve">-Tokens. Input-Tokens </w:t>
      </w:r>
      <w:r w:rsidR="00B9610F" w:rsidRPr="001649A3">
        <w:rPr>
          <w:highlight w:val="green"/>
        </w:rPr>
        <w:t xml:space="preserve">sind </w:t>
      </w:r>
      <w:r w:rsidR="000133A9" w:rsidRPr="001649A3">
        <w:rPr>
          <w:highlight w:val="green"/>
        </w:rPr>
        <w:t xml:space="preserve">demnach </w:t>
      </w:r>
      <w:r w:rsidR="00A3491C" w:rsidRPr="001649A3">
        <w:rPr>
          <w:highlight w:val="green"/>
        </w:rPr>
        <w:t xml:space="preserve">die </w:t>
      </w:r>
      <w:r w:rsidR="007D3DF8" w:rsidRPr="001649A3">
        <w:rPr>
          <w:highlight w:val="green"/>
        </w:rPr>
        <w:t>Eingabe des Benutzers</w:t>
      </w:r>
      <w:r w:rsidR="00D24379" w:rsidRPr="001649A3">
        <w:rPr>
          <w:highlight w:val="green"/>
        </w:rPr>
        <w:t>, Output-Token</w:t>
      </w:r>
      <w:r w:rsidR="009D64ED">
        <w:rPr>
          <w:highlight w:val="green"/>
        </w:rPr>
        <w:t xml:space="preserve">s </w:t>
      </w:r>
      <w:r w:rsidR="00CF0196" w:rsidRPr="001649A3">
        <w:rPr>
          <w:highlight w:val="green"/>
        </w:rPr>
        <w:t>repräsentieren</w:t>
      </w:r>
      <w:r w:rsidR="00D24379" w:rsidRPr="001649A3">
        <w:rPr>
          <w:highlight w:val="green"/>
        </w:rPr>
        <w:t xml:space="preserve"> </w:t>
      </w:r>
      <w:r w:rsidR="00CF0196" w:rsidRPr="001649A3">
        <w:rPr>
          <w:highlight w:val="green"/>
        </w:rPr>
        <w:t xml:space="preserve">die vom LLM </w:t>
      </w:r>
      <w:r w:rsidR="00D24379" w:rsidRPr="001649A3">
        <w:rPr>
          <w:highlight w:val="green"/>
        </w:rPr>
        <w:t>generiert</w:t>
      </w:r>
      <w:r w:rsidR="00E045EA" w:rsidRPr="001649A3">
        <w:rPr>
          <w:highlight w:val="green"/>
        </w:rPr>
        <w:t>en Antworten</w:t>
      </w:r>
      <w:r w:rsidR="00D24379" w:rsidRPr="001649A3">
        <w:rPr>
          <w:highlight w:val="green"/>
        </w:rPr>
        <w:t xml:space="preserve"> und </w:t>
      </w:r>
      <w:proofErr w:type="spellStart"/>
      <w:r w:rsidR="00E67EF3" w:rsidRPr="001649A3">
        <w:rPr>
          <w:highlight w:val="green"/>
        </w:rPr>
        <w:t>Reasoning</w:t>
      </w:r>
      <w:proofErr w:type="spellEnd"/>
      <w:r w:rsidR="00E045EA" w:rsidRPr="001649A3">
        <w:rPr>
          <w:highlight w:val="green"/>
        </w:rPr>
        <w:t>-Token</w:t>
      </w:r>
      <w:r w:rsidR="009D64ED">
        <w:rPr>
          <w:highlight w:val="green"/>
        </w:rPr>
        <w:t>s</w:t>
      </w:r>
      <w:r w:rsidR="00E045EA" w:rsidRPr="001649A3">
        <w:rPr>
          <w:highlight w:val="green"/>
        </w:rPr>
        <w:t xml:space="preserve"> </w:t>
      </w:r>
      <w:r w:rsidR="0018042E" w:rsidRPr="001649A3">
        <w:rPr>
          <w:highlight w:val="green"/>
        </w:rPr>
        <w:t>werden von dem LLM bei der Generierung einer Antwort genutzt</w:t>
      </w:r>
      <w:r w:rsidR="000133A9" w:rsidRPr="001F3F1D">
        <w:t xml:space="preserve"> </w:t>
      </w:r>
      <w:r w:rsidR="000133A9" w:rsidRPr="00495002">
        <w:rPr>
          <w:highlight w:val="magenta"/>
          <w:lang w:val="en-US"/>
        </w:rPr>
        <w:fldChar w:fldCharType="begin"/>
      </w:r>
      <w:r w:rsidR="000133A9">
        <w:rPr>
          <w:highlight w:val="magenta"/>
        </w:rPr>
        <w:instrText xml:space="preserve"> ADDIN ZOTERO_ITEM CSL_CITATION {"citationID":"C3Gt4Zli","properties":{"formattedCitation":"(OpenAI, 2024c)","plainCitation":"(OpenAI, 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schema":"https://github.com/citation-style-language/schema/raw/master/csl-citation.json"} </w:instrText>
      </w:r>
      <w:r w:rsidR="000133A9" w:rsidRPr="00495002">
        <w:rPr>
          <w:highlight w:val="magenta"/>
          <w:lang w:val="en-US"/>
        </w:rPr>
        <w:fldChar w:fldCharType="separate"/>
      </w:r>
      <w:r w:rsidR="000133A9" w:rsidRPr="004C2386">
        <w:rPr>
          <w:rFonts w:cs="Arial"/>
          <w:highlight w:val="magenta"/>
        </w:rPr>
        <w:t>(OpenAI, 2024c)</w:t>
      </w:r>
      <w:r w:rsidR="000133A9" w:rsidRPr="00495002">
        <w:rPr>
          <w:highlight w:val="magenta"/>
          <w:lang w:val="en-US"/>
        </w:rPr>
        <w:fldChar w:fldCharType="end"/>
      </w:r>
      <w:r w:rsidR="00BC42D0" w:rsidRPr="00BC42D0">
        <w:t>.</w:t>
      </w:r>
      <w:r w:rsidR="004075C1">
        <w:t xml:space="preserve"> </w:t>
      </w:r>
      <w:r w:rsidR="009D64ED">
        <w:t xml:space="preserve">Die maximale Anzahl an Output-Tokens ist bei </w:t>
      </w:r>
      <w:r w:rsidR="00093F5E" w:rsidRPr="0076553A">
        <w:rPr>
          <w:highlight w:val="green"/>
        </w:rPr>
        <w:t>GPT-4o mini</w:t>
      </w:r>
      <w:r w:rsidR="00093F5E">
        <w:t xml:space="preserve"> auf 16.384 Tokens begrenzt </w:t>
      </w:r>
      <w:r w:rsidR="0069218A" w:rsidRPr="0069218A">
        <w:rPr>
          <w:highlight w:val="magenta"/>
        </w:rPr>
        <w:fldChar w:fldCharType="begin"/>
      </w:r>
      <w:r w:rsidR="002364E1">
        <w:rPr>
          <w:highlight w:val="magenta"/>
        </w:rPr>
        <w:instrText xml:space="preserve"> ADDIN ZOTERO_ITEM CSL_CITATION {"citationID":"giEJMpKb","properties":{"formattedCitation":"(OpenAI, 2024c)","plainCitation":"(OpenAI, 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schema":"https://github.com/citation-style-language/schema/raw/master/csl-citation.json"} </w:instrText>
      </w:r>
      <w:r w:rsidR="0069218A" w:rsidRPr="0069218A">
        <w:rPr>
          <w:highlight w:val="magenta"/>
        </w:rPr>
        <w:fldChar w:fldCharType="separate"/>
      </w:r>
      <w:r w:rsidR="002364E1" w:rsidRPr="002364E1">
        <w:rPr>
          <w:rFonts w:cs="Arial"/>
          <w:highlight w:val="magenta"/>
        </w:rPr>
        <w:t>(OpenAI, 2024c)</w:t>
      </w:r>
      <w:r w:rsidR="0069218A" w:rsidRPr="0069218A">
        <w:rPr>
          <w:highlight w:val="magenta"/>
        </w:rPr>
        <w:fldChar w:fldCharType="end"/>
      </w:r>
      <w:r w:rsidR="00093F5E">
        <w:t xml:space="preserve">. </w:t>
      </w:r>
    </w:p>
    <w:p w14:paraId="74F4A07F" w14:textId="2A2DDC94" w:rsidR="00C523FC" w:rsidRPr="00AD4C62" w:rsidRDefault="00AD4C62" w:rsidP="00C523FC">
      <w:pPr>
        <w:rPr>
          <w:b/>
        </w:rPr>
      </w:pPr>
      <w:r w:rsidRPr="00AD4C62">
        <w:rPr>
          <w:b/>
        </w:rPr>
        <w:t>Reproduzierbarkeit</w:t>
      </w:r>
    </w:p>
    <w:p w14:paraId="7855DAF5" w14:textId="540D04BD" w:rsidR="0005417F" w:rsidRDefault="00387583" w:rsidP="005A47FA">
      <w:pPr>
        <w:jc w:val="both"/>
      </w:pPr>
      <w:r w:rsidRPr="00FB1A1A">
        <w:rPr>
          <w:highlight w:val="green"/>
        </w:rPr>
        <w:t xml:space="preserve">Die Ausgaben </w:t>
      </w:r>
      <w:r w:rsidR="00ED1346" w:rsidRPr="00FB1A1A">
        <w:rPr>
          <w:highlight w:val="green"/>
        </w:rPr>
        <w:t>eines</w:t>
      </w:r>
      <w:r w:rsidRPr="00FB1A1A">
        <w:rPr>
          <w:highlight w:val="green"/>
        </w:rPr>
        <w:t xml:space="preserve"> LLM</w:t>
      </w:r>
      <w:r w:rsidR="00416C7E" w:rsidRPr="00FB1A1A">
        <w:rPr>
          <w:highlight w:val="green"/>
        </w:rPr>
        <w:t xml:space="preserve">s </w:t>
      </w:r>
      <w:r w:rsidR="00052D14" w:rsidRPr="00FB1A1A">
        <w:rPr>
          <w:highlight w:val="green"/>
        </w:rPr>
        <w:t xml:space="preserve">können </w:t>
      </w:r>
      <w:r w:rsidR="00E94F5C" w:rsidRPr="00FB1A1A">
        <w:rPr>
          <w:highlight w:val="green"/>
        </w:rPr>
        <w:t xml:space="preserve">standardmäßig </w:t>
      </w:r>
      <w:r w:rsidR="009563E0" w:rsidRPr="00FB1A1A">
        <w:rPr>
          <w:highlight w:val="green"/>
        </w:rPr>
        <w:t>bei gleicher Anfrage unterschiedlich ausfallen</w:t>
      </w:r>
      <w:r w:rsidR="009563E0">
        <w:t xml:space="preserve"> </w:t>
      </w:r>
      <w:commentRangeStart w:id="620"/>
      <w:r w:rsidR="005A6983" w:rsidRPr="00B63A6E">
        <w:rPr>
          <w:highlight w:val="magenta"/>
        </w:rPr>
        <w:fldChar w:fldCharType="begin"/>
      </w:r>
      <w:r w:rsidR="005A6983" w:rsidRPr="00B63A6E">
        <w:rPr>
          <w:highlight w:val="magenta"/>
        </w:rPr>
        <w:instrText xml:space="preserve"> ADDIN ZOTERO_ITEM CSL_CITATION {"citationID":"CBCDVIBY","properties":{"formattedCitation":"(Anadkat (OpenAI), 2023)","plainCitation":"(Anadkat (OpenAI), 2023)","noteIndex":0},"citationItems":[{"id":2008,"uris":["http://zotero.org/users/14644665/items/A566MUC6"],"itemData":{"id":2008,"type":"webpage","abstract":"Open-source examples and guides for building with the OpenAI API. Browse a collection of snippets, advanced techniques and walkthroughs. Share your own examples and guides.","language":"en","title":"How to make your completions outputs consistent with the new seed parameter","URL":"https://cookbook.openai.com/examples/reproducible_outputs_with_the_seed_parameter","author":[{"family":"Anadkat (OpenAI)","given":"Shyamal"}],"accessed":{"date-parts":[["2025",1,3]]},"issued":{"date-parts":[["2023"]]}}}],"schema":"https://github.com/citation-style-language/schema/raw/master/csl-citation.json"} </w:instrText>
      </w:r>
      <w:r w:rsidR="005A6983" w:rsidRPr="00B63A6E">
        <w:rPr>
          <w:highlight w:val="magenta"/>
        </w:rPr>
        <w:fldChar w:fldCharType="separate"/>
      </w:r>
      <w:r w:rsidR="005A6983" w:rsidRPr="00B63A6E">
        <w:rPr>
          <w:rFonts w:cs="Arial"/>
          <w:highlight w:val="magenta"/>
        </w:rPr>
        <w:t>(Anadkat (OpenAI), 2023)</w:t>
      </w:r>
      <w:r w:rsidR="005A6983" w:rsidRPr="00B63A6E">
        <w:rPr>
          <w:highlight w:val="magenta"/>
        </w:rPr>
        <w:fldChar w:fldCharType="end"/>
      </w:r>
      <w:commentRangeEnd w:id="620"/>
      <w:r w:rsidR="00B63A6E" w:rsidRPr="00B63A6E">
        <w:rPr>
          <w:rStyle w:val="Kommentarzeichen"/>
          <w:highlight w:val="magenta"/>
        </w:rPr>
        <w:commentReference w:id="620"/>
      </w:r>
      <w:r w:rsidR="009563E0" w:rsidRPr="00B63A6E">
        <w:rPr>
          <w:highlight w:val="magenta"/>
        </w:rPr>
        <w:t>.</w:t>
      </w:r>
      <w:r w:rsidR="009563E0">
        <w:t xml:space="preserve"> </w:t>
      </w:r>
      <w:ins w:id="621" w:author="Ben Fels" w:date="2024-12-21T09:18:00Z" w16du:dateUtc="2024-12-21T08:18:00Z">
        <w:r w:rsidR="00131A69" w:rsidRPr="00FB1A1A">
          <w:rPr>
            <w:highlight w:val="green"/>
          </w:rPr>
          <w:t xml:space="preserve">Um die </w:t>
        </w:r>
      </w:ins>
      <w:ins w:id="622" w:author="Ben Fels" w:date="2024-12-21T09:19:00Z" w16du:dateUtc="2024-12-21T08:19:00Z">
        <w:r w:rsidR="007317C2" w:rsidRPr="00FB1A1A">
          <w:rPr>
            <w:highlight w:val="green"/>
          </w:rPr>
          <w:t xml:space="preserve">Ausgaben des LLMs </w:t>
        </w:r>
      </w:ins>
      <w:ins w:id="623" w:author="Ben Fels" w:date="2024-12-21T09:18:00Z" w16du:dateUtc="2024-12-21T08:18:00Z">
        <w:r w:rsidR="00B365FE" w:rsidRPr="00FB1A1A">
          <w:rPr>
            <w:highlight w:val="green"/>
          </w:rPr>
          <w:t xml:space="preserve">möglichst </w:t>
        </w:r>
      </w:ins>
      <w:ins w:id="624" w:author="Ben Fels" w:date="2024-12-21T09:19:00Z" w16du:dateUtc="2024-12-21T08:19:00Z">
        <w:r w:rsidR="00B365FE" w:rsidRPr="00FB1A1A">
          <w:rPr>
            <w:highlight w:val="green"/>
          </w:rPr>
          <w:t>reproduzierbar</w:t>
        </w:r>
        <w:r w:rsidR="007317C2" w:rsidRPr="00FB1A1A">
          <w:rPr>
            <w:highlight w:val="green"/>
          </w:rPr>
          <w:t xml:space="preserve"> werden</w:t>
        </w:r>
        <w:r w:rsidR="00F7333D" w:rsidRPr="00FB1A1A">
          <w:rPr>
            <w:highlight w:val="green"/>
          </w:rPr>
          <w:t xml:space="preserve"> zu lassen</w:t>
        </w:r>
      </w:ins>
      <w:r w:rsidR="002E72E6" w:rsidRPr="00FB1A1A">
        <w:rPr>
          <w:highlight w:val="green"/>
        </w:rPr>
        <w:t>, g</w:t>
      </w:r>
      <w:r w:rsidR="009D6143" w:rsidRPr="00FB1A1A">
        <w:rPr>
          <w:highlight w:val="green"/>
        </w:rPr>
        <w:t>ibt es seitens OpenAI</w:t>
      </w:r>
      <w:r w:rsidR="009D6143">
        <w:t xml:space="preserve"> </w:t>
      </w:r>
      <w:r w:rsidR="009E1BF7">
        <w:t xml:space="preserve">die </w:t>
      </w:r>
      <w:r w:rsidR="009D6143">
        <w:t>Möglichkeit</w:t>
      </w:r>
      <w:r w:rsidR="009E1BF7">
        <w:t xml:space="preserve"> </w:t>
      </w:r>
      <w:r w:rsidR="00856B4D">
        <w:t xml:space="preserve">die Modellparameter </w:t>
      </w:r>
      <w:commentRangeStart w:id="625"/>
      <w:proofErr w:type="spellStart"/>
      <w:r w:rsidR="009E1BF7" w:rsidRPr="006D79D5">
        <w:rPr>
          <w:i/>
        </w:rPr>
        <w:t>seed</w:t>
      </w:r>
      <w:proofErr w:type="spellEnd"/>
      <w:r w:rsidR="0041371D">
        <w:t xml:space="preserve">, </w:t>
      </w:r>
      <w:proofErr w:type="spellStart"/>
      <w:r w:rsidR="009E1BF7" w:rsidRPr="006D79D5">
        <w:rPr>
          <w:i/>
        </w:rPr>
        <w:t>system_fingerprint</w:t>
      </w:r>
      <w:proofErr w:type="spellEnd"/>
      <w:r w:rsidR="009E1BF7">
        <w:t xml:space="preserve"> </w:t>
      </w:r>
      <w:r w:rsidR="0041371D">
        <w:t>u</w:t>
      </w:r>
      <w:r w:rsidR="00856B4D">
        <w:t>nd</w:t>
      </w:r>
      <w:r w:rsidR="004E6251">
        <w:t xml:space="preserve"> beispielsweise</w:t>
      </w:r>
      <w:r w:rsidR="00856B4D">
        <w:t xml:space="preserve"> </w:t>
      </w:r>
      <w:proofErr w:type="spellStart"/>
      <w:r w:rsidR="00856B4D" w:rsidRPr="006D79D5">
        <w:rPr>
          <w:i/>
        </w:rPr>
        <w:t>temperatur</w:t>
      </w:r>
      <w:r w:rsidR="006D79D5">
        <w:rPr>
          <w:i/>
        </w:rPr>
        <w:t>e</w:t>
      </w:r>
      <w:proofErr w:type="spellEnd"/>
      <w:r w:rsidR="00856B4D">
        <w:t xml:space="preserve"> </w:t>
      </w:r>
      <w:commentRangeEnd w:id="625"/>
      <w:r w:rsidR="004E6251">
        <w:rPr>
          <w:rStyle w:val="Kommentarzeichen"/>
        </w:rPr>
        <w:commentReference w:id="625"/>
      </w:r>
      <w:r w:rsidR="009E1BF7">
        <w:t>festzul</w:t>
      </w:r>
      <w:r w:rsidR="0041371D">
        <w:t>e</w:t>
      </w:r>
      <w:r w:rsidR="009E1BF7">
        <w:t>gen</w:t>
      </w:r>
      <w:r w:rsidR="00856B4D">
        <w:t xml:space="preserve"> </w:t>
      </w:r>
      <w:r w:rsidR="00856B4D" w:rsidRPr="00CA3570">
        <w:rPr>
          <w:highlight w:val="magenta"/>
        </w:rPr>
        <w:fldChar w:fldCharType="begin"/>
      </w:r>
      <w:r w:rsidR="008917B9">
        <w:rPr>
          <w:highlight w:val="magenta"/>
        </w:rPr>
        <w:instrText xml:space="preserve"> ADDIN ZOTERO_ITEM CSL_CITATION {"citationID":"io1idYGL","properties":{"formattedCitation":"(OpenAI, 2025a)","plainCitation":"(OpenAI, 2025a)","noteIndex":0},"citationItems":[{"id":2006,"uris":["http://zotero.org/users/14644665/items/G44GTZSN"],"itemData":{"id":2006,"type":"webpage","abstract":"Explore developer resources, tutorials, API docs, and dynamic examples to get the most out of OpenAI's platform.","container-title":"OpenAI Platform","language":"en","title":"Advanced usage","URL":"https://platform.openai.com","author":[{"family":"OpenAI","given":""}],"accessed":{"date-parts":[["2025",1,3]]},"issued":{"date-parts":[["2025"]]}}}],"schema":"https://github.com/citation-style-language/schema/raw/master/csl-citation.json"} </w:instrText>
      </w:r>
      <w:r w:rsidR="00856B4D" w:rsidRPr="00CA3570">
        <w:rPr>
          <w:highlight w:val="magenta"/>
        </w:rPr>
        <w:fldChar w:fldCharType="separate"/>
      </w:r>
      <w:r w:rsidR="008917B9" w:rsidRPr="008917B9">
        <w:rPr>
          <w:rFonts w:cs="Arial"/>
          <w:highlight w:val="magenta"/>
        </w:rPr>
        <w:t>(OpenAI, 2025a)</w:t>
      </w:r>
      <w:r w:rsidR="00856B4D" w:rsidRPr="00CA3570">
        <w:rPr>
          <w:highlight w:val="magenta"/>
        </w:rPr>
        <w:fldChar w:fldCharType="end"/>
      </w:r>
      <w:r w:rsidR="009D6143">
        <w:t>.</w:t>
      </w:r>
      <w:r w:rsidR="006B1593">
        <w:t xml:space="preserve"> Der Parameter </w:t>
      </w:r>
      <w:proofErr w:type="spellStart"/>
      <w:r w:rsidR="006B1593" w:rsidRPr="002E38EC">
        <w:rPr>
          <w:i/>
        </w:rPr>
        <w:t>t</w:t>
      </w:r>
      <w:ins w:id="626" w:author="Ben Fels" w:date="2024-12-21T09:19:00Z" w16du:dateUtc="2024-12-21T08:19:00Z">
        <w:r w:rsidR="006B1593" w:rsidRPr="002E38EC">
          <w:rPr>
            <w:i/>
            <w:rPrChange w:id="627" w:author="Ben Fels" w:date="2024-12-21T09:19:00Z" w16du:dateUtc="2024-12-21T08:19:00Z">
              <w:rPr>
                <w:lang w:val="en-US"/>
              </w:rPr>
            </w:rPrChange>
          </w:rPr>
          <w:t>emp</w:t>
        </w:r>
        <w:r w:rsidR="006B1593" w:rsidRPr="002E38EC">
          <w:rPr>
            <w:i/>
          </w:rPr>
          <w:t>eratur</w:t>
        </w:r>
      </w:ins>
      <w:r w:rsidR="006B1593" w:rsidRPr="002E38EC">
        <w:rPr>
          <w:i/>
        </w:rPr>
        <w:t>e</w:t>
      </w:r>
      <w:proofErr w:type="spellEnd"/>
      <w:ins w:id="628" w:author="Ben Fels" w:date="2024-12-21T09:19:00Z" w16du:dateUtc="2024-12-21T08:19:00Z">
        <w:r w:rsidR="006B1593">
          <w:t xml:space="preserve"> </w:t>
        </w:r>
      </w:ins>
      <w:r w:rsidR="006B1593">
        <w:t xml:space="preserve">kann zwischen 0 und 1 festgelegt werden, wobei die Zufälligkeit der Ausgaben des LLMs mit steigendem Wert zunimmt </w:t>
      </w:r>
      <w:r w:rsidR="006B1593" w:rsidRPr="008C4EA4">
        <w:rPr>
          <w:highlight w:val="magenta"/>
          <w:lang w:val="en-US"/>
          <w:rPrChange w:id="629" w:author="Ben Fels" w:date="2024-12-20T16:54:00Z" w16du:dateUtc="2024-12-20T15:54:00Z">
            <w:rPr>
              <w:lang w:val="en-US"/>
            </w:rPr>
          </w:rPrChange>
        </w:rPr>
        <w:fldChar w:fldCharType="begin"/>
      </w:r>
      <w:r w:rsidR="006B1593" w:rsidRPr="008C4EA4">
        <w:rPr>
          <w:highlight w:val="magenta"/>
        </w:rPr>
        <w:instrText xml:space="preserve"> ADDIN ZOTERO_ITEM CSL_CITATION {"citationID":"ZrfQjimI","properties":{"formattedCitation":"(OpenAI, 2024a)","plainCitation":"(OpenAI, 2024a)","noteIndex":0},"citationItems":[{"id":1909,"uris":["http://zotero.org/users/14644665/items/UNBQFY3I"],"itemData":{"id":1909,"type":"webpage","abstract":"Explore developer resources, tutorials, API docs, and dynamic examples to get the most out of OpenAI's platform.","container-title":"OpenAI Platform. API reference.","language":"en","title":"Chat. Temperature","URL":"https://platform.openai.com/docs/api-reference/chat/create","author":[{"family":"OpenAI","given":""}],"accessed":{"date-parts":[["2024",12,20]]},"issued":{"date-parts":[["2024"]]}}}],"schema":"https://github.com/citation-style-language/schema/raw/master/csl-citation.json"} </w:instrText>
      </w:r>
      <w:r w:rsidR="006B1593" w:rsidRPr="008C4EA4">
        <w:rPr>
          <w:highlight w:val="magenta"/>
          <w:lang w:val="en-US"/>
          <w:rPrChange w:id="630" w:author="Ben Fels" w:date="2024-12-20T16:54:00Z" w16du:dateUtc="2024-12-20T15:54:00Z">
            <w:rPr>
              <w:lang w:val="en-US"/>
            </w:rPr>
          </w:rPrChange>
        </w:rPr>
        <w:fldChar w:fldCharType="separate"/>
      </w:r>
      <w:r w:rsidR="006B1593" w:rsidRPr="008C4EA4">
        <w:rPr>
          <w:rFonts w:cs="Arial"/>
          <w:highlight w:val="magenta"/>
        </w:rPr>
        <w:t>(OpenAI, 2024a)</w:t>
      </w:r>
      <w:r w:rsidR="006B1593" w:rsidRPr="008C4EA4">
        <w:rPr>
          <w:highlight w:val="magenta"/>
          <w:lang w:val="en-US"/>
          <w:rPrChange w:id="631" w:author="Ben Fels" w:date="2024-12-20T16:54:00Z" w16du:dateUtc="2024-12-20T15:54:00Z">
            <w:rPr>
              <w:lang w:val="en-US"/>
            </w:rPr>
          </w:rPrChange>
        </w:rPr>
        <w:fldChar w:fldCharType="end"/>
      </w:r>
      <w:r w:rsidR="006B1593">
        <w:t xml:space="preserve">. Er wurde für weniger zufällige Ausgaben folglich auf </w:t>
      </w:r>
      <w:proofErr w:type="spellStart"/>
      <w:ins w:id="632" w:author="Ben Fels" w:date="2024-12-21T09:20:00Z" w16du:dateUtc="2024-12-21T08:20:00Z">
        <w:r w:rsidR="006B1593">
          <w:t>Null</w:t>
        </w:r>
        <w:proofErr w:type="spellEnd"/>
        <w:r w:rsidR="006B1593">
          <w:t xml:space="preserve"> festgelegt</w:t>
        </w:r>
        <w:r w:rsidR="006B1593" w:rsidRPr="00E022D3">
          <w:rPr>
            <w:rPrChange w:id="633" w:author="Ben Fels" w:date="2024-12-21T09:20:00Z" w16du:dateUtc="2024-12-21T08:20:00Z">
              <w:rPr>
                <w:lang w:val="en-US"/>
              </w:rPr>
            </w:rPrChange>
          </w:rPr>
          <w:t>.</w:t>
        </w:r>
      </w:ins>
      <w:r w:rsidR="009D6143">
        <w:t xml:space="preserve"> </w:t>
      </w:r>
      <w:r w:rsidR="0039087B">
        <w:t xml:space="preserve">Der </w:t>
      </w:r>
      <w:proofErr w:type="spellStart"/>
      <w:r w:rsidR="00936757" w:rsidRPr="00480ADD">
        <w:rPr>
          <w:i/>
        </w:rPr>
        <w:t>system_fingerprint</w:t>
      </w:r>
      <w:proofErr w:type="spellEnd"/>
      <w:r w:rsidR="00936757">
        <w:t xml:space="preserve"> </w:t>
      </w:r>
      <w:r w:rsidR="0039087B">
        <w:t xml:space="preserve">ist </w:t>
      </w:r>
      <w:r w:rsidR="00871E9C" w:rsidRPr="00FB1A1A">
        <w:rPr>
          <w:highlight w:val="green"/>
        </w:rPr>
        <w:t xml:space="preserve">hingegen </w:t>
      </w:r>
      <w:r w:rsidR="00936757" w:rsidRPr="00FB1A1A">
        <w:rPr>
          <w:highlight w:val="green"/>
        </w:rPr>
        <w:t>ein</w:t>
      </w:r>
      <w:r w:rsidR="00200D0E" w:rsidRPr="00FB1A1A">
        <w:rPr>
          <w:highlight w:val="green"/>
        </w:rPr>
        <w:t>e Kennung des</w:t>
      </w:r>
      <w:r w:rsidR="00A55696" w:rsidRPr="00FB1A1A">
        <w:rPr>
          <w:highlight w:val="green"/>
        </w:rPr>
        <w:t xml:space="preserve"> </w:t>
      </w:r>
      <w:r w:rsidR="00140408" w:rsidRPr="00FB1A1A">
        <w:rPr>
          <w:highlight w:val="green"/>
        </w:rPr>
        <w:t xml:space="preserve">aktuellen </w:t>
      </w:r>
      <w:r w:rsidR="00A55696" w:rsidRPr="00FB1A1A">
        <w:rPr>
          <w:highlight w:val="green"/>
        </w:rPr>
        <w:t>Modells inkl. G</w:t>
      </w:r>
      <w:r w:rsidR="00B72F27" w:rsidRPr="00FB1A1A">
        <w:rPr>
          <w:highlight w:val="green"/>
        </w:rPr>
        <w:t>ewichtungen und weiteren Konfigu</w:t>
      </w:r>
      <w:r w:rsidR="000D0C67" w:rsidRPr="00FB1A1A">
        <w:rPr>
          <w:highlight w:val="green"/>
        </w:rPr>
        <w:t>rationen</w:t>
      </w:r>
      <w:r w:rsidR="00140408" w:rsidRPr="00FB1A1A">
        <w:rPr>
          <w:highlight w:val="green"/>
        </w:rPr>
        <w:t xml:space="preserve">, wie es </w:t>
      </w:r>
      <w:r w:rsidR="00566035" w:rsidRPr="00FB1A1A">
        <w:rPr>
          <w:highlight w:val="green"/>
        </w:rPr>
        <w:t>von den OpenAI-Servern zur Verv</w:t>
      </w:r>
      <w:r w:rsidR="00DF3DDC" w:rsidRPr="00FB1A1A">
        <w:rPr>
          <w:highlight w:val="green"/>
        </w:rPr>
        <w:t>o</w:t>
      </w:r>
      <w:r w:rsidR="00566035" w:rsidRPr="00FB1A1A">
        <w:rPr>
          <w:highlight w:val="green"/>
        </w:rPr>
        <w:t>llständigung der Ausgaben genutzt</w:t>
      </w:r>
      <w:r w:rsidR="00566035">
        <w:t xml:space="preserve"> wird </w:t>
      </w:r>
      <w:r w:rsidR="00566035" w:rsidRPr="00B63A6E">
        <w:rPr>
          <w:highlight w:val="magenta"/>
        </w:rPr>
        <w:fldChar w:fldCharType="begin"/>
      </w:r>
      <w:r w:rsidR="004C2386">
        <w:rPr>
          <w:highlight w:val="magenta"/>
        </w:rPr>
        <w:instrText xml:space="preserve"> ADDIN ZOTERO_ITEM CSL_CITATION {"citationID":"7JtgG4KU","properties":{"formattedCitation":"(Anadkat (OpenAI), 2023)","plainCitation":"(Anadkat (OpenAI), 2023)","noteIndex":0},"citationItems":[{"id":2008,"uris":["http://zotero.org/users/14644665/items/A566MUC6"],"itemData":{"id":2008,"type":"webpage","abstract":"Open-source examples and guides for building with the OpenAI API. Browse a collection of snippets, advanced techniques and walkthroughs. Share your own examples and guides.","language":"en","title":"How to make your completions outputs consistent with the new seed parameter","URL":"https://cookbook.openai.com/examples/reproducible_outputs_with_the_seed_parameter","author":[{"family":"Anadkat (OpenAI)","given":"Shyamal"}],"accessed":{"date-parts":[["2025",1,3]]},"issued":{"date-parts":[["2023"]]}}}],"schema":"https://github.com/citation-style-language/schema/raw/master/csl-citation.json"} </w:instrText>
      </w:r>
      <w:r w:rsidR="00566035" w:rsidRPr="00B63A6E">
        <w:rPr>
          <w:highlight w:val="magenta"/>
        </w:rPr>
        <w:fldChar w:fldCharType="separate"/>
      </w:r>
      <w:r w:rsidR="00566035" w:rsidRPr="00B63A6E">
        <w:rPr>
          <w:rFonts w:cs="Arial"/>
          <w:highlight w:val="magenta"/>
        </w:rPr>
        <w:t>(Anadkat (OpenAI), 2023)</w:t>
      </w:r>
      <w:r w:rsidR="00566035" w:rsidRPr="00B63A6E">
        <w:rPr>
          <w:highlight w:val="magenta"/>
        </w:rPr>
        <w:fldChar w:fldCharType="end"/>
      </w:r>
      <w:r w:rsidR="00566035">
        <w:t xml:space="preserve">. </w:t>
      </w:r>
      <w:r w:rsidR="000C2D96" w:rsidRPr="00FB1A1A">
        <w:rPr>
          <w:highlight w:val="green"/>
        </w:rPr>
        <w:t xml:space="preserve">Diese Kennung </w:t>
      </w:r>
      <w:r w:rsidR="00332A34" w:rsidRPr="00FB1A1A">
        <w:rPr>
          <w:highlight w:val="green"/>
        </w:rPr>
        <w:t xml:space="preserve">und </w:t>
      </w:r>
      <w:r w:rsidR="000C2D96" w:rsidRPr="00FB1A1A">
        <w:rPr>
          <w:highlight w:val="green"/>
        </w:rPr>
        <w:t xml:space="preserve">kann sich bei notwendige Änderungen auf der Seite von OpenAI </w:t>
      </w:r>
      <w:r w:rsidR="000C2D96" w:rsidRPr="00FB1A1A">
        <w:rPr>
          <w:highlight w:val="green"/>
        </w:rPr>
        <w:lastRenderedPageBreak/>
        <w:t>ändern</w:t>
      </w:r>
      <w:r w:rsidR="00121C32" w:rsidRPr="00FB1A1A">
        <w:rPr>
          <w:highlight w:val="green"/>
        </w:rPr>
        <w:t xml:space="preserve"> und damit auch die </w:t>
      </w:r>
      <w:r w:rsidR="00D0509A" w:rsidRPr="00FB1A1A">
        <w:rPr>
          <w:highlight w:val="green"/>
        </w:rPr>
        <w:t>Ausgabe</w:t>
      </w:r>
      <w:r w:rsidR="000C2D96" w:rsidRPr="00FB1A1A">
        <w:rPr>
          <w:highlight w:val="green"/>
        </w:rPr>
        <w:t xml:space="preserve">. </w:t>
      </w:r>
      <w:r w:rsidR="0039087B" w:rsidRPr="00FB1A1A">
        <w:rPr>
          <w:highlight w:val="green"/>
        </w:rPr>
        <w:t xml:space="preserve">Bei dem </w:t>
      </w:r>
      <w:proofErr w:type="spellStart"/>
      <w:r w:rsidR="0039087B" w:rsidRPr="00FB1A1A">
        <w:rPr>
          <w:i/>
          <w:highlight w:val="green"/>
        </w:rPr>
        <w:t>seed</w:t>
      </w:r>
      <w:proofErr w:type="spellEnd"/>
      <w:r w:rsidR="0039087B" w:rsidRPr="00FB1A1A">
        <w:rPr>
          <w:highlight w:val="green"/>
        </w:rPr>
        <w:t xml:space="preserve"> handelt es sich u</w:t>
      </w:r>
      <w:r w:rsidR="000C2D96" w:rsidRPr="00FB1A1A">
        <w:rPr>
          <w:highlight w:val="green"/>
        </w:rPr>
        <w:t xml:space="preserve">m eine </w:t>
      </w:r>
      <w:r w:rsidR="0039087B" w:rsidRPr="00FB1A1A">
        <w:rPr>
          <w:highlight w:val="green"/>
        </w:rPr>
        <w:t>Ganzzahl, welche, sofern bei den Prompts gleich,</w:t>
      </w:r>
      <w:r w:rsidR="00291087" w:rsidRPr="00FB1A1A">
        <w:rPr>
          <w:highlight w:val="green"/>
        </w:rPr>
        <w:t xml:space="preserve"> </w:t>
      </w:r>
      <w:r w:rsidR="00745761" w:rsidRPr="00FB1A1A">
        <w:rPr>
          <w:highlight w:val="green"/>
        </w:rPr>
        <w:t xml:space="preserve">in Kombination mit gleichen Modellparametern und gleichem </w:t>
      </w:r>
      <w:proofErr w:type="spellStart"/>
      <w:r w:rsidR="00745761" w:rsidRPr="00FB1A1A">
        <w:rPr>
          <w:i/>
          <w:highlight w:val="green"/>
        </w:rPr>
        <w:t>system_fingerprint</w:t>
      </w:r>
      <w:proofErr w:type="spellEnd"/>
      <w:r w:rsidR="00745761" w:rsidRPr="00FB1A1A">
        <w:rPr>
          <w:highlight w:val="green"/>
        </w:rPr>
        <w:t xml:space="preserve"> </w:t>
      </w:r>
      <w:proofErr w:type="gramStart"/>
      <w:r w:rsidR="00745761" w:rsidRPr="00FB1A1A">
        <w:rPr>
          <w:highlight w:val="green"/>
        </w:rPr>
        <w:t xml:space="preserve">zu </w:t>
      </w:r>
      <w:r w:rsidR="000C2D96" w:rsidRPr="00FB1A1A">
        <w:rPr>
          <w:highlight w:val="green"/>
        </w:rPr>
        <w:t>meist</w:t>
      </w:r>
      <w:proofErr w:type="gramEnd"/>
      <w:r w:rsidR="000C2D96" w:rsidRPr="00FB1A1A">
        <w:rPr>
          <w:highlight w:val="green"/>
        </w:rPr>
        <w:t xml:space="preserve"> identischen Ausgaben des LLMs führt.</w:t>
      </w:r>
      <w:r w:rsidR="00291087">
        <w:t xml:space="preserve"> </w:t>
      </w:r>
      <w:r w:rsidR="00EA754A">
        <w:t>Trotz dieser Möglichkeiten</w:t>
      </w:r>
      <w:r w:rsidR="001C083F">
        <w:t xml:space="preserve"> wird seitens OpenAI darauf hingewiesen, dass die </w:t>
      </w:r>
      <w:r w:rsidR="00B86AEF">
        <w:t>Konsistenz</w:t>
      </w:r>
      <w:r w:rsidR="00357A5C">
        <w:t xml:space="preserve"> der Ausgaben</w:t>
      </w:r>
      <w:r w:rsidR="00143F2E">
        <w:t xml:space="preserve"> </w:t>
      </w:r>
      <w:r w:rsidR="00F14C09">
        <w:t xml:space="preserve">verbessert, jedoch </w:t>
      </w:r>
      <w:r w:rsidR="00143F2E">
        <w:t>nicht garantiert werden kann.</w:t>
      </w:r>
      <w:r w:rsidR="005A47FA">
        <w:t xml:space="preserve"> </w:t>
      </w:r>
      <w:r w:rsidR="0005417F">
        <w:t>Die restlichen Modellparameter wurden bei den Standardwerten belassen.</w:t>
      </w:r>
    </w:p>
    <w:p w14:paraId="2FDF7119" w14:textId="134A94FF" w:rsidR="005A47FA" w:rsidRPr="005A47FA" w:rsidRDefault="005A47FA" w:rsidP="005A47FA">
      <w:pPr>
        <w:jc w:val="both"/>
        <w:rPr>
          <w:b/>
        </w:rPr>
      </w:pPr>
      <w:r w:rsidRPr="005A47FA">
        <w:rPr>
          <w:b/>
        </w:rPr>
        <w:t>Structured Output</w:t>
      </w:r>
    </w:p>
    <w:p w14:paraId="22C3F27F" w14:textId="4F47EF7E" w:rsidR="002E6767" w:rsidRDefault="00CB739D" w:rsidP="00DB2053">
      <w:pPr>
        <w:jc w:val="both"/>
      </w:pPr>
      <w:r>
        <w:t xml:space="preserve">Nach der Beschreibung von </w:t>
      </w:r>
      <w:r w:rsidRPr="00970FF1">
        <w:rPr>
          <w:rFonts w:cs="Arial"/>
          <w:highlight w:val="magenta"/>
        </w:rPr>
        <w:t>OpenAI</w:t>
      </w:r>
      <w:r w:rsidRPr="00970FF1">
        <w:rPr>
          <w:highlight w:val="magenta"/>
        </w:rPr>
        <w:t xml:space="preserve"> </w:t>
      </w:r>
      <w:r w:rsidRPr="00970FF1">
        <w:rPr>
          <w:highlight w:val="magenta"/>
        </w:rPr>
        <w:fldChar w:fldCharType="begin"/>
      </w:r>
      <w:r w:rsidR="00970FF1" w:rsidRPr="00970FF1">
        <w:rPr>
          <w:highlight w:val="magenta"/>
        </w:rPr>
        <w:instrText xml:space="preserve"> ADDIN ZOTERO_ITEM CSL_CITATION {"citationID":"DxFethEO","properties":{"formattedCitation":"(2024c)","plainCitation":"(2024c)","noteIndex":0},"citationItems":[{"id":1986,"uris":["http://zotero.org/users/14644665/items/4RT8NBJG"],"itemData":{"id":1986,"type":"webpage","abstract":"Explore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label":"page","suppress-author":true}],"schema":"https://github.com/citation-style-language/schema/raw/master/csl-citation.json"} </w:instrText>
      </w:r>
      <w:r w:rsidRPr="00970FF1">
        <w:rPr>
          <w:highlight w:val="magenta"/>
        </w:rPr>
        <w:fldChar w:fldCharType="separate"/>
      </w:r>
      <w:r w:rsidR="00970FF1" w:rsidRPr="00970FF1">
        <w:rPr>
          <w:rFonts w:cs="Arial"/>
          <w:highlight w:val="magenta"/>
        </w:rPr>
        <w:t>(2024c)</w:t>
      </w:r>
      <w:r w:rsidRPr="00970FF1">
        <w:rPr>
          <w:highlight w:val="magenta"/>
        </w:rPr>
        <w:fldChar w:fldCharType="end"/>
      </w:r>
      <w:r>
        <w:t xml:space="preserve"> </w:t>
      </w:r>
      <w:r w:rsidR="00A14A57" w:rsidRPr="007F13B6">
        <w:rPr>
          <w:highlight w:val="green"/>
        </w:rPr>
        <w:t xml:space="preserve">akzeptiert </w:t>
      </w:r>
      <w:r w:rsidR="00AC7F6C" w:rsidRPr="007F13B6">
        <w:rPr>
          <w:highlight w:val="green"/>
        </w:rPr>
        <w:t xml:space="preserve">GPT-4o mini </w:t>
      </w:r>
      <w:r w:rsidR="00A14A57" w:rsidRPr="007F13B6">
        <w:rPr>
          <w:highlight w:val="green"/>
        </w:rPr>
        <w:t xml:space="preserve">sowohl Texte als auch Bilder als Eingaben und </w:t>
      </w:r>
      <w:r w:rsidRPr="007F13B6">
        <w:rPr>
          <w:highlight w:val="green"/>
        </w:rPr>
        <w:t>p</w:t>
      </w:r>
      <w:r w:rsidR="00A14A57" w:rsidRPr="007F13B6">
        <w:rPr>
          <w:highlight w:val="green"/>
        </w:rPr>
        <w:t xml:space="preserve">roduziert </w:t>
      </w:r>
      <w:r w:rsidRPr="007F13B6">
        <w:rPr>
          <w:highlight w:val="green"/>
        </w:rPr>
        <w:t xml:space="preserve">Texte als Ausgabe. Hierbei </w:t>
      </w:r>
      <w:r w:rsidR="00D74459" w:rsidRPr="007F13B6">
        <w:rPr>
          <w:highlight w:val="green"/>
        </w:rPr>
        <w:t xml:space="preserve">unterstützt </w:t>
      </w:r>
      <w:r w:rsidR="00970FF1" w:rsidRPr="007F13B6">
        <w:rPr>
          <w:highlight w:val="green"/>
        </w:rPr>
        <w:t xml:space="preserve">es </w:t>
      </w:r>
      <w:r w:rsidR="00D74459" w:rsidRPr="007F13B6">
        <w:rPr>
          <w:highlight w:val="green"/>
        </w:rPr>
        <w:t xml:space="preserve">strukturierte Ausgaben. </w:t>
      </w:r>
      <w:r w:rsidR="007821B7" w:rsidRPr="007F13B6">
        <w:rPr>
          <w:highlight w:val="green"/>
        </w:rPr>
        <w:t xml:space="preserve">Damit kann sichergestellt werden, dass </w:t>
      </w:r>
      <w:r w:rsidR="00EB4235" w:rsidRPr="007F13B6">
        <w:rPr>
          <w:highlight w:val="green"/>
        </w:rPr>
        <w:t xml:space="preserve">die Ausgaben des </w:t>
      </w:r>
      <w:r w:rsidR="007821B7" w:rsidRPr="007F13B6">
        <w:rPr>
          <w:highlight w:val="green"/>
        </w:rPr>
        <w:t>LLM</w:t>
      </w:r>
      <w:r w:rsidR="00EB4235" w:rsidRPr="007F13B6">
        <w:rPr>
          <w:highlight w:val="green"/>
        </w:rPr>
        <w:t>s</w:t>
      </w:r>
      <w:r w:rsidR="007821B7" w:rsidRPr="007F13B6">
        <w:rPr>
          <w:highlight w:val="green"/>
        </w:rPr>
        <w:t xml:space="preserve"> </w:t>
      </w:r>
      <w:r w:rsidR="00425B9F" w:rsidRPr="007F13B6">
        <w:rPr>
          <w:highlight w:val="green"/>
        </w:rPr>
        <w:t>dem übergebenen JSON-Schema entsprechen</w:t>
      </w:r>
      <w:r w:rsidR="006427D6" w:rsidRPr="007F13B6">
        <w:rPr>
          <w:highlight w:val="green"/>
        </w:rPr>
        <w:t xml:space="preserve"> un</w:t>
      </w:r>
      <w:r w:rsidR="007E76C5" w:rsidRPr="007F13B6">
        <w:rPr>
          <w:highlight w:val="green"/>
        </w:rPr>
        <w:t>d sich auf die wesentlichen Informationen beschränk</w:t>
      </w:r>
      <w:r w:rsidR="00BB286E" w:rsidRPr="007F13B6">
        <w:rPr>
          <w:highlight w:val="green"/>
        </w:rPr>
        <w:t>en</w:t>
      </w:r>
      <w:r w:rsidR="00EB4235">
        <w:t xml:space="preserve"> </w:t>
      </w:r>
      <w:r w:rsidR="00EB4235" w:rsidRPr="0005417F">
        <w:rPr>
          <w:highlight w:val="magenta"/>
        </w:rPr>
        <w:fldChar w:fldCharType="begin"/>
      </w:r>
      <w:r w:rsidR="00EB4235" w:rsidRPr="0005417F">
        <w:rPr>
          <w:highlight w:val="magenta"/>
        </w:rPr>
        <w:instrText xml:space="preserve"> ADDIN ZOTERO_ITEM CSL_CITATION {"citationID":"QV3f1z9O","properties":{"formattedCitation":"(OpenAI, 2024f)","plainCitation":"(OpenAI, 2024f)","noteIndex":0},"citationItems":[{"id":1990,"uris":["http://zotero.org/users/14644665/items/393VH6P6"],"itemData":{"id":1990,"type":"webpage","abstract":"Explore developer resources, tutorials, API docs, and dynamic examples to get the most out of OpenAI's platform.","container-title":"Docs","language":"en","title":"Structured Outputs","URL":"https://platform.openai.com/docs/guides/structured-outputs","author":[{"family":"OpenAI","given":""}],"accessed":{"date-parts":[["2024",12,24]]},"issued":{"date-parts":[["2024"]]}}}],"schema":"https://github.com/citation-style-language/schema/raw/master/csl-citation.json"} </w:instrText>
      </w:r>
      <w:r w:rsidR="00EB4235" w:rsidRPr="0005417F">
        <w:rPr>
          <w:highlight w:val="magenta"/>
        </w:rPr>
        <w:fldChar w:fldCharType="separate"/>
      </w:r>
      <w:r w:rsidR="00EB4235" w:rsidRPr="0005417F">
        <w:rPr>
          <w:rFonts w:cs="Arial"/>
          <w:highlight w:val="magenta"/>
        </w:rPr>
        <w:t>(OpenAI, 2024f)</w:t>
      </w:r>
      <w:r w:rsidR="00EB4235" w:rsidRPr="0005417F">
        <w:rPr>
          <w:highlight w:val="magenta"/>
        </w:rPr>
        <w:fldChar w:fldCharType="end"/>
      </w:r>
      <w:r w:rsidR="00E777A1" w:rsidRPr="0005417F">
        <w:rPr>
          <w:highlight w:val="magenta"/>
        </w:rPr>
        <w:t>.</w:t>
      </w:r>
      <w:r w:rsidR="00E777A1">
        <w:t xml:space="preserve"> </w:t>
      </w:r>
      <w:r w:rsidR="008619BD" w:rsidRPr="007F13B6">
        <w:rPr>
          <w:highlight w:val="green"/>
        </w:rPr>
        <w:t xml:space="preserve">Die Ausgabe </w:t>
      </w:r>
      <w:r w:rsidR="00481850" w:rsidRPr="007F13B6">
        <w:rPr>
          <w:highlight w:val="green"/>
        </w:rPr>
        <w:t xml:space="preserve">des LLMs in Form </w:t>
      </w:r>
      <w:r w:rsidR="008619BD" w:rsidRPr="007F13B6">
        <w:rPr>
          <w:highlight w:val="green"/>
        </w:rPr>
        <w:t xml:space="preserve">von Text als unstrukturierte Daten würde </w:t>
      </w:r>
      <w:r w:rsidR="003423EC" w:rsidRPr="007F13B6">
        <w:rPr>
          <w:highlight w:val="green"/>
        </w:rPr>
        <w:t xml:space="preserve">aus meiner Sicht die Weiterverarbeitung erschweren, weshalb die </w:t>
      </w:r>
      <w:r w:rsidR="001F7DFC" w:rsidRPr="007F13B6">
        <w:rPr>
          <w:highlight w:val="green"/>
        </w:rPr>
        <w:t xml:space="preserve">Auferlegung eines JSON-Schemas </w:t>
      </w:r>
      <w:r w:rsidR="00366C38" w:rsidRPr="007F13B6">
        <w:rPr>
          <w:highlight w:val="green"/>
        </w:rPr>
        <w:t>für eine semi-strukturierte</w:t>
      </w:r>
      <w:r w:rsidR="0031102C" w:rsidRPr="007F13B6">
        <w:rPr>
          <w:highlight w:val="green"/>
        </w:rPr>
        <w:t xml:space="preserve"> Ausgabe</w:t>
      </w:r>
      <w:r w:rsidR="00E934D8" w:rsidRPr="007F13B6">
        <w:rPr>
          <w:highlight w:val="green"/>
        </w:rPr>
        <w:t xml:space="preserve"> </w:t>
      </w:r>
      <w:r w:rsidR="00BB2CB2" w:rsidRPr="007F13B6">
        <w:rPr>
          <w:highlight w:val="green"/>
        </w:rPr>
        <w:t xml:space="preserve">als </w:t>
      </w:r>
      <w:r w:rsidR="00AA6B1B" w:rsidRPr="007F13B6">
        <w:rPr>
          <w:highlight w:val="green"/>
        </w:rPr>
        <w:t>wesentliche</w:t>
      </w:r>
      <w:r w:rsidR="00BB2CB2" w:rsidRPr="007F13B6">
        <w:rPr>
          <w:highlight w:val="green"/>
        </w:rPr>
        <w:t>r</w:t>
      </w:r>
      <w:r w:rsidR="00AA6B1B" w:rsidRPr="007F13B6">
        <w:rPr>
          <w:highlight w:val="green"/>
        </w:rPr>
        <w:t xml:space="preserve"> </w:t>
      </w:r>
      <w:r w:rsidR="001F7DFC" w:rsidRPr="007F13B6">
        <w:rPr>
          <w:highlight w:val="green"/>
        </w:rPr>
        <w:t xml:space="preserve">Vorteil </w:t>
      </w:r>
      <w:r w:rsidR="00BB2CB2" w:rsidRPr="007F13B6">
        <w:rPr>
          <w:highlight w:val="green"/>
        </w:rPr>
        <w:t>angesehen wird</w:t>
      </w:r>
      <w:r w:rsidR="001F7DFC" w:rsidRPr="007F13B6">
        <w:rPr>
          <w:highlight w:val="green"/>
        </w:rPr>
        <w:t>.</w:t>
      </w:r>
      <w:r w:rsidR="00542DB7" w:rsidRPr="007F13B6">
        <w:rPr>
          <w:highlight w:val="green"/>
        </w:rPr>
        <w:t xml:space="preserve"> Für den </w:t>
      </w:r>
      <w:r w:rsidR="00CF49FF" w:rsidRPr="007F13B6">
        <w:rPr>
          <w:highlight w:val="green"/>
        </w:rPr>
        <w:t xml:space="preserve">vorliegenden </w:t>
      </w:r>
      <w:r w:rsidR="00542DB7" w:rsidRPr="007F13B6">
        <w:rPr>
          <w:highlight w:val="green"/>
        </w:rPr>
        <w:t xml:space="preserve">Anwendungsfall </w:t>
      </w:r>
      <w:r w:rsidR="00CF49FF" w:rsidRPr="007F13B6">
        <w:rPr>
          <w:highlight w:val="green"/>
        </w:rPr>
        <w:t xml:space="preserve">wurde solch ein </w:t>
      </w:r>
      <w:commentRangeStart w:id="634"/>
      <w:r w:rsidR="00CF49FF" w:rsidRPr="007F13B6">
        <w:rPr>
          <w:highlight w:val="green"/>
        </w:rPr>
        <w:t>JSON-Schema</w:t>
      </w:r>
      <w:r w:rsidR="002C0744" w:rsidRPr="007F13B6">
        <w:rPr>
          <w:highlight w:val="green"/>
        </w:rPr>
        <w:t xml:space="preserve"> </w:t>
      </w:r>
      <w:commentRangeEnd w:id="634"/>
      <w:r w:rsidR="00422FB9" w:rsidRPr="007F13B6">
        <w:rPr>
          <w:rStyle w:val="Kommentarzeichen"/>
          <w:highlight w:val="green"/>
        </w:rPr>
        <w:commentReference w:id="634"/>
      </w:r>
      <w:r w:rsidR="002C0744" w:rsidRPr="007F13B6">
        <w:rPr>
          <w:highlight w:val="green"/>
        </w:rPr>
        <w:t xml:space="preserve">eigenständig erstellt </w:t>
      </w:r>
      <w:r w:rsidR="001364EC" w:rsidRPr="007F13B6">
        <w:rPr>
          <w:highlight w:val="green"/>
        </w:rPr>
        <w:t>und bei den Anfragen an das LLM mit übergeben</w:t>
      </w:r>
      <w:r w:rsidR="001364EC">
        <w:t>.</w:t>
      </w:r>
    </w:p>
    <w:p w14:paraId="0CA62253" w14:textId="60837466" w:rsidR="002E6767" w:rsidRPr="005A47FA" w:rsidRDefault="005A47FA" w:rsidP="00DB2053">
      <w:pPr>
        <w:autoSpaceDE w:val="0"/>
        <w:autoSpaceDN w:val="0"/>
        <w:adjustRightInd w:val="0"/>
        <w:spacing w:after="0"/>
        <w:jc w:val="both"/>
        <w:rPr>
          <w:b/>
        </w:rPr>
      </w:pPr>
      <w:r w:rsidRPr="005A47FA">
        <w:rPr>
          <w:b/>
        </w:rPr>
        <w:t>Batch API</w:t>
      </w:r>
    </w:p>
    <w:p w14:paraId="1A7A010A" w14:textId="42F74F23" w:rsidR="00537D17" w:rsidRDefault="002E6767" w:rsidP="00DB2053">
      <w:pPr>
        <w:autoSpaceDE w:val="0"/>
        <w:autoSpaceDN w:val="0"/>
        <w:adjustRightInd w:val="0"/>
        <w:spacing w:after="0"/>
        <w:jc w:val="both"/>
      </w:pPr>
      <w:ins w:id="635" w:author="Ben Fels" w:date="2024-12-22T12:34:00Z" w16du:dateUtc="2024-12-22T11:34:00Z">
        <w:r>
          <w:t xml:space="preserve">Das Modell wird über die OpenAI </w:t>
        </w:r>
      </w:ins>
      <w:r>
        <w:t xml:space="preserve">Batch </w:t>
      </w:r>
      <w:ins w:id="636" w:author="Ben Fels" w:date="2024-12-22T12:34:00Z" w16du:dateUtc="2024-12-22T11:34:00Z">
        <w:r>
          <w:t>API verwendet.</w:t>
        </w:r>
      </w:ins>
      <w:r>
        <w:t xml:space="preserve"> Dabei werden die Anfragen gesammelt übergeben und von OpenAI innerhalb von 24 Stunden bearbeitet </w:t>
      </w:r>
      <w:r w:rsidRPr="002829B7">
        <w:rPr>
          <w:highlight w:val="magenta"/>
        </w:rPr>
        <w:fldChar w:fldCharType="begin"/>
      </w:r>
      <w:r>
        <w:rPr>
          <w:highlight w:val="magenta"/>
        </w:rPr>
        <w:instrText xml:space="preserve"> ADDIN ZOTERO_ITEM CSL_CITATION {"citationID":"ZBxi6Ka0","properties":{"formattedCitation":"(OpenAI, 2025b)","plainCitation":"(OpenAI, 2025b)","noteIndex":0},"citationItems":[{"id":2209,"uris":["http://zotero.org/users/14644665/items/3DLR9ZIC"],"itemData":{"id":2209,"type":"webpage","abstract":"Explore developer resources, tutorials, API docs, and dynamic examples to get the most out of OpenAI's platform.","container-title":"OpenAI Platform","language":"en","title":"Batch API","URL":"https://platform.openai.com/docs/guides/batch/batch-api","author":[{"family":"OpenAI","given":""}],"accessed":{"date-parts":[["2025",1,17]]},"issued":{"date-parts":[["2025"]]}}}],"schema":"https://github.com/citation-style-language/schema/raw/master/csl-citation.json"} </w:instrText>
      </w:r>
      <w:r w:rsidRPr="002829B7">
        <w:rPr>
          <w:highlight w:val="magenta"/>
        </w:rPr>
        <w:fldChar w:fldCharType="separate"/>
      </w:r>
      <w:r w:rsidRPr="002829B7">
        <w:rPr>
          <w:rFonts w:cs="Arial"/>
          <w:highlight w:val="magenta"/>
        </w:rPr>
        <w:t>(OpenAI, 2025b)</w:t>
      </w:r>
      <w:r w:rsidRPr="002829B7">
        <w:rPr>
          <w:highlight w:val="magenta"/>
        </w:rPr>
        <w:fldChar w:fldCharType="end"/>
      </w:r>
      <w:r>
        <w:t xml:space="preserve">. Die Ausgaben des Modells inkl. dazugehöriger Metadaten können anschließend heruntergeladen werden. Aufgrund des Bearbeitungszeitraums von 24 Stunden gewährt OpenAI auf die Kosten einen Preisnachlass von 50% </w:t>
      </w:r>
      <w:r w:rsidRPr="002829B7">
        <w:rPr>
          <w:highlight w:val="magenta"/>
        </w:rPr>
        <w:fldChar w:fldCharType="begin"/>
      </w:r>
      <w:r>
        <w:rPr>
          <w:highlight w:val="magenta"/>
        </w:rPr>
        <w:instrText xml:space="preserve"> ADDIN ZOTERO_ITEM CSL_CITATION {"citationID":"2qZ9l9EH","properties":{"formattedCitation":"(OpenAI, 2025b)","plainCitation":"(OpenAI, 2025b)","noteIndex":0},"citationItems":[{"id":2209,"uris":["http://zotero.org/users/14644665/items/3DLR9ZIC"],"itemData":{"id":2209,"type":"webpage","abstract":"Explore developer resources, tutorials, API docs, and dynamic examples to get the most out of OpenAI's platform.","container-title":"OpenAI Platform","language":"en","title":"Batch API","URL":"https://platform.openai.com/docs/guides/batch/batch-api","author":[{"family":"OpenAI","given":""}],"accessed":{"date-parts":[["2025",1,17]]},"issued":{"date-parts":[["2025"]]}}}],"schema":"https://github.com/citation-style-language/schema/raw/master/csl-citation.json"} </w:instrText>
      </w:r>
      <w:r w:rsidRPr="002829B7">
        <w:rPr>
          <w:highlight w:val="magenta"/>
        </w:rPr>
        <w:fldChar w:fldCharType="separate"/>
      </w:r>
      <w:r w:rsidRPr="002829B7">
        <w:rPr>
          <w:rFonts w:cs="Arial"/>
          <w:highlight w:val="magenta"/>
        </w:rPr>
        <w:t>(OpenAI, 2025b)</w:t>
      </w:r>
      <w:r w:rsidRPr="002829B7">
        <w:rPr>
          <w:highlight w:val="magenta"/>
        </w:rPr>
        <w:fldChar w:fldCharType="end"/>
      </w:r>
      <w:r>
        <w:t xml:space="preserve">. </w:t>
      </w:r>
    </w:p>
    <w:p w14:paraId="2189E498" w14:textId="77777777" w:rsidR="00063B35" w:rsidRDefault="00063B35" w:rsidP="00DB2053">
      <w:pPr>
        <w:autoSpaceDE w:val="0"/>
        <w:autoSpaceDN w:val="0"/>
        <w:adjustRightInd w:val="0"/>
        <w:spacing w:after="0"/>
        <w:jc w:val="both"/>
      </w:pPr>
    </w:p>
    <w:p w14:paraId="6F5170DE" w14:textId="580581E3" w:rsidR="00063B35" w:rsidRPr="0067136C" w:rsidRDefault="00063B35">
      <w:pPr>
        <w:pStyle w:val="berschrift3"/>
        <w:rPr>
          <w:ins w:id="637" w:author="Ben Fels" w:date="2024-12-21T09:11:00Z" w16du:dateUtc="2024-12-21T08:11:00Z"/>
          <w:lang w:val="en-US"/>
        </w:rPr>
        <w:pPrChange w:id="638" w:author="Ben Fels" w:date="2024-12-21T11:55:00Z" w16du:dateUtc="2024-12-21T10:55:00Z">
          <w:pPr>
            <w:jc w:val="both"/>
          </w:pPr>
        </w:pPrChange>
      </w:pPr>
      <w:bookmarkStart w:id="639" w:name="_Toc187929382"/>
      <w:proofErr w:type="spellStart"/>
      <w:ins w:id="640" w:author="Ben Fels" w:date="2024-12-21T09:10:00Z" w16du:dateUtc="2024-12-21T08:10:00Z">
        <w:r w:rsidRPr="0067136C">
          <w:rPr>
            <w:lang w:val="en-US"/>
          </w:rPr>
          <w:t>Daten</w:t>
        </w:r>
      </w:ins>
      <w:bookmarkEnd w:id="639"/>
      <w:r>
        <w:rPr>
          <w:lang w:val="en-US"/>
        </w:rPr>
        <w:t>lage</w:t>
      </w:r>
      <w:proofErr w:type="spellEnd"/>
      <w:r>
        <w:rPr>
          <w:lang w:val="en-US"/>
        </w:rPr>
        <w:t xml:space="preserve"> und -</w:t>
      </w:r>
      <w:proofErr w:type="spellStart"/>
      <w:r>
        <w:rPr>
          <w:lang w:val="en-US"/>
        </w:rPr>
        <w:t>qualität</w:t>
      </w:r>
      <w:proofErr w:type="spellEnd"/>
    </w:p>
    <w:p w14:paraId="6B4B73D7" w14:textId="5259D8EC" w:rsidR="00063B35" w:rsidRDefault="00063B35" w:rsidP="00063B35">
      <w:pPr>
        <w:jc w:val="both"/>
      </w:pPr>
      <w:r>
        <w:t xml:space="preserve">Der Mangel an </w:t>
      </w:r>
      <w:ins w:id="641" w:author="Ben Fels" w:date="2024-12-21T09:22:00Z" w16du:dateUtc="2024-12-21T08:22:00Z">
        <w:r w:rsidRPr="00217233">
          <w:t>große</w:t>
        </w:r>
      </w:ins>
      <w:r>
        <w:t xml:space="preserve">n </w:t>
      </w:r>
      <w:ins w:id="642" w:author="Ben Fels" w:date="2024-12-21T09:22:00Z" w16du:dateUtc="2024-12-21T08:22:00Z">
        <w:r w:rsidRPr="00217233">
          <w:t xml:space="preserve">Mengen entsprechend annotierter Trainingsdaten </w:t>
        </w:r>
      </w:ins>
      <w:r w:rsidRPr="00217233">
        <w:t xml:space="preserve">stellt </w:t>
      </w:r>
      <w:r>
        <w:t xml:space="preserve">nach </w:t>
      </w:r>
      <w:ins w:id="643" w:author="Ben Fels" w:date="2024-12-21T09:22:00Z" w16du:dateUtc="2024-12-21T08:22:00Z">
        <w:r w:rsidRPr="004C02FA">
          <w:rPr>
            <w:rFonts w:cs="Arial"/>
            <w:highlight w:val="magenta"/>
          </w:rPr>
          <w:t>Lawrence &amp; Reed</w:t>
        </w:r>
      </w:ins>
      <w:r w:rsidRPr="00217233">
        <w:t xml:space="preserve"> </w:t>
      </w:r>
      <w:ins w:id="644" w:author="Ben Fels" w:date="2024-12-21T09:22:00Z" w16du:dateUtc="2024-12-21T08:22:00Z">
        <w:r w:rsidRPr="004C02FA">
          <w:rPr>
            <w:i/>
            <w:highlight w:val="magenta"/>
          </w:rPr>
          <w:fldChar w:fldCharType="begin"/>
        </w:r>
      </w:ins>
      <w:r>
        <w:rPr>
          <w:i/>
          <w:highlight w:val="magenta"/>
        </w:rPr>
        <w:instrText xml:space="preserve"> ADDIN ZOTERO_ITEM CSL_CITATION {"citationID":"jKmog104","properties":{"formattedCitation":"(2020, S. 798)","plainCitation":"(2020,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uppress-author":true}],"schema":"https://github.com/citation-style-language/schema/raw/master/csl-citation.json"} </w:instrText>
      </w:r>
      <w:ins w:id="645" w:author="Ben Fels" w:date="2024-12-21T09:22:00Z" w16du:dateUtc="2024-12-21T08:22:00Z">
        <w:r w:rsidRPr="004C02FA">
          <w:rPr>
            <w:i/>
            <w:highlight w:val="magenta"/>
          </w:rPr>
          <w:fldChar w:fldCharType="separate"/>
        </w:r>
      </w:ins>
      <w:r w:rsidRPr="00165108">
        <w:rPr>
          <w:rFonts w:cs="Arial"/>
          <w:highlight w:val="magenta"/>
        </w:rPr>
        <w:t>(2020, S. 798)</w:t>
      </w:r>
      <w:ins w:id="646" w:author="Ben Fels" w:date="2024-12-21T09:22:00Z" w16du:dateUtc="2024-12-21T08:22:00Z">
        <w:r w:rsidRPr="004C02FA">
          <w:rPr>
            <w:i/>
            <w:highlight w:val="magenta"/>
          </w:rPr>
          <w:fldChar w:fldCharType="end"/>
        </w:r>
      </w:ins>
      <w:r>
        <w:rPr>
          <w:i/>
        </w:rPr>
        <w:t xml:space="preserve"> </w:t>
      </w:r>
      <w:ins w:id="647" w:author="Ben Fels" w:date="2024-12-21T09:22:00Z" w16du:dateUtc="2024-12-21T08:22:00Z">
        <w:r w:rsidRPr="00217233">
          <w:t xml:space="preserve">eine große Herausforderung </w:t>
        </w:r>
      </w:ins>
      <w:r w:rsidRPr="00217233">
        <w:t>für das Argument Mining dar</w:t>
      </w:r>
      <w:r>
        <w:rPr>
          <w:i/>
        </w:rPr>
        <w:t>.</w:t>
      </w:r>
      <w:ins w:id="648" w:author="Ben Fels" w:date="2024-12-21T09:22:00Z" w16du:dateUtc="2024-12-21T08:22:00Z">
        <w:r w:rsidRPr="00F750C2">
          <w:t xml:space="preserve"> </w:t>
        </w:r>
      </w:ins>
      <w:r>
        <w:t>Sie führen jedoch an, dass u</w:t>
      </w:r>
      <w:ins w:id="649" w:author="Ben Fels" w:date="2024-12-21T09:23:00Z" w16du:dateUtc="2024-12-21T08:23:00Z">
        <w:r>
          <w:t xml:space="preserve">m </w:t>
        </w:r>
      </w:ins>
      <w:r>
        <w:t xml:space="preserve">diesem </w:t>
      </w:r>
      <w:ins w:id="650" w:author="Ben Fels" w:date="2024-12-21T09:23:00Z" w16du:dateUtc="2024-12-21T08:23:00Z">
        <w:r>
          <w:t xml:space="preserve">Mangel entgegenzuwirken, </w:t>
        </w:r>
      </w:ins>
      <w:r>
        <w:t xml:space="preserve">sich einige Untersuchungen </w:t>
      </w:r>
      <w:ins w:id="651" w:author="Ben Fels" w:date="2024-12-21T09:23:00Z" w16du:dateUtc="2024-12-21T08:23:00Z">
        <w:r>
          <w:t>mit der Erstellung von Annotations-Richtlinien beschäftigen</w:t>
        </w:r>
      </w:ins>
      <w:r>
        <w:t>, mit dem Hinweis, dass d</w:t>
      </w:r>
      <w:ins w:id="652" w:author="Ben Fels" w:date="2024-12-21T09:23:00Z" w16du:dateUtc="2024-12-21T08:23:00Z">
        <w:r>
          <w:t>i</w:t>
        </w:r>
      </w:ins>
      <w:r>
        <w:t>e</w:t>
      </w:r>
      <w:ins w:id="653" w:author="Ben Fels" w:date="2024-12-21T09:23:00Z" w16du:dateUtc="2024-12-21T08:23:00Z">
        <w:r>
          <w:t xml:space="preserve"> Verwendung </w:t>
        </w:r>
      </w:ins>
      <w:r>
        <w:t>von</w:t>
      </w:r>
      <w:ins w:id="654" w:author="Ben Fels" w:date="2024-12-21T09:23:00Z" w16du:dateUtc="2024-12-21T08:23:00Z">
        <w:r>
          <w:t xml:space="preserve"> spezifischen Annotations-Richtlinien bedeutet, dass sich </w:t>
        </w:r>
      </w:ins>
      <w:r>
        <w:t xml:space="preserve">diese </w:t>
      </w:r>
      <w:ins w:id="655" w:author="Ben Fels" w:date="2024-12-21T09:23:00Z" w16du:dateUtc="2024-12-21T08:23:00Z">
        <w:r>
          <w:t xml:space="preserve">auf den jeweiligen Bereich </w:t>
        </w:r>
      </w:ins>
      <w:r>
        <w:t xml:space="preserve">beschränken, </w:t>
      </w:r>
      <w:ins w:id="656" w:author="Ben Fels" w:date="2024-12-21T09:23:00Z" w16du:dateUtc="2024-12-21T08:23:00Z">
        <w:r>
          <w:t>i</w:t>
        </w:r>
      </w:ins>
      <w:r>
        <w:t>n d</w:t>
      </w:r>
      <w:ins w:id="657" w:author="Ben Fels" w:date="2024-12-21T09:23:00Z" w16du:dateUtc="2024-12-21T08:23:00Z">
        <w:r>
          <w:t xml:space="preserve">em sie entwickelt wurden </w:t>
        </w:r>
        <w:r w:rsidRPr="00474C2C">
          <w:rPr>
            <w:highlight w:val="magenta"/>
          </w:rPr>
          <w:fldChar w:fldCharType="begin"/>
        </w:r>
        <w:r>
          <w:rPr>
            <w:highlight w:val="magenta"/>
          </w:rPr>
          <w: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Pr="00474C2C">
          <w:rPr>
            <w:highlight w:val="magenta"/>
          </w:rPr>
          <w:fldChar w:fldCharType="separate"/>
        </w:r>
        <w:r w:rsidRPr="00474C2C">
          <w:rPr>
            <w:rFonts w:cs="Arial"/>
            <w:highlight w:val="magenta"/>
          </w:rPr>
          <w:t>(Lawrence &amp; Reed, 2020, S. 806)</w:t>
        </w:r>
        <w:r w:rsidRPr="00474C2C">
          <w:rPr>
            <w:highlight w:val="magenta"/>
          </w:rPr>
          <w:fldChar w:fldCharType="end"/>
        </w:r>
        <w:r>
          <w:t xml:space="preserve">. </w:t>
        </w:r>
      </w:ins>
      <w:r>
        <w:t>Zudem kann es t</w:t>
      </w:r>
      <w:ins w:id="658" w:author="Ben Fels" w:date="2024-12-21T12:56:00Z" w16du:dateUtc="2024-12-21T11:56:00Z">
        <w:r>
          <w:t xml:space="preserve">rotz dieser </w:t>
        </w:r>
        <w:r>
          <w:lastRenderedPageBreak/>
          <w:t xml:space="preserve">Richtlinien zu Abweichungen aufgrund </w:t>
        </w:r>
      </w:ins>
      <w:r>
        <w:t>subjektiver Einschätzungen</w:t>
      </w:r>
      <w:ins w:id="659" w:author="Ben Fels" w:date="2024-12-21T12:56:00Z" w16du:dateUtc="2024-12-21T11:56:00Z">
        <w:r>
          <w:t xml:space="preserve"> kommen</w:t>
        </w:r>
      </w:ins>
      <w:r>
        <w:t xml:space="preserve"> </w:t>
      </w:r>
      <w:ins w:id="660" w:author="Ben Fels" w:date="2024-12-21T12:01:00Z" w16du:dateUtc="2024-12-21T11:01:00Z">
        <w:r w:rsidRPr="00EB396C">
          <w:rPr>
            <w:highlight w:val="magenta"/>
          </w:rPr>
          <w:fldChar w:fldCharType="begin"/>
        </w:r>
        <w:r>
          <w:rPr>
            <w:highlight w:val="magenta"/>
          </w:rPr>
          <w: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instrText>
        </w:r>
        <w:r w:rsidRPr="00EB396C">
          <w:rPr>
            <w:highlight w:val="magenta"/>
          </w:rPr>
          <w:fldChar w:fldCharType="separate"/>
        </w:r>
        <w:r w:rsidRPr="00EB396C">
          <w:rPr>
            <w:rFonts w:cs="Arial"/>
            <w:highlight w:val="magenta"/>
          </w:rPr>
          <w:t>(Peldszus &amp; Stede, 2013, S. 27)</w:t>
        </w:r>
        <w:r w:rsidRPr="00EB396C">
          <w:rPr>
            <w:highlight w:val="magenta"/>
          </w:rPr>
          <w:fldChar w:fldCharType="end"/>
        </w:r>
      </w:ins>
      <w:r>
        <w:t xml:space="preserve">. Die </w:t>
      </w:r>
      <w:commentRangeStart w:id="661"/>
      <w:r>
        <w:t xml:space="preserve">Übereinstimmung zwischen den </w:t>
      </w:r>
      <w:proofErr w:type="spellStart"/>
      <w:r>
        <w:t>Annotatoren</w:t>
      </w:r>
      <w:proofErr w:type="spellEnd"/>
      <w:r>
        <w:t xml:space="preserve"> kann als </w:t>
      </w:r>
      <w:proofErr w:type="spellStart"/>
      <w:r>
        <w:t>Gütemaß</w:t>
      </w:r>
      <w:proofErr w:type="spellEnd"/>
      <w:r>
        <w:t xml:space="preserve"> für die Zuverlässi</w:t>
      </w:r>
      <w:commentRangeEnd w:id="661"/>
      <w:r>
        <w:rPr>
          <w:rStyle w:val="Kommentarzeichen"/>
        </w:rPr>
        <w:commentReference w:id="661"/>
      </w:r>
      <w:r>
        <w:t xml:space="preserve">gkeit der Annotation herangezogen werden </w:t>
      </w:r>
      <w:ins w:id="662" w:author="Ben Fels" w:date="2024-12-21T09:11:00Z" w16du:dateUtc="2024-12-21T08:11:00Z">
        <w:r w:rsidRPr="00104FE4">
          <w:rPr>
            <w:i/>
            <w:highlight w:val="magenta"/>
          </w:rPr>
          <w:fldChar w:fldCharType="begin"/>
        </w:r>
        <w:r>
          <w:rPr>
            <w:i/>
            <w:highlight w:val="magenta"/>
          </w:rPr>
          <w: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instrText>
        </w:r>
        <w:r w:rsidRPr="007D70E3">
          <w:rPr>
            <w:i/>
            <w:highlight w:val="magenta"/>
            <w:lang w:val="en-US"/>
          </w:rPr>
          <w: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w:instrText>
        </w:r>
        <w:r w:rsidRPr="00B8431D">
          <w:rPr>
            <w:i/>
            <w:highlight w:val="magenta"/>
            <w:lang w:val="en-US"/>
          </w:rPr>
          <w:instrText xml:space="preserv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r w:rsidRPr="00104FE4">
          <w:rPr>
            <w:i/>
            <w:highlight w:val="magenta"/>
          </w:rPr>
          <w:fldChar w:fldCharType="separate"/>
        </w:r>
        <w:r w:rsidRPr="00B8431D">
          <w:rPr>
            <w:rFonts w:cs="Arial"/>
            <w:highlight w:val="magenta"/>
            <w:lang w:val="en-US"/>
          </w:rPr>
          <w:t>(Cabrio &amp; Villata, 2018, S. 5428)</w:t>
        </w:r>
        <w:r w:rsidRPr="00104FE4">
          <w:rPr>
            <w:i/>
            <w:highlight w:val="magenta"/>
          </w:rPr>
          <w:fldChar w:fldCharType="end"/>
        </w:r>
      </w:ins>
      <w:r>
        <w:rPr>
          <w:i/>
          <w:lang w:val="en-US"/>
        </w:rPr>
        <w:t xml:space="preserve">. </w:t>
      </w:r>
      <w:ins w:id="663" w:author="Ben Fels" w:date="2024-12-21T09:11:00Z" w16du:dateUtc="2024-12-21T08:11:00Z">
        <w:r w:rsidRPr="0063569E">
          <w:rPr>
            <w:rFonts w:cs="Arial"/>
            <w:highlight w:val="magenta"/>
            <w:lang w:val="en-US"/>
          </w:rPr>
          <w:t>Cabrio &amp; Villata</w:t>
        </w:r>
      </w:ins>
      <w:r w:rsidRPr="0063569E">
        <w:rPr>
          <w:highlight w:val="magenta"/>
          <w:lang w:val="en-US"/>
        </w:rPr>
        <w:t xml:space="preserve"> </w:t>
      </w:r>
      <w:ins w:id="664" w:author="Ben Fels" w:date="2024-12-21T09:11:00Z" w16du:dateUtc="2024-12-21T08:11:00Z">
        <w:r w:rsidRPr="00BF1970">
          <w:rPr>
            <w:highlight w:val="magenta"/>
          </w:rPr>
          <w:fldChar w:fldCharType="begin"/>
        </w:r>
      </w:ins>
      <w:r w:rsidRPr="0063569E">
        <w:rPr>
          <w:highlight w:val="magenta"/>
          <w:lang w:val="en-US"/>
        </w:rPr>
        <w:instrText xml:space="preserve"> ADDIN ZOTERO_ITEM CSL_CITATION {"citationID":"GwoSweb3","properties":{"formattedCitation":"(2018, S. 5432)","plainCitation":"(2018,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uppress-author":true}],"schema":"https://github.com/citation-style-language/schema/raw/master/csl-citation.json"} </w:instrText>
      </w:r>
      <w:ins w:id="665" w:author="Ben Fels" w:date="2024-12-21T09:11:00Z" w16du:dateUtc="2024-12-21T08:11:00Z">
        <w:r w:rsidRPr="00BF1970">
          <w:rPr>
            <w:highlight w:val="magenta"/>
          </w:rPr>
          <w:fldChar w:fldCharType="separate"/>
        </w:r>
      </w:ins>
      <w:r w:rsidRPr="0063569E">
        <w:rPr>
          <w:rFonts w:cs="Arial"/>
          <w:highlight w:val="magenta"/>
          <w:lang w:val="en-US"/>
        </w:rPr>
        <w:t>(2018, S. 5432)</w:t>
      </w:r>
      <w:ins w:id="666" w:author="Ben Fels" w:date="2024-12-21T09:11:00Z" w16du:dateUtc="2024-12-21T08:11:00Z">
        <w:r w:rsidRPr="00BF1970">
          <w:rPr>
            <w:highlight w:val="magenta"/>
          </w:rPr>
          <w:fldChar w:fldCharType="end"/>
        </w:r>
      </w:ins>
      <w:r w:rsidRPr="0063569E">
        <w:rPr>
          <w:lang w:val="en-US"/>
        </w:rPr>
        <w:t xml:space="preserve"> </w:t>
      </w:r>
      <w:proofErr w:type="spellStart"/>
      <w:r w:rsidRPr="0063569E">
        <w:rPr>
          <w:lang w:val="en-US"/>
        </w:rPr>
        <w:t>bieten</w:t>
      </w:r>
      <w:proofErr w:type="spellEnd"/>
      <w:r w:rsidRPr="0063569E">
        <w:rPr>
          <w:lang w:val="en-US"/>
        </w:rPr>
        <w:t xml:space="preserve"> in </w:t>
      </w:r>
      <w:proofErr w:type="spellStart"/>
      <w:r w:rsidRPr="0063569E">
        <w:rPr>
          <w:lang w:val="en-US"/>
        </w:rPr>
        <w:t>Ihrer</w:t>
      </w:r>
      <w:proofErr w:type="spellEnd"/>
      <w:r w:rsidRPr="0063569E">
        <w:rPr>
          <w:lang w:val="en-US"/>
        </w:rPr>
        <w:t xml:space="preserve"> Arbeit </w:t>
      </w:r>
      <w:proofErr w:type="spellStart"/>
      <w:r w:rsidRPr="0063569E">
        <w:rPr>
          <w:lang w:val="en-US"/>
        </w:rPr>
        <w:t>einen</w:t>
      </w:r>
      <w:proofErr w:type="spellEnd"/>
      <w:r w:rsidRPr="0063569E">
        <w:rPr>
          <w:lang w:val="en-US"/>
        </w:rPr>
        <w:t xml:space="preserve"> </w:t>
      </w:r>
      <w:proofErr w:type="spellStart"/>
      <w:ins w:id="667" w:author="Ben Fels" w:date="2024-12-21T09:11:00Z" w16du:dateUtc="2024-12-21T08:11:00Z">
        <w:r w:rsidRPr="0063569E">
          <w:rPr>
            <w:lang w:val="en-US"/>
          </w:rPr>
          <w:t>Vergleich</w:t>
        </w:r>
        <w:proofErr w:type="spellEnd"/>
        <w:r w:rsidRPr="0063569E">
          <w:rPr>
            <w:lang w:val="en-US"/>
          </w:rPr>
          <w:t xml:space="preserve"> </w:t>
        </w:r>
      </w:ins>
      <w:r w:rsidRPr="0063569E">
        <w:rPr>
          <w:lang w:val="en-US"/>
        </w:rPr>
        <w:t xml:space="preserve">von </w:t>
      </w:r>
      <w:proofErr w:type="spellStart"/>
      <w:ins w:id="668" w:author="Ben Fels" w:date="2024-12-21T09:11:00Z" w16du:dateUtc="2024-12-21T08:11:00Z">
        <w:r w:rsidRPr="0063569E">
          <w:rPr>
            <w:lang w:val="en-US"/>
          </w:rPr>
          <w:t>verfügbarer</w:t>
        </w:r>
        <w:proofErr w:type="spellEnd"/>
        <w:r w:rsidRPr="0063569E">
          <w:rPr>
            <w:lang w:val="en-US"/>
          </w:rPr>
          <w:t xml:space="preserve"> </w:t>
        </w:r>
        <w:proofErr w:type="spellStart"/>
        <w:r w:rsidRPr="0063569E">
          <w:rPr>
            <w:lang w:val="en-US"/>
          </w:rPr>
          <w:t>Datensätze</w:t>
        </w:r>
      </w:ins>
      <w:r w:rsidRPr="0063569E">
        <w:rPr>
          <w:lang w:val="en-US"/>
        </w:rPr>
        <w:t>n</w:t>
      </w:r>
      <w:proofErr w:type="spellEnd"/>
      <w:r w:rsidRPr="0063569E">
        <w:rPr>
          <w:lang w:val="en-US"/>
        </w:rPr>
        <w:t xml:space="preserve"> für das Argument Mining. </w:t>
      </w:r>
      <w:r>
        <w:t>Sie weisen in diesem Zusammenhang darauf hin, dass aufgrund keiner eindeutigen Definition die Argumente in den Datensätze unterschiedlich annotiert werden und sich somit auch nicht für jede Teilaufgabe eignen.</w:t>
      </w:r>
      <w:r w:rsidR="00E74A05">
        <w:t xml:space="preserve"> </w:t>
      </w:r>
      <w:r>
        <w:t xml:space="preserve">Der Mangel an qualitativ hochwertigen annotierten Daten für das Argument Mining unterstreicht die Verwendung von </w:t>
      </w:r>
      <w:commentRangeStart w:id="669"/>
      <w:r>
        <w:t>Prompt Engineering</w:t>
      </w:r>
      <w:commentRangeEnd w:id="669"/>
      <w:r w:rsidR="000379CF">
        <w:rPr>
          <w:rStyle w:val="Kommentarzeichen"/>
        </w:rPr>
        <w:commentReference w:id="669"/>
      </w:r>
      <w:r>
        <w:t>, da hierfür nur wenige annotierte Daten benötigt werden.</w:t>
      </w:r>
    </w:p>
    <w:p w14:paraId="7D342C80" w14:textId="77777777" w:rsidR="00063B35" w:rsidRPr="00BB2D45" w:rsidRDefault="00063B35" w:rsidP="00DB2053">
      <w:pPr>
        <w:autoSpaceDE w:val="0"/>
        <w:autoSpaceDN w:val="0"/>
        <w:adjustRightInd w:val="0"/>
        <w:spacing w:after="0"/>
        <w:jc w:val="both"/>
        <w:rPr>
          <w:ins w:id="670" w:author="Ben Fels" w:date="2024-12-16T22:07:00Z" w16du:dateUtc="2024-12-16T21:07:00Z"/>
        </w:rPr>
      </w:pPr>
    </w:p>
    <w:p w14:paraId="189BB60C" w14:textId="3326A256" w:rsidR="007A763E" w:rsidRPr="002A664A" w:rsidRDefault="007A763E">
      <w:pPr>
        <w:pStyle w:val="berschrift2"/>
        <w:rPr>
          <w:ins w:id="671" w:author="Ben Fels" w:date="2024-12-16T22:07:00Z" w16du:dateUtc="2024-12-16T21:07:00Z"/>
        </w:rPr>
        <w:pPrChange w:id="672" w:author="Ben Fels" w:date="2024-12-21T09:25:00Z" w16du:dateUtc="2024-12-21T08:25:00Z">
          <w:pPr>
            <w:autoSpaceDE w:val="0"/>
            <w:autoSpaceDN w:val="0"/>
            <w:adjustRightInd w:val="0"/>
            <w:spacing w:after="0"/>
            <w:jc w:val="both"/>
          </w:pPr>
        </w:pPrChange>
      </w:pPr>
      <w:bookmarkStart w:id="673" w:name="_Toc187929386"/>
      <w:ins w:id="674" w:author="Ben Fels" w:date="2024-12-16T22:07:00Z" w16du:dateUtc="2024-12-16T21:07:00Z">
        <w:r w:rsidRPr="002A664A">
          <w:t>Datensatzbeschreibung</w:t>
        </w:r>
        <w:bookmarkEnd w:id="673"/>
      </w:ins>
    </w:p>
    <w:p w14:paraId="7E64F350" w14:textId="11BCF553" w:rsidR="00E965FE" w:rsidDel="004732D9" w:rsidRDefault="00E4634A" w:rsidP="004732D9">
      <w:pPr>
        <w:jc w:val="both"/>
        <w:rPr>
          <w:del w:id="675" w:author="Ben Fels" w:date="2024-12-21T09:29:00Z" w16du:dateUtc="2024-12-21T08:29:00Z"/>
          <w:rFonts w:cs="Arial"/>
        </w:rPr>
      </w:pPr>
      <w:ins w:id="676" w:author="Ben Fels" w:date="2024-12-21T09:21:00Z" w16du:dateUtc="2024-12-21T08:21:00Z">
        <w:r w:rsidRPr="00A64F40">
          <w:t>Es gibt verschi</w:t>
        </w:r>
        <w:r>
          <w:t>e</w:t>
        </w:r>
        <w:r w:rsidRPr="00A64F40">
          <w:t xml:space="preserve">dene Datensätze, welche sich in ihrem Schwerpunkt und den </w:t>
        </w:r>
        <w:r>
          <w:t xml:space="preserve">Annotationen unterscheiden </w:t>
        </w:r>
        <w:r w:rsidRPr="00473CBA">
          <w:rPr>
            <w:highlight w:val="magenta"/>
          </w:rPr>
          <w:fldChar w:fldCharType="begin"/>
        </w:r>
        <w:r>
          <w:rPr>
            <w:highlight w:val="magenta"/>
          </w:rPr>
          <w: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instrText>
        </w:r>
        <w:r w:rsidRPr="00473CBA">
          <w:rPr>
            <w:highlight w:val="magenta"/>
          </w:rPr>
          <w:fldChar w:fldCharType="separate"/>
        </w:r>
        <w:r w:rsidRPr="00473CBA">
          <w:rPr>
            <w:rFonts w:cs="Arial"/>
            <w:highlight w:val="magenta"/>
          </w:rPr>
          <w:t>(Lawrence &amp; Reed, 2020, S. 780–786)</w:t>
        </w:r>
        <w:r w:rsidRPr="00473CBA">
          <w:rPr>
            <w:highlight w:val="magenta"/>
          </w:rPr>
          <w:fldChar w:fldCharType="end"/>
        </w:r>
        <w:r w:rsidRPr="00473CBA">
          <w:rPr>
            <w:highlight w:val="magenta"/>
          </w:rPr>
          <w:t>.</w:t>
        </w:r>
        <w:r>
          <w:t xml:space="preserve"> </w:t>
        </w:r>
      </w:ins>
      <w:ins w:id="677" w:author="Ben Fels" w:date="2024-12-21T11:21:00Z" w16du:dateUtc="2024-12-21T10:21:00Z">
        <w:r w:rsidR="00356AB6">
          <w:t>Für die Auswahl eines geeigneten Datensatzes wurden diverse Kriterien heran</w:t>
        </w:r>
      </w:ins>
      <w:ins w:id="678" w:author="Ben Fels" w:date="2024-12-21T11:22:00Z" w16du:dateUtc="2024-12-21T10:22:00Z">
        <w:r w:rsidR="00356AB6">
          <w:t xml:space="preserve">gezogen. Zunächst sollte der </w:t>
        </w:r>
      </w:ins>
      <w:ins w:id="679" w:author="Ben Fels" w:date="2024-12-21T09:24:00Z" w16du:dateUtc="2024-12-21T08:24:00Z">
        <w:r w:rsidR="003E3441">
          <w:t>Datensatz vorab nicht bereits von dem nicht-argumentativen Text befreit worden sein</w:t>
        </w:r>
      </w:ins>
      <w:ins w:id="680" w:author="Ben Fels" w:date="2024-12-21T11:22:00Z" w16du:dateUtc="2024-12-21T10:22:00Z">
        <w:r w:rsidR="00852873">
          <w:t xml:space="preserve">, um die Realität bestmöglich abzubilden </w:t>
        </w:r>
      </w:ins>
      <w:ins w:id="681" w:author="Ben Fels" w:date="2024-12-21T09:24:00Z" w16du:dateUtc="2024-12-21T08:24:00Z">
        <w:r w:rsidR="003E3441" w:rsidRPr="00732C52">
          <w:rPr>
            <w:highlight w:val="magenta"/>
          </w:rPr>
          <w:fldChar w:fldCharType="begin"/>
        </w:r>
        <w:r w:rsidR="003E3441">
          <w:rPr>
            <w:highlight w:val="magenta"/>
          </w:rPr>
          <w:instrText xml:space="preserve"> ADDIN ZOTERO_ITEM CSL_CITATION {"citationID":"9y1f8kPh","properties":{"formattedCitation":"(Stab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003E3441" w:rsidRPr="00732C52">
          <w:rPr>
            <w:highlight w:val="magenta"/>
          </w:rPr>
          <w:fldChar w:fldCharType="separate"/>
        </w:r>
        <w:r w:rsidR="003E3441" w:rsidRPr="00895A9C">
          <w:rPr>
            <w:rFonts w:cs="Arial"/>
            <w:highlight w:val="magenta"/>
          </w:rPr>
          <w:t>(Stab &amp; Gurevych, 2017b, S. 620)</w:t>
        </w:r>
        <w:r w:rsidR="003E3441" w:rsidRPr="00732C52">
          <w:rPr>
            <w:highlight w:val="magenta"/>
          </w:rPr>
          <w:fldChar w:fldCharType="end"/>
        </w:r>
        <w:r w:rsidR="003E3441">
          <w:t xml:space="preserve">. </w:t>
        </w:r>
      </w:ins>
      <w:ins w:id="682" w:author="Ben Fels" w:date="2024-12-21T11:22:00Z" w16du:dateUtc="2024-12-21T10:22:00Z">
        <w:r w:rsidR="00A76B67">
          <w:t xml:space="preserve">Desweiten wird der Ansatz verfolgt, nicht </w:t>
        </w:r>
      </w:ins>
      <w:ins w:id="683" w:author="Ben Fels" w:date="2024-12-16T22:07:00Z" w16du:dateUtc="2024-12-16T21:07:00Z">
        <w:r w:rsidR="00887B44">
          <w:t xml:space="preserve">für jede Teilaufgabe </w:t>
        </w:r>
      </w:ins>
      <w:ins w:id="684" w:author="Ben Fels" w:date="2024-12-21T11:23:00Z" w16du:dateUtc="2024-12-21T10:23:00Z">
        <w:r w:rsidR="00A76B67">
          <w:t xml:space="preserve">des </w:t>
        </w:r>
      </w:ins>
      <w:r w:rsidR="00674340">
        <w:t>Argument</w:t>
      </w:r>
      <w:ins w:id="685" w:author="Ben Fels" w:date="2024-12-21T11:23:00Z" w16du:dateUtc="2024-12-21T10:23:00Z">
        <w:r w:rsidR="00A76B67">
          <w:t xml:space="preserve"> </w:t>
        </w:r>
        <w:proofErr w:type="spellStart"/>
        <w:r w:rsidR="00A76B67">
          <w:t>Minings</w:t>
        </w:r>
        <w:proofErr w:type="spellEnd"/>
        <w:r w:rsidR="00A76B67">
          <w:t xml:space="preserve"> </w:t>
        </w:r>
      </w:ins>
      <w:ins w:id="686" w:author="Ben Fels" w:date="2024-12-16T22:07:00Z" w16du:dateUtc="2024-12-16T21:07:00Z">
        <w:r w:rsidR="00887B44">
          <w:t xml:space="preserve">einen eigenen Datensatz </w:t>
        </w:r>
      </w:ins>
      <w:ins w:id="687" w:author="Ben Fels" w:date="2024-12-21T11:23:00Z" w16du:dateUtc="2024-12-21T10:23:00Z">
        <w:r w:rsidR="00A76B67">
          <w:t xml:space="preserve">zu </w:t>
        </w:r>
      </w:ins>
      <w:ins w:id="688" w:author="Ben Fels" w:date="2024-12-16T22:07:00Z" w16du:dateUtc="2024-12-16T21:07:00Z">
        <w:r w:rsidR="00887B44">
          <w:t xml:space="preserve">verwenden. </w:t>
        </w:r>
      </w:ins>
      <w:ins w:id="689" w:author="Ben Fels" w:date="2024-12-21T11:23:00Z" w16du:dateUtc="2024-12-21T10:23:00Z">
        <w:r w:rsidR="00E56322">
          <w:t xml:space="preserve">Stattdessen soll sich der Datensatz über </w:t>
        </w:r>
        <w:r w:rsidR="00DF7A0F">
          <w:t xml:space="preserve">die </w:t>
        </w:r>
      </w:ins>
      <w:ins w:id="690" w:author="Ben Fels" w:date="2024-12-16T22:07:00Z" w16du:dateUtc="2024-12-16T21:07:00Z">
        <w:r w:rsidR="00887B44" w:rsidRPr="00EB48AB">
          <w:rPr>
            <w:highlight w:val="cyan"/>
            <w:rPrChange w:id="691" w:author="Ben Fels" w:date="2024-12-21T09:28:00Z" w16du:dateUtc="2024-12-21T08:28:00Z">
              <w:rPr/>
            </w:rPrChange>
          </w:rPr>
          <w:t>drei</w:t>
        </w:r>
        <w:r w:rsidR="00887B44">
          <w:t xml:space="preserve"> Teilaufgaben </w:t>
        </w:r>
      </w:ins>
      <w:ins w:id="692" w:author="Ben Fels" w:date="2024-12-21T11:24:00Z" w16du:dateUtc="2024-12-21T10:24:00Z">
        <w:r w:rsidR="00DF7A0F">
          <w:t xml:space="preserve">hinweg </w:t>
        </w:r>
      </w:ins>
      <w:ins w:id="693" w:author="Ben Fels" w:date="2024-12-16T22:07:00Z" w16du:dateUtc="2024-12-16T21:07:00Z">
        <w:r w:rsidR="00887B44">
          <w:t xml:space="preserve">verwenden </w:t>
        </w:r>
      </w:ins>
      <w:ins w:id="694" w:author="Ben Fels" w:date="2024-12-21T11:24:00Z" w16du:dateUtc="2024-12-21T10:24:00Z">
        <w:r w:rsidR="00DF7A0F">
          <w:t>lassen</w:t>
        </w:r>
      </w:ins>
      <w:ins w:id="695" w:author="Ben Fels" w:date="2024-12-16T22:07:00Z" w16du:dateUtc="2024-12-16T21:07:00Z">
        <w:r w:rsidR="00887B44">
          <w:t>.</w:t>
        </w:r>
      </w:ins>
      <w:ins w:id="696" w:author="Ben Fels" w:date="2024-12-21T11:24:00Z" w16du:dateUtc="2024-12-21T10:24:00Z">
        <w:r w:rsidR="00A42C0D">
          <w:t xml:space="preserve"> Es </w:t>
        </w:r>
      </w:ins>
      <w:ins w:id="697" w:author="Ben Fels" w:date="2024-12-16T22:07:00Z" w16du:dateUtc="2024-12-16T21:07:00Z">
        <w:r w:rsidR="00887B44">
          <w:t xml:space="preserve">bedarf </w:t>
        </w:r>
      </w:ins>
      <w:ins w:id="698" w:author="Ben Fels" w:date="2024-12-21T11:24:00Z" w16du:dateUtc="2024-12-21T10:24:00Z">
        <w:r w:rsidR="00A42C0D">
          <w:t xml:space="preserve">folglich </w:t>
        </w:r>
      </w:ins>
      <w:ins w:id="699" w:author="Ben Fels" w:date="2024-12-16T22:07:00Z" w16du:dateUtc="2024-12-16T21:07:00Z">
        <w:r w:rsidR="00887B44">
          <w:t xml:space="preserve">eines annotierten Datensatzes, in dem die </w:t>
        </w:r>
      </w:ins>
      <w:ins w:id="700" w:author="Ben Fels" w:date="2024-12-21T09:21:00Z" w16du:dateUtc="2024-12-21T08:21:00Z">
        <w:r w:rsidR="00E3790C">
          <w:t>A</w:t>
        </w:r>
      </w:ins>
      <w:ins w:id="701" w:author="Ben Fels" w:date="2024-12-16T22:07:00Z" w16du:dateUtc="2024-12-16T21:07:00Z">
        <w:r w:rsidR="00887B44">
          <w:t>rgument</w:t>
        </w:r>
      </w:ins>
      <w:ins w:id="702" w:author="Ben Fels" w:date="2024-12-21T09:08:00Z" w16du:dateUtc="2024-12-21T08:08:00Z">
        <w:r w:rsidR="00961A84">
          <w:t>ationsk</w:t>
        </w:r>
      </w:ins>
      <w:ins w:id="703" w:author="Ben Fels" w:date="2024-12-16T22:07:00Z" w16du:dateUtc="2024-12-16T21:07:00Z">
        <w:r w:rsidR="00887B44">
          <w:t>omponenten und d</w:t>
        </w:r>
      </w:ins>
      <w:ins w:id="704" w:author="Ben Fels" w:date="2024-12-21T11:24:00Z" w16du:dateUtc="2024-12-21T10:24:00Z">
        <w:r w:rsidR="00A42C0D">
          <w:t>ie</w:t>
        </w:r>
      </w:ins>
      <w:ins w:id="705" w:author="Ben Fels" w:date="2024-12-16T22:07:00Z" w16du:dateUtc="2024-12-16T21:07:00Z">
        <w:r w:rsidR="00887B44">
          <w:t xml:space="preserve"> argumentativen Beziehungen ausgewiesen werden. </w:t>
        </w:r>
      </w:ins>
      <w:ins w:id="706" w:author="Ben Fels" w:date="2024-12-21T11:24:00Z" w16du:dateUtc="2024-12-21T10:24:00Z">
        <w:r w:rsidR="00563F3A">
          <w:t>Ein bereits annotierter Datensatz er</w:t>
        </w:r>
      </w:ins>
      <w:ins w:id="707" w:author="Ben Fels" w:date="2024-12-21T11:25:00Z" w16du:dateUtc="2024-12-21T10:25:00Z">
        <w:r w:rsidR="00563F3A">
          <w:t>möglicht es a</w:t>
        </w:r>
      </w:ins>
      <w:ins w:id="708" w:author="Ben Fels" w:date="2024-12-16T22:07:00Z" w16du:dateUtc="2024-12-16T21:07:00Z">
        <w:r w:rsidR="00887B44">
          <w:t>nhand der Grundwahrheit die Ausgabe</w:t>
        </w:r>
      </w:ins>
      <w:ins w:id="709" w:author="Ben Fels" w:date="2024-12-21T11:25:00Z" w16du:dateUtc="2024-12-21T10:25:00Z">
        <w:r w:rsidR="00563F3A">
          <w:t>n</w:t>
        </w:r>
      </w:ins>
      <w:ins w:id="710" w:author="Ben Fels" w:date="2024-12-16T22:07:00Z" w16du:dateUtc="2024-12-16T21:07:00Z">
        <w:r w:rsidR="00887B44">
          <w:t xml:space="preserve"> des LLMs </w:t>
        </w:r>
      </w:ins>
      <w:ins w:id="711" w:author="Ben Fels" w:date="2024-12-21T11:25:00Z" w16du:dateUtc="2024-12-21T10:25:00Z">
        <w:r w:rsidR="00563F3A">
          <w:t>zu evaluieren</w:t>
        </w:r>
      </w:ins>
      <w:ins w:id="712" w:author="Ben Fels" w:date="2024-12-16T22:07:00Z" w16du:dateUtc="2024-12-16T21:07:00Z">
        <w:r w:rsidR="00887B44">
          <w:t>.</w:t>
        </w:r>
      </w:ins>
      <w:ins w:id="713" w:author="Ben Fels" w:date="2024-12-21T09:26:00Z" w16du:dateUtc="2024-12-21T08:26:00Z">
        <w:r w:rsidR="00B22711">
          <w:t xml:space="preserve"> Sofern kein passender Datensatz verfügbar ist, </w:t>
        </w:r>
        <w:r w:rsidR="0033434B">
          <w:t>be</w:t>
        </w:r>
      </w:ins>
      <w:ins w:id="714" w:author="Ben Fels" w:date="2024-12-21T09:27:00Z" w16du:dateUtc="2024-12-21T08:27:00Z">
        <w:r w:rsidR="0033434B">
          <w:t>stünde die Möglichkeit einen eigenen Datensatz zu erstellen.</w:t>
        </w:r>
      </w:ins>
      <w:del w:id="715" w:author="Ben Fels" w:date="2024-12-21T08:55:00Z" w16du:dateUtc="2024-12-21T07:55:00Z">
        <w:r w:rsidR="008B78C2" w:rsidRPr="00A04669" w:rsidDel="004B0C84">
          <w:rPr>
            <w:highlight w:val="magenta"/>
            <w:rPrChange w:id="716" w:author="Ben Fels" w:date="2024-12-21T08:22:00Z" w16du:dateUtc="2024-12-21T07:22:00Z">
              <w:rPr/>
            </w:rPrChange>
          </w:rPr>
          <w:fldChar w:fldCharType="begin"/>
        </w:r>
        <w:r w:rsidR="00895A9C" w:rsidRPr="003E3441" w:rsidDel="004B0C84">
          <w:rPr>
            <w:highlight w:val="magenta"/>
          </w:rPr>
          <w:del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delInstrText>
        </w:r>
        <w:r w:rsidR="008B78C2" w:rsidRPr="00A04669" w:rsidDel="004B0C84">
          <w:rPr>
            <w:highlight w:val="magenta"/>
            <w:rPrChange w:id="717" w:author="Ben Fels" w:date="2024-12-21T08:22:00Z" w16du:dateUtc="2024-12-21T07:22:00Z">
              <w:rPr/>
            </w:rPrChange>
          </w:rPr>
          <w:fldChar w:fldCharType="separate"/>
        </w:r>
        <w:r w:rsidR="00895A9C" w:rsidRPr="003E3441" w:rsidDel="004B0C84">
          <w:rPr>
            <w:rFonts w:cs="Arial"/>
            <w:highlight w:val="magenta"/>
          </w:rPr>
          <w:delText>(Stab &amp; Gurevych, 2017b, S. 630)</w:delText>
        </w:r>
        <w:r w:rsidR="008B78C2" w:rsidRPr="00A04669" w:rsidDel="004B0C84">
          <w:rPr>
            <w:highlight w:val="magenta"/>
            <w:rPrChange w:id="718" w:author="Ben Fels" w:date="2024-12-21T08:22:00Z" w16du:dateUtc="2024-12-21T07:22:00Z">
              <w:rPr/>
            </w:rPrChange>
          </w:rPr>
          <w:fldChar w:fldCharType="end"/>
        </w:r>
      </w:del>
      <w:ins w:id="719" w:author="Ben Fels" w:date="2024-12-21T09:27:00Z" w16du:dateUtc="2024-12-21T08:27:00Z">
        <w:r w:rsidR="0033434B">
          <w:t xml:space="preserve"> </w:t>
        </w:r>
      </w:ins>
      <w:ins w:id="720" w:author="Ben Fels" w:date="2024-12-22T10:46:00Z" w16du:dateUtc="2024-12-22T09:46:00Z">
        <w:r w:rsidR="00E72D5D">
          <w:t xml:space="preserve">Der </w:t>
        </w:r>
        <w:r w:rsidR="00E72D5D" w:rsidRPr="00F917E0">
          <w:t xml:space="preserve">Schwerpunkt </w:t>
        </w:r>
        <w:r w:rsidR="00E72D5D">
          <w:t>der Un</w:t>
        </w:r>
      </w:ins>
      <w:ins w:id="721" w:author="Ben Fels" w:date="2024-12-22T10:47:00Z" w16du:dateUtc="2024-12-22T09:47:00Z">
        <w:r w:rsidR="00E72D5D">
          <w:t xml:space="preserve">tersuchung liegt </w:t>
        </w:r>
      </w:ins>
      <w:ins w:id="722" w:author="Ben Fels" w:date="2024-12-22T10:46:00Z" w16du:dateUtc="2024-12-22T09:46:00Z">
        <w:r w:rsidR="00E72D5D" w:rsidRPr="00F917E0">
          <w:t xml:space="preserve">auf der Anwendung von Eingabeaufforderungen </w:t>
        </w:r>
        <w:r w:rsidR="00E72D5D" w:rsidRPr="00A64CCD">
          <w:t>in LLMs für Argument Mining und nicht auf der sprachwissenschaftlichen Theorie zu Argumenten</w:t>
        </w:r>
      </w:ins>
      <w:ins w:id="723" w:author="Ben Fels" w:date="2024-12-22T10:47:00Z" w16du:dateUtc="2024-12-22T09:47:00Z">
        <w:r w:rsidR="00E72D5D">
          <w:t>. In Kombination</w:t>
        </w:r>
      </w:ins>
      <w:ins w:id="724" w:author="Ben Fels" w:date="2024-12-22T10:46:00Z" w16du:dateUtc="2024-12-22T09:46:00Z">
        <w:r w:rsidR="00E72D5D" w:rsidRPr="00A64CCD">
          <w:t xml:space="preserve"> </w:t>
        </w:r>
      </w:ins>
      <w:del w:id="725" w:author="Ben Fels" w:date="2024-12-22T10:47:00Z" w16du:dateUtc="2024-12-22T09:47:00Z">
        <w:r w:rsidR="00513527" w:rsidDel="00CB0D53">
          <w:delText xml:space="preserve">Aufgrund der </w:delText>
        </w:r>
      </w:del>
      <w:ins w:id="726" w:author="Ben Fels" w:date="2024-12-22T10:47:00Z" w16du:dateUtc="2024-12-22T09:47:00Z">
        <w:r w:rsidR="00CB0D53">
          <w:t xml:space="preserve">mit der </w:t>
        </w:r>
      </w:ins>
      <w:r w:rsidR="00513527">
        <w:t>Komplexität</w:t>
      </w:r>
      <w:r w:rsidR="00966754">
        <w:t xml:space="preserve"> </w:t>
      </w:r>
      <w:del w:id="727" w:author="Ben Fels" w:date="2024-12-22T10:47:00Z" w16du:dateUtc="2024-12-22T09:47:00Z">
        <w:r w:rsidR="00966754" w:rsidDel="00CB0D53">
          <w:delText xml:space="preserve">bei </w:delText>
        </w:r>
      </w:del>
      <w:r w:rsidR="00966754">
        <w:t xml:space="preserve">der Datenbeschriftung </w:t>
      </w:r>
      <w:del w:id="728" w:author="Ben Fels" w:date="2024-12-21T09:28:00Z" w16du:dateUtc="2024-12-21T08:28:00Z">
        <w:r w:rsidR="00966754" w:rsidDel="004732D9">
          <w:delText xml:space="preserve">wurde </w:delText>
        </w:r>
      </w:del>
      <w:ins w:id="729" w:author="Ben Fels" w:date="2024-12-21T09:28:00Z" w16du:dateUtc="2024-12-21T08:28:00Z">
        <w:r w:rsidR="004732D9">
          <w:t xml:space="preserve">wird </w:t>
        </w:r>
      </w:ins>
      <w:r w:rsidR="00966754">
        <w:t xml:space="preserve">sich </w:t>
      </w:r>
      <w:del w:id="730" w:author="Ben Fels" w:date="2024-12-21T09:27:00Z" w16du:dateUtc="2024-12-21T08:27:00Z">
        <w:r w:rsidR="00966754" w:rsidDel="0033434B">
          <w:delText xml:space="preserve">gegen die Erstellung eines eigenen Datensatzes </w:delText>
        </w:r>
      </w:del>
      <w:ins w:id="731" w:author="Ben Fels" w:date="2024-12-21T09:27:00Z" w16du:dateUtc="2024-12-21T08:27:00Z">
        <w:r w:rsidR="0033434B">
          <w:t xml:space="preserve">dagegen </w:t>
        </w:r>
      </w:ins>
      <w:ins w:id="732" w:author="Ben Fels" w:date="2024-12-22T10:47:00Z" w16du:dateUtc="2024-12-22T09:47:00Z">
        <w:r w:rsidR="00CB0D53">
          <w:t>die Erstellung e</w:t>
        </w:r>
      </w:ins>
      <w:ins w:id="733" w:author="Ben Fels" w:date="2024-12-22T10:48:00Z" w16du:dateUtc="2024-12-22T09:48:00Z">
        <w:r w:rsidR="00CB0D53">
          <w:t xml:space="preserve">ines eigenen Datensatzes </w:t>
        </w:r>
      </w:ins>
      <w:r w:rsidR="00966754">
        <w:t xml:space="preserve">entschieden. </w:t>
      </w:r>
      <w:ins w:id="734" w:author="Ben Fels" w:date="2024-12-21T08:42:00Z" w16du:dateUtc="2024-12-21T07:42:00Z">
        <w:r w:rsidR="00B72C1C">
          <w:t xml:space="preserve">Zur Orientierung: </w:t>
        </w:r>
      </w:ins>
      <w:ins w:id="735" w:author="Ben Fels" w:date="2024-12-21T08:43:00Z" w16du:dateUtc="2024-12-21T07:43:00Z">
        <w:r w:rsidR="00F32EC3">
          <w:t xml:space="preserve">Die Annotations-Richtlinien von </w:t>
        </w:r>
        <w:r w:rsidR="00F32EC3" w:rsidRPr="00463615">
          <w:rPr>
            <w:rFonts w:cs="Arial"/>
            <w:highlight w:val="magenta"/>
            <w:rPrChange w:id="736" w:author="Ben Fels" w:date="2024-12-21T08:43:00Z" w16du:dateUtc="2024-12-21T07:43:00Z">
              <w:rPr>
                <w:rFonts w:cs="Arial"/>
                <w:highlight w:val="magenta"/>
                <w:lang w:val="en-US"/>
              </w:rPr>
            </w:rPrChange>
          </w:rPr>
          <w:t xml:space="preserve">Stab &amp; </w:t>
        </w:r>
        <w:proofErr w:type="spellStart"/>
        <w:r w:rsidR="00F32EC3" w:rsidRPr="00463615">
          <w:rPr>
            <w:rFonts w:cs="Arial"/>
            <w:highlight w:val="magenta"/>
            <w:rPrChange w:id="737" w:author="Ben Fels" w:date="2024-12-21T08:43:00Z" w16du:dateUtc="2024-12-21T07:43:00Z">
              <w:rPr>
                <w:rFonts w:cs="Arial"/>
                <w:highlight w:val="magenta"/>
                <w:lang w:val="en-US"/>
              </w:rPr>
            </w:rPrChange>
          </w:rPr>
          <w:t>Gurevych</w:t>
        </w:r>
        <w:proofErr w:type="spellEnd"/>
        <w:r w:rsidR="00F32EC3" w:rsidRPr="00463615">
          <w:rPr>
            <w:rFonts w:cs="Arial"/>
            <w:rPrChange w:id="738" w:author="Ben Fels" w:date="2024-12-21T08:43:00Z" w16du:dateUtc="2024-12-21T07:43:00Z">
              <w:rPr>
                <w:rFonts w:cs="Arial"/>
                <w:lang w:val="en-US"/>
              </w:rPr>
            </w:rPrChange>
          </w:rPr>
          <w:t xml:space="preserve"> </w:t>
        </w:r>
      </w:ins>
      <w:r w:rsidR="00F32EC3" w:rsidRPr="00463615">
        <w:rPr>
          <w:rFonts w:cs="Arial"/>
          <w:highlight w:val="magenta"/>
          <w:lang w:val="en-US"/>
          <w:rPrChange w:id="739" w:author="Ben Fels" w:date="2024-12-21T08:43:00Z" w16du:dateUtc="2024-12-21T07:43:00Z">
            <w:rPr>
              <w:rFonts w:cs="Arial"/>
              <w:lang w:val="en-US"/>
            </w:rPr>
          </w:rPrChange>
        </w:rPr>
        <w:fldChar w:fldCharType="begin"/>
      </w:r>
      <w:r w:rsidR="00D06F32">
        <w:rPr>
          <w:rFonts w:cs="Arial"/>
          <w:highlight w:val="magenta"/>
        </w:rPr>
        <w:instrText xml:space="preserve"> ADDIN ZOTERO_ITEM CSL_CITATION {"citationID":"HFSmseZX","properties":{"formattedCitation":"(2017b, S. 630)","plainCitation":"(2017b,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uppress-author":true}],"schema":"https://github.com/citation-style-language/schema/raw/master/csl-citation.json"} </w:instrText>
      </w:r>
      <w:r w:rsidR="00F32EC3" w:rsidRPr="00463615">
        <w:rPr>
          <w:rFonts w:cs="Arial"/>
          <w:highlight w:val="magenta"/>
          <w:lang w:val="en-US"/>
          <w:rPrChange w:id="740" w:author="Ben Fels" w:date="2024-12-21T08:43:00Z" w16du:dateUtc="2024-12-21T07:43:00Z">
            <w:rPr>
              <w:rFonts w:cs="Arial"/>
              <w:lang w:val="en-US"/>
            </w:rPr>
          </w:rPrChange>
        </w:rPr>
        <w:fldChar w:fldCharType="separate"/>
      </w:r>
      <w:r w:rsidR="00D06F32" w:rsidRPr="00D06F32">
        <w:rPr>
          <w:rFonts w:cs="Arial"/>
          <w:highlight w:val="magenta"/>
        </w:rPr>
        <w:t>(2017b, S. 630)</w:t>
      </w:r>
      <w:r w:rsidR="00F32EC3" w:rsidRPr="00463615">
        <w:rPr>
          <w:rFonts w:cs="Arial"/>
          <w:highlight w:val="magenta"/>
          <w:lang w:val="en-US"/>
          <w:rPrChange w:id="741" w:author="Ben Fels" w:date="2024-12-21T08:43:00Z" w16du:dateUtc="2024-12-21T07:43:00Z">
            <w:rPr>
              <w:rFonts w:cs="Arial"/>
              <w:lang w:val="en-US"/>
            </w:rPr>
          </w:rPrChange>
        </w:rPr>
        <w:fldChar w:fldCharType="end"/>
      </w:r>
      <w:ins w:id="742" w:author="Ben Fels" w:date="2024-12-21T08:43:00Z" w16du:dateUtc="2024-12-21T07:43:00Z">
        <w:r w:rsidR="00463615" w:rsidRPr="00463615">
          <w:rPr>
            <w:rFonts w:cs="Arial"/>
            <w:rPrChange w:id="743" w:author="Ben Fels" w:date="2024-12-21T08:43:00Z" w16du:dateUtc="2024-12-21T07:43:00Z">
              <w:rPr>
                <w:rFonts w:cs="Arial"/>
                <w:lang w:val="en-US"/>
              </w:rPr>
            </w:rPrChange>
          </w:rPr>
          <w:t xml:space="preserve"> um</w:t>
        </w:r>
        <w:r w:rsidR="00463615">
          <w:rPr>
            <w:rFonts w:cs="Arial"/>
          </w:rPr>
          <w:t>fassen 31 Seiten.</w:t>
        </w:r>
      </w:ins>
      <w:ins w:id="744" w:author="Ben Fels" w:date="2024-12-21T11:35:00Z" w16du:dateUtc="2024-12-21T10:35:00Z">
        <w:r w:rsidR="00537411">
          <w:rPr>
            <w:rFonts w:cs="Arial"/>
          </w:rPr>
          <w:t xml:space="preserve"> </w:t>
        </w:r>
      </w:ins>
      <w:ins w:id="745" w:author="Ben Fels" w:date="2024-12-21T09:29:00Z" w16du:dateUtc="2024-12-21T08:29:00Z">
        <w:r w:rsidR="00AC475E">
          <w:rPr>
            <w:rFonts w:cs="Arial"/>
          </w:rPr>
          <w:t>E</w:t>
        </w:r>
      </w:ins>
      <w:ins w:id="746" w:author="Ben Fels" w:date="2024-12-21T09:30:00Z" w16du:dateUtc="2024-12-21T08:30:00Z">
        <w:r w:rsidR="00CA40E3">
          <w:rPr>
            <w:rFonts w:cs="Arial"/>
          </w:rPr>
          <w:t>ntsprechen</w:t>
        </w:r>
        <w:r w:rsidR="001F0DCB">
          <w:rPr>
            <w:rFonts w:cs="Arial"/>
          </w:rPr>
          <w:t>d</w:t>
        </w:r>
        <w:r w:rsidR="00CA40E3">
          <w:rPr>
            <w:rFonts w:cs="Arial"/>
          </w:rPr>
          <w:t xml:space="preserve"> der </w:t>
        </w:r>
        <w:r w:rsidR="001F0DCB">
          <w:rPr>
            <w:rFonts w:cs="Arial"/>
          </w:rPr>
          <w:t xml:space="preserve">zuvor genannten Anforderungen wird der </w:t>
        </w:r>
      </w:ins>
    </w:p>
    <w:p w14:paraId="3B854690" w14:textId="7EEA23E6" w:rsidR="00B8286A" w:rsidRDefault="009C1137">
      <w:pPr>
        <w:jc w:val="both"/>
        <w:rPr>
          <w:ins w:id="747" w:author="Ben Fels" w:date="2024-12-21T18:57:00Z" w16du:dateUtc="2024-12-21T17:57:00Z"/>
          <w:rFonts w:cs="Arial"/>
        </w:rPr>
      </w:pPr>
      <w:del w:id="748" w:author="Ben Fels" w:date="2024-12-21T09:06:00Z" w16du:dateUtc="2024-12-21T08:06:00Z">
        <w:r w:rsidRPr="004266E6" w:rsidDel="00E965FE">
          <w:rPr>
            <w:highlight w:val="red"/>
          </w:rPr>
          <w:delText xml:space="preserve">Es wurde </w:delText>
        </w:r>
      </w:del>
      <w:del w:id="749" w:author="Ben Fels" w:date="2024-12-21T09:30:00Z" w16du:dateUtc="2024-12-21T08:30:00Z">
        <w:r w:rsidRPr="004266E6" w:rsidDel="001F0DCB">
          <w:rPr>
            <w:highlight w:val="red"/>
          </w:rPr>
          <w:delText xml:space="preserve">der </w:delText>
        </w:r>
      </w:del>
      <w:ins w:id="750" w:author="Ben Fels" w:date="2024-12-21T08:45:00Z" w16du:dateUtc="2024-12-21T07:45:00Z">
        <w:r w:rsidR="00EA7E90" w:rsidRPr="004266E6">
          <w:rPr>
            <w:highlight w:val="red"/>
          </w:rPr>
          <w:t xml:space="preserve">Argument </w:t>
        </w:r>
        <w:proofErr w:type="spellStart"/>
        <w:r w:rsidR="00EA7E90" w:rsidRPr="004266E6">
          <w:rPr>
            <w:highlight w:val="red"/>
          </w:rPr>
          <w:t>Annotated</w:t>
        </w:r>
        <w:proofErr w:type="spellEnd"/>
        <w:r w:rsidR="00EA7E90" w:rsidRPr="004266E6">
          <w:rPr>
            <w:highlight w:val="red"/>
          </w:rPr>
          <w:t xml:space="preserve"> Essays (</w:t>
        </w:r>
      </w:ins>
      <w:ins w:id="751" w:author="Ben Fels" w:date="2024-12-21T09:30:00Z" w16du:dateUtc="2024-12-21T08:30:00Z">
        <w:r w:rsidR="001F0DCB" w:rsidRPr="004266E6">
          <w:rPr>
            <w:highlight w:val="red"/>
          </w:rPr>
          <w:t>V</w:t>
        </w:r>
      </w:ins>
      <w:ins w:id="752" w:author="Ben Fels" w:date="2024-12-21T08:45:00Z" w16du:dateUtc="2024-12-21T07:45:00Z">
        <w:r w:rsidR="00EA7E90" w:rsidRPr="004266E6">
          <w:rPr>
            <w:highlight w:val="red"/>
          </w:rPr>
          <w:t>ersion 2)</w:t>
        </w:r>
        <w:r w:rsidR="009F4724" w:rsidRPr="004266E6">
          <w:rPr>
            <w:highlight w:val="red"/>
          </w:rPr>
          <w:t xml:space="preserve"> </w:t>
        </w:r>
      </w:ins>
      <w:del w:id="753" w:author="Ben Fels" w:date="2024-12-21T08:45:00Z" w16du:dateUtc="2024-12-21T07:45:00Z">
        <w:r w:rsidR="00954FFB" w:rsidRPr="004266E6" w:rsidDel="00EA7E90">
          <w:rPr>
            <w:highlight w:val="red"/>
          </w:rPr>
          <w:delText xml:space="preserve">… </w:delText>
        </w:r>
      </w:del>
      <w:r w:rsidRPr="004266E6">
        <w:rPr>
          <w:highlight w:val="red"/>
        </w:rPr>
        <w:t>Datensatz</w:t>
      </w:r>
      <w:ins w:id="754" w:author="Ben Fels" w:date="2024-12-21T08:45:00Z" w16du:dateUtc="2024-12-21T07:45:00Z">
        <w:r w:rsidR="00BC6555" w:rsidRPr="004266E6">
          <w:rPr>
            <w:highlight w:val="red"/>
          </w:rPr>
          <w:t xml:space="preserve"> </w:t>
        </w:r>
      </w:ins>
      <w:ins w:id="755" w:author="Ben Fels" w:date="2024-12-21T08:54:00Z" w16du:dateUtc="2024-12-21T07:54:00Z">
        <w:r w:rsidR="00440A71" w:rsidRPr="004266E6">
          <w:rPr>
            <w:highlight w:val="red"/>
          </w:rPr>
          <w:t>(</w:t>
        </w:r>
      </w:ins>
      <w:ins w:id="756" w:author="Ben Fels" w:date="2024-12-21T08:55:00Z" w16du:dateUtc="2024-12-21T07:55:00Z">
        <w:r w:rsidR="00440A71" w:rsidRPr="004266E6">
          <w:rPr>
            <w:highlight w:val="red"/>
          </w:rPr>
          <w:t>AAEC)</w:t>
        </w:r>
        <w:r w:rsidR="00440A71" w:rsidRPr="008252B1">
          <w:t xml:space="preserve"> </w:t>
        </w:r>
      </w:ins>
      <w:r w:rsidR="00895A9C">
        <w:fldChar w:fldCharType="begin"/>
      </w:r>
      <w:r w:rsidR="008B22DB">
        <w:instrText xml:space="preserve"> ADDIN ZOTERO_ITEM CSL_CITATION {"citationID":"c6EOLXJI","properties":{"formattedCitation":"(Stab &amp; Gurevych, 2017a)","plainCitation":"(Stab &amp; Gurevych, 2017a)","noteIndex":0},"citationItems":[{"id":1911,"uris":["http://zotero.org/users/14644665/items/DKHBG3HB"],"itemData":{"id":1911,"type":"dataset","abstract":"The corpus consists of argument annotated persuasive essays including annotations of argument components and argumentative relations.","language":"en","license":"License description","note":"Datensatz","source":"tudatalib.ulb.tu-darmstadt.de","title":"Argument Annotated Essays (version 2)","URL":"https://tudatalib.ulb.tu-darmstadt.de/handle/tudatalib/2422","author":[{"family":"Stab","given":"Christian"},{"family":"Gurevych","given":"Iryna"}],"accessed":{"date-parts":[["2024",12,21]]},"issued":{"date-parts":[["2017"]]}}}],"schema":"https://github.com/citation-style-language/schema/raw/master/csl-citation.json"} </w:instrText>
      </w:r>
      <w:r w:rsidR="00895A9C">
        <w:fldChar w:fldCharType="separate"/>
      </w:r>
      <w:r w:rsidR="00895A9C" w:rsidRPr="00895A9C">
        <w:rPr>
          <w:rFonts w:cs="Arial"/>
        </w:rPr>
        <w:t>(</w:t>
      </w:r>
      <w:r w:rsidR="00895A9C" w:rsidRPr="00443575">
        <w:rPr>
          <w:rFonts w:cs="Arial"/>
          <w:highlight w:val="magenta"/>
          <w:rPrChange w:id="757" w:author="Ben Fels" w:date="2024-12-21T08:48:00Z" w16du:dateUtc="2024-12-21T07:48:00Z">
            <w:rPr>
              <w:rFonts w:cs="Arial"/>
            </w:rPr>
          </w:rPrChange>
        </w:rPr>
        <w:t>Stab &amp; Gurevych,</w:t>
      </w:r>
      <w:r w:rsidR="00895A9C" w:rsidRPr="00895A9C">
        <w:rPr>
          <w:rFonts w:cs="Arial"/>
        </w:rPr>
        <w:t xml:space="preserve"> </w:t>
      </w:r>
      <w:r w:rsidR="00895A9C" w:rsidRPr="00895A9C">
        <w:rPr>
          <w:rFonts w:cs="Arial"/>
          <w:highlight w:val="magenta"/>
          <w:rPrChange w:id="758" w:author="Ben Fels" w:date="2024-12-21T08:46:00Z" w16du:dateUtc="2024-12-21T07:46:00Z">
            <w:rPr>
              <w:rFonts w:cs="Arial"/>
            </w:rPr>
          </w:rPrChange>
        </w:rPr>
        <w:t>2017a)</w:t>
      </w:r>
      <w:r w:rsidR="00895A9C">
        <w:fldChar w:fldCharType="end"/>
      </w:r>
      <w:r>
        <w:t xml:space="preserve"> </w:t>
      </w:r>
      <w:del w:id="759" w:author="Ben Fels" w:date="2024-12-21T09:31:00Z" w16du:dateUtc="2024-12-21T08:31:00Z">
        <w:r w:rsidDel="001F0DCB">
          <w:delText>herangezogen</w:delText>
        </w:r>
      </w:del>
      <w:ins w:id="760" w:author="Ben Fels" w:date="2024-12-21T09:31:00Z" w16du:dateUtc="2024-12-21T08:31:00Z">
        <w:r w:rsidR="001F0DCB">
          <w:t>als geeignet betrachtet</w:t>
        </w:r>
      </w:ins>
      <w:del w:id="761" w:author="Ben Fels" w:date="2024-12-21T09:31:00Z" w16du:dateUtc="2024-12-21T08:31:00Z">
        <w:r w:rsidDel="001F0DCB">
          <w:delText xml:space="preserve">, da dieser </w:delText>
        </w:r>
        <w:r w:rsidR="00A936C6" w:rsidDel="001F0DCB">
          <w:delText>die Teilaufgaben ab</w:delText>
        </w:r>
        <w:r w:rsidR="0088629F" w:rsidDel="001F0DCB">
          <w:delText>deckt</w:delText>
        </w:r>
      </w:del>
      <w:r w:rsidR="0088629F">
        <w:t xml:space="preserve">. </w:t>
      </w:r>
      <w:ins w:id="762" w:author="Ben Fels" w:date="2024-12-21T08:47:00Z" w16du:dateUtc="2024-12-21T07:47:00Z">
        <w:r w:rsidR="00615AF5">
          <w:t xml:space="preserve">Dieser Datensatz </w:t>
        </w:r>
      </w:ins>
      <w:ins w:id="763" w:author="Ben Fels" w:date="2024-12-21T08:49:00Z" w16du:dateUtc="2024-12-21T07:49:00Z">
        <w:r w:rsidR="00076BD0">
          <w:t xml:space="preserve">ist das </w:t>
        </w:r>
        <w:r w:rsidR="00076BD0">
          <w:lastRenderedPageBreak/>
          <w:t>Ergebnis der Arbeit vo</w:t>
        </w:r>
        <w:r w:rsidR="00076BD0" w:rsidRPr="00DA5B3A">
          <w:rPr>
            <w:highlight w:val="magenta"/>
            <w:rPrChange w:id="764" w:author="Ben Fels" w:date="2024-12-21T08:53:00Z" w16du:dateUtc="2024-12-21T07:53:00Z">
              <w:rPr/>
            </w:rPrChange>
          </w:rPr>
          <w:t xml:space="preserve">n </w:t>
        </w:r>
      </w:ins>
      <w:ins w:id="765" w:author="Ben Fels" w:date="2024-12-21T08:47:00Z" w16du:dateUtc="2024-12-21T07:47:00Z">
        <w:r w:rsidR="00615AF5" w:rsidRPr="00DA5B3A">
          <w:rPr>
            <w:rFonts w:cs="Arial"/>
            <w:highlight w:val="magenta"/>
            <w:rPrChange w:id="766" w:author="Ben Fels" w:date="2024-12-21T08:53:00Z" w16du:dateUtc="2024-12-21T07:53:00Z">
              <w:rPr>
                <w:rFonts w:cs="Arial"/>
              </w:rPr>
            </w:rPrChange>
          </w:rPr>
          <w:t xml:space="preserve">Stab &amp; </w:t>
        </w:r>
        <w:proofErr w:type="spellStart"/>
        <w:r w:rsidR="00615AF5" w:rsidRPr="00DA5B3A">
          <w:rPr>
            <w:rFonts w:cs="Arial"/>
            <w:highlight w:val="magenta"/>
            <w:rPrChange w:id="767" w:author="Ben Fels" w:date="2024-12-21T08:53:00Z" w16du:dateUtc="2024-12-21T07:53:00Z">
              <w:rPr>
                <w:rFonts w:cs="Arial"/>
              </w:rPr>
            </w:rPrChange>
          </w:rPr>
          <w:t>Gurevych</w:t>
        </w:r>
        <w:proofErr w:type="spellEnd"/>
        <w:r w:rsidR="00615AF5" w:rsidRPr="00DA5B3A">
          <w:rPr>
            <w:rFonts w:cs="Arial"/>
            <w:highlight w:val="magenta"/>
            <w:rPrChange w:id="768" w:author="Ben Fels" w:date="2024-12-21T08:53:00Z" w16du:dateUtc="2024-12-21T07:53:00Z">
              <w:rPr>
                <w:rFonts w:cs="Arial"/>
              </w:rPr>
            </w:rPrChange>
          </w:rPr>
          <w:t xml:space="preserve"> </w:t>
        </w:r>
      </w:ins>
      <w:r w:rsidR="00076BD0" w:rsidRPr="00DA5B3A">
        <w:rPr>
          <w:rFonts w:cs="Arial"/>
          <w:highlight w:val="magenta"/>
          <w:rPrChange w:id="769" w:author="Ben Fels" w:date="2024-12-21T08:53:00Z" w16du:dateUtc="2024-12-21T07:53:00Z">
            <w:rPr>
              <w:rFonts w:cs="Arial"/>
            </w:rPr>
          </w:rPrChange>
        </w:rPr>
        <w:fldChar w:fldCharType="begin"/>
      </w:r>
      <w:r w:rsidR="00076BD0" w:rsidRPr="00DA5B3A">
        <w:rPr>
          <w:rFonts w:cs="Arial"/>
          <w:highlight w:val="magenta"/>
          <w:rPrChange w:id="770" w:author="Ben Fels" w:date="2024-12-21T08:53:00Z" w16du:dateUtc="2024-12-21T07:53:00Z">
            <w:rPr>
              <w:rFonts w:cs="Arial"/>
            </w:rPr>
          </w:rPrChange>
        </w:rPr>
        <w:instrText xml:space="preserve"> ADDIN ZOTERO_ITEM CSL_CITATION {"citationID":"fTFkDz8l","properties":{"formattedCitation":"(2017b)","plainCitation":"(2017b)","noteIndex":0},"citationItems":[{"id":967,"uris":["http://zotero.org/users/14644665/items/TQBD3JQ9"],"itemData":{"id":967,"type":"article-journal","abstract":"In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076BD0" w:rsidRPr="00DA5B3A">
        <w:rPr>
          <w:rFonts w:cs="Arial"/>
          <w:highlight w:val="magenta"/>
          <w:rPrChange w:id="771" w:author="Ben Fels" w:date="2024-12-21T08:53:00Z" w16du:dateUtc="2024-12-21T07:53:00Z">
            <w:rPr>
              <w:rFonts w:cs="Arial"/>
            </w:rPr>
          </w:rPrChange>
        </w:rPr>
        <w:fldChar w:fldCharType="separate"/>
      </w:r>
      <w:r w:rsidR="00076BD0" w:rsidRPr="00DA5B3A">
        <w:rPr>
          <w:rFonts w:cs="Arial"/>
          <w:highlight w:val="magenta"/>
          <w:rPrChange w:id="772" w:author="Ben Fels" w:date="2024-12-21T08:53:00Z" w16du:dateUtc="2024-12-21T07:53:00Z">
            <w:rPr>
              <w:rFonts w:cs="Arial"/>
            </w:rPr>
          </w:rPrChange>
        </w:rPr>
        <w:t>(2017b)</w:t>
      </w:r>
      <w:r w:rsidR="00076BD0" w:rsidRPr="00DA5B3A">
        <w:rPr>
          <w:rFonts w:cs="Arial"/>
          <w:highlight w:val="magenta"/>
          <w:rPrChange w:id="773" w:author="Ben Fels" w:date="2024-12-21T08:53:00Z" w16du:dateUtc="2024-12-21T07:53:00Z">
            <w:rPr>
              <w:rFonts w:cs="Arial"/>
            </w:rPr>
          </w:rPrChange>
        </w:rPr>
        <w:fldChar w:fldCharType="end"/>
      </w:r>
      <w:ins w:id="774" w:author="Ben Fels" w:date="2024-12-21T08:52:00Z" w16du:dateUtc="2024-12-21T07:52:00Z">
        <w:r w:rsidR="00BB500D">
          <w:rPr>
            <w:rFonts w:cs="Arial"/>
          </w:rPr>
          <w:t xml:space="preserve"> wie sie in </w:t>
        </w:r>
        <w:r w:rsidR="001B66CF">
          <w:rPr>
            <w:rFonts w:cs="Arial"/>
          </w:rPr>
          <w:t xml:space="preserve">dem Artikel </w:t>
        </w:r>
        <w:r w:rsidR="00BB500D">
          <w:rPr>
            <w:rFonts w:cs="Arial"/>
          </w:rPr>
          <w:t>„</w:t>
        </w:r>
        <w:proofErr w:type="spellStart"/>
        <w:r w:rsidR="00BB500D" w:rsidRPr="00BB500D">
          <w:rPr>
            <w:rFonts w:cs="Arial"/>
          </w:rPr>
          <w:t>Parsing</w:t>
        </w:r>
        <w:proofErr w:type="spellEnd"/>
        <w:r w:rsidR="00BB500D" w:rsidRPr="00BB500D">
          <w:rPr>
            <w:rFonts w:cs="Arial"/>
          </w:rPr>
          <w:t xml:space="preserve"> Argumentation </w:t>
        </w:r>
        <w:proofErr w:type="spellStart"/>
        <w:r w:rsidR="00BB500D" w:rsidRPr="00BB500D">
          <w:rPr>
            <w:rFonts w:cs="Arial"/>
          </w:rPr>
          <w:t>Structures</w:t>
        </w:r>
        <w:proofErr w:type="spellEnd"/>
        <w:r w:rsidR="00BB500D" w:rsidRPr="00BB500D">
          <w:rPr>
            <w:rFonts w:cs="Arial"/>
          </w:rPr>
          <w:t xml:space="preserve"> in Persuasive Essays</w:t>
        </w:r>
        <w:r w:rsidR="00BB500D">
          <w:rPr>
            <w:rFonts w:cs="Arial"/>
          </w:rPr>
          <w:t>“ beschrieben wird</w:t>
        </w:r>
      </w:ins>
      <w:ins w:id="775" w:author="Ben Fels" w:date="2024-12-21T08:47:00Z" w16du:dateUtc="2024-12-21T07:47:00Z">
        <w:r w:rsidR="0028784F">
          <w:rPr>
            <w:rFonts w:cs="Arial"/>
          </w:rPr>
          <w:t>.</w:t>
        </w:r>
      </w:ins>
      <w:ins w:id="776" w:author="Ben Fels" w:date="2024-12-21T08:53:00Z" w16du:dateUtc="2024-12-21T07:53:00Z">
        <w:r w:rsidR="00DA5B3A">
          <w:rPr>
            <w:rFonts w:cs="Arial"/>
          </w:rPr>
          <w:t xml:space="preserve"> </w:t>
        </w:r>
      </w:ins>
    </w:p>
    <w:p w14:paraId="7C38992E" w14:textId="77777777" w:rsidR="00B8286A" w:rsidRDefault="00B8286A" w:rsidP="00B8286A">
      <w:pPr>
        <w:rPr>
          <w:ins w:id="777" w:author="Ben Fels" w:date="2024-12-21T18:57:00Z" w16du:dateUtc="2024-12-21T17:57:00Z"/>
        </w:rPr>
      </w:pPr>
      <w:ins w:id="778" w:author="Ben Fels" w:date="2024-12-21T18:57:00Z" w16du:dateUtc="2024-12-21T17:57:00Z">
        <w:r>
          <w:t xml:space="preserve">Neben dem geringeren zeitlichen Aufwand ist auch die eine höhere Qualität der Annotation von Vorteil. </w:t>
        </w:r>
      </w:ins>
    </w:p>
    <w:p w14:paraId="41766C93" w14:textId="1765FB1F" w:rsidR="004B0C84" w:rsidRDefault="004B0C84">
      <w:pPr>
        <w:jc w:val="both"/>
        <w:rPr>
          <w:ins w:id="779" w:author="Ben Fels" w:date="2024-12-21T09:04:00Z" w16du:dateUtc="2024-12-21T08:04:00Z"/>
        </w:rPr>
        <w:pPrChange w:id="780" w:author="Ben Fels" w:date="2024-12-21T09:29:00Z" w16du:dateUtc="2024-12-21T08:29:00Z">
          <w:pPr>
            <w:autoSpaceDE w:val="0"/>
            <w:autoSpaceDN w:val="0"/>
            <w:adjustRightInd w:val="0"/>
            <w:spacing w:after="0"/>
            <w:jc w:val="both"/>
          </w:pPr>
        </w:pPrChange>
      </w:pPr>
      <w:ins w:id="781" w:author="Ben Fels" w:date="2024-12-21T08:56:00Z" w16du:dateUtc="2024-12-21T07:56:00Z">
        <w:r>
          <w:t xml:space="preserve">Der Datensatz besteht aus </w:t>
        </w:r>
        <w:r w:rsidRPr="00375107">
          <w:t>40</w:t>
        </w:r>
      </w:ins>
      <w:r w:rsidR="00C506A3">
        <w:t>2</w:t>
      </w:r>
      <w:ins w:id="782" w:author="Ben Fels" w:date="2024-12-21T08:56:00Z" w16du:dateUtc="2024-12-21T07:56:00Z">
        <w:r w:rsidRPr="00375107">
          <w:t xml:space="preserve"> von </w:t>
        </w:r>
        <w:r>
          <w:t xml:space="preserve">der Webseite </w:t>
        </w:r>
        <w:r w:rsidRPr="00375107">
          <w:t>essayforum.com zufällig ausgewählte</w:t>
        </w:r>
        <w:r>
          <w:t>n überzeugenden Aufsätzen</w:t>
        </w:r>
        <w:r w:rsidRPr="00375107">
          <w:t xml:space="preserve"> </w:t>
        </w:r>
        <w:r w:rsidRPr="008252B1">
          <w:rPr>
            <w:highlight w:val="magenta"/>
          </w:rPr>
          <w:fldChar w:fldCharType="begin"/>
        </w:r>
        <w:r>
          <w:rPr>
            <w:highlight w:val="magenta"/>
          </w:rPr>
          <w: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instrText>
        </w:r>
        <w:r w:rsidRPr="008252B1">
          <w:rPr>
            <w:highlight w:val="magenta"/>
          </w:rPr>
          <w:fldChar w:fldCharType="separate"/>
        </w:r>
        <w:r w:rsidRPr="00895A9C">
          <w:rPr>
            <w:rFonts w:cs="Arial"/>
            <w:highlight w:val="magenta"/>
          </w:rPr>
          <w:t>(Stab &amp; Gurevych, 2017b, S. 630)</w:t>
        </w:r>
        <w:r w:rsidRPr="008252B1">
          <w:rPr>
            <w:highlight w:val="magenta"/>
          </w:rPr>
          <w:fldChar w:fldCharType="end"/>
        </w:r>
        <w:r>
          <w:t xml:space="preserve">. </w:t>
        </w:r>
        <w:r w:rsidRPr="008252B1">
          <w:t>Solc</w:t>
        </w:r>
        <w:r>
          <w:t xml:space="preserve">he überzeugenden Aufsätze eignen sich gut für das Argument Mining, da sie ein bestimmtes Thema erläutern wobei der Autor versucht die Leser von seinem Standpunkt zu überzeugen </w:t>
        </w:r>
        <w:r w:rsidRPr="00B90517">
          <w:rPr>
            <w:i/>
            <w:highlight w:val="magenta"/>
          </w:rPr>
          <w:fldChar w:fldCharType="begin"/>
        </w:r>
        <w:r>
          <w:rPr>
            <w:i/>
            <w:highlight w:val="magenta"/>
          </w:rPr>
          <w:instrText xml:space="preserve"> ADDIN ZOTERO_ITEM CSL_CITATION {"citationID":"E4PuVQRg","properties":{"formattedCitation":"(Cabrio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B90517">
          <w:rPr>
            <w:i/>
            <w:highlight w:val="magenta"/>
          </w:rPr>
          <w:fldChar w:fldCharType="separate"/>
        </w:r>
        <w:r w:rsidRPr="003A64B5">
          <w:rPr>
            <w:rFonts w:cs="Arial"/>
            <w:highlight w:val="magenta"/>
          </w:rPr>
          <w:t>(Cabrio &amp; Villata, 2018, S. 5429)</w:t>
        </w:r>
        <w:r w:rsidRPr="00B90517">
          <w:rPr>
            <w:i/>
            <w:highlight w:val="magenta"/>
          </w:rPr>
          <w:fldChar w:fldCharType="end"/>
        </w:r>
        <w:r>
          <w:t>.</w:t>
        </w:r>
      </w:ins>
      <w:ins w:id="783" w:author="Ben Fels" w:date="2024-12-21T09:44:00Z" w16du:dateUtc="2024-12-21T08:44:00Z">
        <w:r w:rsidR="00370EB9">
          <w:t xml:space="preserve"> Die </w:t>
        </w:r>
        <w:proofErr w:type="spellStart"/>
        <w:r w:rsidR="00370EB9">
          <w:t>Annotatoren</w:t>
        </w:r>
        <w:proofErr w:type="spellEnd"/>
        <w:r w:rsidR="00370EB9">
          <w:t xml:space="preserve"> nutzen zur Beschriftung der Aufsätze das Brat Rapid Annotation Tool. </w:t>
        </w:r>
        <w:r w:rsidR="00370EB9" w:rsidRPr="008252B1">
          <w:rPr>
            <w:highlight w:val="cyan"/>
          </w:rPr>
          <w:fldChar w:fldCharType="begin"/>
        </w:r>
        <w:r w:rsidR="00370EB9" w:rsidRPr="008252B1">
          <w:rPr>
            <w:highlight w:val="cyan"/>
          </w:rPr>
          <w:instrText>HYPERLINK "https://aclanthology.org/E12-2021.pdf"</w:instrText>
        </w:r>
        <w:r w:rsidR="00370EB9" w:rsidRPr="008252B1">
          <w:rPr>
            <w:highlight w:val="cyan"/>
          </w:rPr>
        </w:r>
        <w:r w:rsidR="00370EB9" w:rsidRPr="008252B1">
          <w:rPr>
            <w:highlight w:val="cyan"/>
          </w:rPr>
          <w:fldChar w:fldCharType="separate"/>
        </w:r>
        <w:r w:rsidR="00370EB9" w:rsidRPr="008252B1">
          <w:rPr>
            <w:rStyle w:val="Hyperlink"/>
            <w:highlight w:val="cyan"/>
          </w:rPr>
          <w:t>https://aclanthology.org/E12-2021.pdf</w:t>
        </w:r>
        <w:r w:rsidR="00370EB9" w:rsidRPr="008252B1">
          <w:rPr>
            <w:rStyle w:val="Hyperlink"/>
            <w:highlight w:val="cyan"/>
          </w:rPr>
          <w:fldChar w:fldCharType="end"/>
        </w:r>
        <w:r w:rsidR="00370EB9" w:rsidRPr="008252B1">
          <w:rPr>
            <w:highlight w:val="cyan"/>
          </w:rPr>
          <w:t xml:space="preserve">   // </w:t>
        </w:r>
        <w:r w:rsidR="00370EB9" w:rsidRPr="008252B1">
          <w:rPr>
            <w:highlight w:val="cyan"/>
          </w:rPr>
          <w:fldChar w:fldCharType="begin"/>
        </w:r>
        <w:r w:rsidR="00370EB9" w:rsidRPr="008252B1">
          <w:rPr>
            <w:highlight w:val="cyan"/>
          </w:rPr>
          <w:instrText>HYPERLINK "http://brat.nlplab.org/"</w:instrText>
        </w:r>
        <w:r w:rsidR="00370EB9" w:rsidRPr="008252B1">
          <w:rPr>
            <w:highlight w:val="cyan"/>
          </w:rPr>
        </w:r>
        <w:r w:rsidR="00370EB9" w:rsidRPr="008252B1">
          <w:rPr>
            <w:highlight w:val="cyan"/>
          </w:rPr>
          <w:fldChar w:fldCharType="separate"/>
        </w:r>
        <w:r w:rsidR="00370EB9" w:rsidRPr="008252B1">
          <w:rPr>
            <w:rStyle w:val="Hyperlink"/>
            <w:highlight w:val="cyan"/>
          </w:rPr>
          <w:t>http://brat.nlplab.org/</w:t>
        </w:r>
        <w:r w:rsidR="00370EB9" w:rsidRPr="008252B1">
          <w:rPr>
            <w:rStyle w:val="Hyperlink"/>
            <w:highlight w:val="cyan"/>
          </w:rPr>
          <w:fldChar w:fldCharType="end"/>
        </w:r>
      </w:ins>
    </w:p>
    <w:p w14:paraId="156D6B7F" w14:textId="0A2A9500" w:rsidR="00DB6600" w:rsidRPr="008252B1" w:rsidRDefault="00DB6600">
      <w:pPr>
        <w:autoSpaceDE w:val="0"/>
        <w:autoSpaceDN w:val="0"/>
        <w:adjustRightInd w:val="0"/>
        <w:spacing w:after="0"/>
        <w:jc w:val="both"/>
        <w:rPr>
          <w:ins w:id="784" w:author="Ben Fels" w:date="2024-12-21T08:56:00Z" w16du:dateUtc="2024-12-21T07:56:00Z"/>
        </w:rPr>
        <w:pPrChange w:id="785" w:author="Ben Fels" w:date="2024-12-21T08:56:00Z" w16du:dateUtc="2024-12-21T07:56:00Z">
          <w:pPr/>
        </w:pPrChange>
      </w:pPr>
      <w:ins w:id="786" w:author="Ben Fels" w:date="2024-12-21T09:04:00Z" w16du:dateUtc="2024-12-21T08:04:00Z">
        <w:r w:rsidRPr="00DB6600">
          <w:rPr>
            <w:highlight w:val="cyan"/>
            <w:rPrChange w:id="787" w:author="Ben Fels" w:date="2024-12-21T09:04:00Z" w16du:dateUtc="2024-12-21T08:04:00Z">
              <w:rPr/>
            </w:rPrChange>
          </w:rPr>
          <w:t>Zum AAEC</w:t>
        </w:r>
      </w:ins>
    </w:p>
    <w:p w14:paraId="40A6127F" w14:textId="77777777" w:rsidR="00DB6600" w:rsidRPr="00DB6600" w:rsidRDefault="00DB6600" w:rsidP="00DB6600">
      <w:pPr>
        <w:pStyle w:val="Listenabsatz"/>
        <w:numPr>
          <w:ilvl w:val="0"/>
          <w:numId w:val="29"/>
        </w:numPr>
        <w:rPr>
          <w:ins w:id="788" w:author="Ben Fels" w:date="2024-12-21T09:04:00Z" w16du:dateUtc="2024-12-21T08:04:00Z"/>
          <w:highlight w:val="cyan"/>
          <w:rPrChange w:id="789" w:author="Ben Fels" w:date="2024-12-21T09:04:00Z" w16du:dateUtc="2024-12-21T08:04:00Z">
            <w:rPr>
              <w:ins w:id="790" w:author="Ben Fels" w:date="2024-12-21T09:04:00Z" w16du:dateUtc="2024-12-21T08:04:00Z"/>
            </w:rPr>
          </w:rPrChange>
        </w:rPr>
      </w:pPr>
      <w:ins w:id="791" w:author="Ben Fels" w:date="2024-12-21T09:04:00Z" w16du:dateUtc="2024-12-21T08:04:00Z">
        <w:r w:rsidRPr="00DB6600">
          <w:rPr>
            <w:highlight w:val="cyan"/>
            <w:rPrChange w:id="792" w:author="Ben Fels" w:date="2024-12-21T09:04:00Z" w16du:dateUtc="2024-12-21T08:04:00Z">
              <w:rPr/>
            </w:rPrChange>
          </w:rPr>
          <w:t xml:space="preserve">Korpus und Annotation-Guidelines frei verfügbar. </w:t>
        </w:r>
      </w:ins>
    </w:p>
    <w:p w14:paraId="4F0ED007" w14:textId="77777777" w:rsidR="00DB6600" w:rsidRDefault="00DB6600" w:rsidP="00DB6600">
      <w:ins w:id="793" w:author="Ben Fels" w:date="2024-12-21T09:04:00Z" w16du:dateUtc="2024-12-21T08:04:00Z">
        <w:r w:rsidRPr="00BE0B20">
          <w:rPr>
            <w:highlight w:val="cyan"/>
            <w:rPrChange w:id="794" w:author="Ben Fels" w:date="2024-12-21T09:04:00Z" w16du:dateUtc="2024-12-21T08:04:00Z">
              <w:rPr>
                <w:lang w:val="en-US"/>
              </w:rPr>
            </w:rPrChange>
          </w:rPr>
          <w:t xml:space="preserve">Die Auswahl dieses Datensatzes wird von </w:t>
        </w:r>
        <w:r w:rsidRPr="00DB6600">
          <w:rPr>
            <w:highlight w:val="cyan"/>
            <w:lang w:val="en-US"/>
            <w:rPrChange w:id="795" w:author="Ben Fels" w:date="2024-12-21T09:04:00Z" w16du:dateUtc="2024-12-21T08:04:00Z">
              <w:rPr>
                <w:highlight w:val="magenta"/>
                <w:lang w:val="en-US"/>
              </w:rPr>
            </w:rPrChange>
          </w:rPr>
          <w:fldChar w:fldCharType="begin"/>
        </w:r>
        <w:r w:rsidRPr="00BE0B20">
          <w:rPr>
            <w:highlight w:val="cyan"/>
            <w:rPrChange w:id="796" w:author="Ben Fels" w:date="2024-12-21T09:04:00Z" w16du:dateUtc="2024-12-21T08:04:00Z">
              <w:rPr>
                <w:highlight w:val="magenta"/>
                <w:lang w:val="en-US"/>
              </w:rPr>
            </w:rPrChange>
          </w:rPr>
          <w: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DB6600">
          <w:rPr>
            <w:highlight w:val="cyan"/>
            <w:lang w:val="en-US"/>
            <w:rPrChange w:id="797" w:author="Ben Fels" w:date="2024-12-21T09:04:00Z" w16du:dateUtc="2024-12-21T08:04:00Z">
              <w:rPr>
                <w:highlight w:val="magenta"/>
                <w:lang w:val="en-US"/>
              </w:rPr>
            </w:rPrChange>
          </w:rPr>
          <w:fldChar w:fldCharType="separate"/>
        </w:r>
        <w:r w:rsidRPr="00BE0B20">
          <w:rPr>
            <w:rFonts w:cs="Arial"/>
            <w:highlight w:val="cyan"/>
            <w:rPrChange w:id="798" w:author="Ben Fels" w:date="2024-12-21T09:04:00Z" w16du:dateUtc="2024-12-21T08:04:00Z">
              <w:rPr>
                <w:rFonts w:cs="Arial"/>
                <w:highlight w:val="magenta"/>
                <w:lang w:val="en-US"/>
              </w:rPr>
            </w:rPrChange>
          </w:rPr>
          <w:t>(Yeginbergen et al., 2024, S. 11688)</w:t>
        </w:r>
        <w:r w:rsidRPr="00DB6600">
          <w:rPr>
            <w:highlight w:val="cyan"/>
            <w:lang w:val="en-US"/>
            <w:rPrChange w:id="799" w:author="Ben Fels" w:date="2024-12-21T09:04:00Z" w16du:dateUtc="2024-12-21T08:04:00Z">
              <w:rPr>
                <w:highlight w:val="magenta"/>
                <w:lang w:val="en-US"/>
              </w:rPr>
            </w:rPrChange>
          </w:rPr>
          <w:fldChar w:fldCharType="end"/>
        </w:r>
        <w:r w:rsidRPr="00BE0B20">
          <w:rPr>
            <w:highlight w:val="cyan"/>
            <w:rPrChange w:id="800" w:author="Ben Fels" w:date="2024-12-21T09:04:00Z" w16du:dateUtc="2024-12-21T08:04:00Z">
              <w:rPr>
                <w:lang w:val="en-US"/>
              </w:rPr>
            </w:rPrChange>
          </w:rPr>
          <w:t xml:space="preserve"> als “</w:t>
        </w:r>
        <w:proofErr w:type="spellStart"/>
        <w:r w:rsidRPr="00BE0B20">
          <w:rPr>
            <w:highlight w:val="cyan"/>
            <w:rPrChange w:id="801" w:author="Ben Fels" w:date="2024-12-21T09:04:00Z" w16du:dateUtc="2024-12-21T08:04:00Z">
              <w:rPr>
                <w:lang w:val="en-US"/>
              </w:rPr>
            </w:rPrChange>
          </w:rPr>
          <w:t>perhaps</w:t>
        </w:r>
        <w:proofErr w:type="spellEnd"/>
        <w:r w:rsidRPr="00BE0B20">
          <w:rPr>
            <w:highlight w:val="cyan"/>
            <w:rPrChange w:id="802" w:author="Ben Fels" w:date="2024-12-21T09:04:00Z" w16du:dateUtc="2024-12-21T08:04:00Z">
              <w:rPr>
                <w:lang w:val="en-US"/>
              </w:rPr>
            </w:rPrChange>
          </w:rPr>
          <w:t xml:space="preserve"> the </w:t>
        </w:r>
        <w:proofErr w:type="spellStart"/>
        <w:r w:rsidRPr="00BE0B20">
          <w:rPr>
            <w:highlight w:val="cyan"/>
            <w:rPrChange w:id="803" w:author="Ben Fels" w:date="2024-12-21T09:04:00Z" w16du:dateUtc="2024-12-21T08:04:00Z">
              <w:rPr>
                <w:lang w:val="en-US"/>
              </w:rPr>
            </w:rPrChange>
          </w:rPr>
          <w:t>most</w:t>
        </w:r>
        <w:proofErr w:type="spellEnd"/>
        <w:r w:rsidRPr="00BE0B20">
          <w:rPr>
            <w:highlight w:val="cyan"/>
            <w:rPrChange w:id="804" w:author="Ben Fels" w:date="2024-12-21T09:04:00Z" w16du:dateUtc="2024-12-21T08:04:00Z">
              <w:rPr>
                <w:lang w:val="en-US"/>
              </w:rPr>
            </w:rPrChange>
          </w:rPr>
          <w:t xml:space="preserve"> </w:t>
        </w:r>
        <w:proofErr w:type="spellStart"/>
        <w:r w:rsidRPr="00BE0B20">
          <w:rPr>
            <w:highlight w:val="cyan"/>
            <w:rPrChange w:id="805" w:author="Ben Fels" w:date="2024-12-21T09:04:00Z" w16du:dateUtc="2024-12-21T08:04:00Z">
              <w:rPr>
                <w:lang w:val="en-US"/>
              </w:rPr>
            </w:rPrChange>
          </w:rPr>
          <w:t>popular</w:t>
        </w:r>
        <w:proofErr w:type="spellEnd"/>
        <w:r w:rsidRPr="00BE0B20">
          <w:rPr>
            <w:highlight w:val="cyan"/>
            <w:rPrChange w:id="806" w:author="Ben Fels" w:date="2024-12-21T09:04:00Z" w16du:dateUtc="2024-12-21T08:04:00Z">
              <w:rPr>
                <w:lang w:val="en-US"/>
              </w:rPr>
            </w:rPrChange>
          </w:rPr>
          <w:t xml:space="preserve"> NLP </w:t>
        </w:r>
        <w:proofErr w:type="spellStart"/>
        <w:r w:rsidRPr="00BE0B20">
          <w:rPr>
            <w:highlight w:val="cyan"/>
            <w:rPrChange w:id="807" w:author="Ben Fels" w:date="2024-12-21T09:04:00Z" w16du:dateUtc="2024-12-21T08:04:00Z">
              <w:rPr>
                <w:lang w:val="en-US"/>
              </w:rPr>
            </w:rPrChange>
          </w:rPr>
          <w:t>dataset</w:t>
        </w:r>
        <w:proofErr w:type="spellEnd"/>
        <w:r w:rsidRPr="00BE0B20">
          <w:rPr>
            <w:highlight w:val="cyan"/>
            <w:rPrChange w:id="808" w:author="Ben Fels" w:date="2024-12-21T09:04:00Z" w16du:dateUtc="2024-12-21T08:04:00Z">
              <w:rPr>
                <w:lang w:val="en-US"/>
              </w:rPr>
            </w:rPrChange>
          </w:rPr>
          <w:t xml:space="preserve"> </w:t>
        </w:r>
        <w:proofErr w:type="spellStart"/>
        <w:r w:rsidRPr="00BE0B20">
          <w:rPr>
            <w:highlight w:val="cyan"/>
            <w:rPrChange w:id="809" w:author="Ben Fels" w:date="2024-12-21T09:04:00Z" w16du:dateUtc="2024-12-21T08:04:00Z">
              <w:rPr>
                <w:lang w:val="en-US"/>
              </w:rPr>
            </w:rPrChange>
          </w:rPr>
          <w:t>manually</w:t>
        </w:r>
        <w:proofErr w:type="spellEnd"/>
        <w:r w:rsidRPr="00BE0B20">
          <w:rPr>
            <w:highlight w:val="cyan"/>
            <w:rPrChange w:id="810" w:author="Ben Fels" w:date="2024-12-21T09:04:00Z" w16du:dateUtc="2024-12-21T08:04:00Z">
              <w:rPr>
                <w:lang w:val="en-US"/>
              </w:rPr>
            </w:rPrChange>
          </w:rPr>
          <w:t xml:space="preserve"> </w:t>
        </w:r>
        <w:proofErr w:type="spellStart"/>
        <w:r w:rsidRPr="00BE0B20">
          <w:rPr>
            <w:highlight w:val="cyan"/>
            <w:rPrChange w:id="811" w:author="Ben Fels" w:date="2024-12-21T09:04:00Z" w16du:dateUtc="2024-12-21T08:04:00Z">
              <w:rPr>
                <w:lang w:val="en-US"/>
              </w:rPr>
            </w:rPrChange>
          </w:rPr>
          <w:t>annotated</w:t>
        </w:r>
        <w:proofErr w:type="spellEnd"/>
        <w:r w:rsidRPr="00BE0B20">
          <w:rPr>
            <w:highlight w:val="cyan"/>
            <w:rPrChange w:id="812" w:author="Ben Fels" w:date="2024-12-21T09:04:00Z" w16du:dateUtc="2024-12-21T08:04:00Z">
              <w:rPr>
                <w:lang w:val="en-US"/>
              </w:rPr>
            </w:rPrChange>
          </w:rPr>
          <w:t xml:space="preserve"> </w:t>
        </w:r>
        <w:proofErr w:type="spellStart"/>
        <w:r w:rsidRPr="00BE0B20">
          <w:rPr>
            <w:highlight w:val="cyan"/>
            <w:rPrChange w:id="813" w:author="Ben Fels" w:date="2024-12-21T09:04:00Z" w16du:dateUtc="2024-12-21T08:04:00Z">
              <w:rPr>
                <w:lang w:val="en-US"/>
              </w:rPr>
            </w:rPrChange>
          </w:rPr>
          <w:t>with</w:t>
        </w:r>
        <w:proofErr w:type="spellEnd"/>
        <w:r w:rsidRPr="00BE0B20">
          <w:rPr>
            <w:highlight w:val="cyan"/>
            <w:rPrChange w:id="814" w:author="Ben Fels" w:date="2024-12-21T09:04:00Z" w16du:dateUtc="2024-12-21T08:04:00Z">
              <w:rPr>
                <w:lang w:val="en-US"/>
              </w:rPr>
            </w:rPrChange>
          </w:rPr>
          <w:t xml:space="preserve"> </w:t>
        </w:r>
        <w:proofErr w:type="spellStart"/>
        <w:r w:rsidRPr="00BE0B20">
          <w:rPr>
            <w:highlight w:val="cyan"/>
            <w:rPrChange w:id="815" w:author="Ben Fels" w:date="2024-12-21T09:04:00Z" w16du:dateUtc="2024-12-21T08:04:00Z">
              <w:rPr>
                <w:lang w:val="en-US"/>
              </w:rPr>
            </w:rPrChange>
          </w:rPr>
          <w:t>argument</w:t>
        </w:r>
        <w:proofErr w:type="spellEnd"/>
        <w:r w:rsidRPr="00BE0B20">
          <w:rPr>
            <w:highlight w:val="cyan"/>
            <w:rPrChange w:id="816" w:author="Ben Fels" w:date="2024-12-21T09:04:00Z" w16du:dateUtc="2024-12-21T08:04:00Z">
              <w:rPr>
                <w:lang w:val="en-US"/>
              </w:rPr>
            </w:rPrChange>
          </w:rPr>
          <w:t xml:space="preserve"> </w:t>
        </w:r>
        <w:proofErr w:type="spellStart"/>
        <w:r w:rsidRPr="00BE0B20">
          <w:rPr>
            <w:highlight w:val="cyan"/>
            <w:rPrChange w:id="817" w:author="Ben Fels" w:date="2024-12-21T09:04:00Z" w16du:dateUtc="2024-12-21T08:04:00Z">
              <w:rPr>
                <w:lang w:val="en-US"/>
              </w:rPr>
            </w:rPrChange>
          </w:rPr>
          <w:t>structures</w:t>
        </w:r>
        <w:proofErr w:type="spellEnd"/>
        <w:r w:rsidRPr="00BE0B20">
          <w:rPr>
            <w:highlight w:val="cyan"/>
            <w:rPrChange w:id="818" w:author="Ben Fels" w:date="2024-12-21T09:04:00Z" w16du:dateUtc="2024-12-21T08:04:00Z">
              <w:rPr>
                <w:lang w:val="en-US"/>
              </w:rPr>
            </w:rPrChange>
          </w:rPr>
          <w:t>” bezeichnet</w:t>
        </w:r>
      </w:ins>
    </w:p>
    <w:p w14:paraId="351125F8" w14:textId="3F870BC9" w:rsidR="00EA710C" w:rsidRPr="00EA710C" w:rsidRDefault="00EA710C" w:rsidP="00DB6600">
      <w:pPr>
        <w:rPr>
          <w:ins w:id="819" w:author="Ben Fels" w:date="2024-12-21T09:04:00Z" w16du:dateUtc="2024-12-21T08:04:00Z"/>
          <w:b/>
        </w:rPr>
      </w:pPr>
      <w:r w:rsidRPr="00EA710C">
        <w:rPr>
          <w:b/>
        </w:rPr>
        <w:t>Ergebnisse aus der EDA</w:t>
      </w:r>
    </w:p>
    <w:p w14:paraId="4C25C0ED" w14:textId="662A0E24" w:rsidR="00376C29" w:rsidRPr="004C0C7E" w:rsidDel="008E4A9B" w:rsidRDefault="00B72C60" w:rsidP="001F7CA5">
      <w:pPr>
        <w:autoSpaceDE w:val="0"/>
        <w:autoSpaceDN w:val="0"/>
        <w:adjustRightInd w:val="0"/>
        <w:spacing w:after="0"/>
        <w:jc w:val="both"/>
        <w:rPr>
          <w:del w:id="820" w:author="Ben Fels" w:date="2024-12-21T08:53:00Z" w16du:dateUtc="2024-12-21T07:53:00Z"/>
          <w:highlight w:val="green"/>
        </w:rPr>
      </w:pPr>
      <w:r>
        <w:t xml:space="preserve">Der Datensatz enthält </w:t>
      </w:r>
      <w:r w:rsidR="00800EFE">
        <w:t xml:space="preserve">sowohl die vollständigen </w:t>
      </w:r>
      <w:del w:id="821" w:author="Ben Fels" w:date="2024-12-21T08:50:00Z" w16du:dateUtc="2024-12-21T07:50:00Z">
        <w:r w:rsidR="00800EFE" w:rsidDel="00C02EE7">
          <w:delText xml:space="preserve">Essays </w:delText>
        </w:r>
      </w:del>
      <w:ins w:id="822" w:author="Ben Fels" w:date="2024-12-21T08:50:00Z" w16du:dateUtc="2024-12-21T07:50:00Z">
        <w:r w:rsidR="00C02EE7">
          <w:t xml:space="preserve">Aufsätze </w:t>
        </w:r>
      </w:ins>
      <w:r w:rsidR="00800EFE">
        <w:t xml:space="preserve">als </w:t>
      </w:r>
      <w:r>
        <w:t>Text-Datei</w:t>
      </w:r>
      <w:ins w:id="823" w:author="Ben Fels" w:date="2024-12-21T08:50:00Z" w16du:dateUtc="2024-12-21T07:50:00Z">
        <w:r w:rsidR="00EE501B">
          <w:t>en</w:t>
        </w:r>
      </w:ins>
      <w:r>
        <w:t xml:space="preserve">, als </w:t>
      </w:r>
      <w:r w:rsidR="00800EFE">
        <w:t xml:space="preserve">auch die Annotationen als </w:t>
      </w:r>
      <w:proofErr w:type="spellStart"/>
      <w:r w:rsidR="00800EFE">
        <w:t>ann</w:t>
      </w:r>
      <w:proofErr w:type="spellEnd"/>
      <w:r w:rsidR="00800EFE">
        <w:t>-Dateien</w:t>
      </w:r>
      <w:r w:rsidR="00800EFE" w:rsidRPr="00CD387E">
        <w:rPr>
          <w:highlight w:val="yellow"/>
          <w:rPrChange w:id="824" w:author="Ben Fels" w:date="2024-12-21T10:15:00Z" w16du:dateUtc="2024-12-21T09:15:00Z">
            <w:rPr/>
          </w:rPrChange>
        </w:rPr>
        <w:t xml:space="preserve">. </w:t>
      </w:r>
      <w:del w:id="825" w:author="Ben Fels" w:date="2024-12-21T08:50:00Z" w16du:dateUtc="2024-12-21T07:50:00Z">
        <w:r w:rsidR="0091105B" w:rsidRPr="00CD387E" w:rsidDel="00EE501B">
          <w:rPr>
            <w:highlight w:val="yellow"/>
            <w:rPrChange w:id="826" w:author="Ben Fels" w:date="2024-12-21T10:15:00Z" w16du:dateUtc="2024-12-21T09:15:00Z">
              <w:rPr/>
            </w:rPrChange>
          </w:rPr>
          <w:delText xml:space="preserve">Es </w:delText>
        </w:r>
      </w:del>
      <w:ins w:id="827" w:author="Ben Fels" w:date="2024-12-21T08:51:00Z" w16du:dateUtc="2024-12-21T07:51:00Z">
        <w:r w:rsidR="000B14C2" w:rsidRPr="00CD387E">
          <w:rPr>
            <w:highlight w:val="yellow"/>
            <w:rPrChange w:id="828" w:author="Ben Fels" w:date="2024-12-21T10:15:00Z" w16du:dateUtc="2024-12-21T09:15:00Z">
              <w:rPr/>
            </w:rPrChange>
          </w:rPr>
          <w:t xml:space="preserve">Bei den </w:t>
        </w:r>
      </w:ins>
      <w:ins w:id="829" w:author="Ben Fels" w:date="2024-12-21T08:50:00Z" w16du:dateUtc="2024-12-21T07:50:00Z">
        <w:r w:rsidR="00EE501B" w:rsidRPr="00CD387E">
          <w:rPr>
            <w:highlight w:val="yellow"/>
            <w:rPrChange w:id="830" w:author="Ben Fels" w:date="2024-12-21T10:15:00Z" w16du:dateUtc="2024-12-21T09:15:00Z">
              <w:rPr/>
            </w:rPrChange>
          </w:rPr>
          <w:t xml:space="preserve">Annotationen </w:t>
        </w:r>
      </w:ins>
      <w:del w:id="831" w:author="Ben Fels" w:date="2024-12-21T08:51:00Z" w16du:dateUtc="2024-12-21T07:51:00Z">
        <w:r w:rsidR="0091105B" w:rsidRPr="00CD387E" w:rsidDel="00EE501B">
          <w:rPr>
            <w:highlight w:val="yellow"/>
            <w:rPrChange w:id="832" w:author="Ben Fels" w:date="2024-12-21T10:15:00Z" w16du:dateUtc="2024-12-21T09:15:00Z">
              <w:rPr/>
            </w:rPrChange>
          </w:rPr>
          <w:delText xml:space="preserve">wird </w:delText>
        </w:r>
      </w:del>
      <w:ins w:id="833" w:author="Ben Fels" w:date="2024-12-21T08:51:00Z" w16du:dateUtc="2024-12-21T07:51:00Z">
        <w:r w:rsidR="000B14C2" w:rsidRPr="00CD387E">
          <w:rPr>
            <w:highlight w:val="yellow"/>
            <w:rPrChange w:id="834" w:author="Ben Fels" w:date="2024-12-21T10:15:00Z" w16du:dateUtc="2024-12-21T09:15:00Z">
              <w:rPr/>
            </w:rPrChange>
          </w:rPr>
          <w:t xml:space="preserve">werden </w:t>
        </w:r>
        <w:r w:rsidR="000F522D" w:rsidRPr="00CD387E">
          <w:rPr>
            <w:highlight w:val="yellow"/>
            <w:rPrChange w:id="835" w:author="Ben Fels" w:date="2024-12-21T10:15:00Z" w16du:dateUtc="2024-12-21T09:15:00Z">
              <w:rPr/>
            </w:rPrChange>
          </w:rPr>
          <w:t xml:space="preserve">die Argumentationskomponenten </w:t>
        </w:r>
      </w:ins>
      <w:del w:id="836" w:author="Ben Fels" w:date="2024-12-21T08:51:00Z" w16du:dateUtc="2024-12-21T07:51:00Z">
        <w:r w:rsidR="0091105B" w:rsidRPr="00CD387E" w:rsidDel="000F522D">
          <w:rPr>
            <w:highlight w:val="yellow"/>
            <w:rPrChange w:id="837" w:author="Ben Fels" w:date="2024-12-21T10:15:00Z" w16du:dateUtc="2024-12-21T09:15:00Z">
              <w:rPr/>
            </w:rPrChange>
          </w:rPr>
          <w:delText xml:space="preserve">zwischen </w:delText>
        </w:r>
      </w:del>
      <w:r w:rsidR="000B4D81" w:rsidRPr="00CD387E">
        <w:rPr>
          <w:highlight w:val="yellow"/>
          <w:rPrChange w:id="838" w:author="Ben Fels" w:date="2024-12-21T10:15:00Z" w16du:dateUtc="2024-12-21T09:15:00Z">
            <w:rPr/>
          </w:rPrChange>
        </w:rPr>
        <w:t>Hauptaussage (</w:t>
      </w:r>
      <w:proofErr w:type="spellStart"/>
      <w:r w:rsidR="00FA4398" w:rsidRPr="00CD387E">
        <w:rPr>
          <w:highlight w:val="yellow"/>
          <w:rPrChange w:id="839" w:author="Ben Fels" w:date="2024-12-21T10:15:00Z" w16du:dateUtc="2024-12-21T09:15:00Z">
            <w:rPr/>
          </w:rPrChange>
        </w:rPr>
        <w:t>MajorClaim</w:t>
      </w:r>
      <w:r w:rsidR="00B70058" w:rsidRPr="00CD387E">
        <w:rPr>
          <w:highlight w:val="yellow"/>
          <w:rPrChange w:id="840" w:author="Ben Fels" w:date="2024-12-21T10:15:00Z" w16du:dateUtc="2024-12-21T09:15:00Z">
            <w:rPr/>
          </w:rPrChange>
        </w:rPr>
        <w:t>s</w:t>
      </w:r>
      <w:proofErr w:type="spellEnd"/>
      <w:r w:rsidR="000B4D81" w:rsidRPr="00CD387E">
        <w:rPr>
          <w:highlight w:val="yellow"/>
          <w:rPrChange w:id="841" w:author="Ben Fels" w:date="2024-12-21T10:15:00Z" w16du:dateUtc="2024-12-21T09:15:00Z">
            <w:rPr/>
          </w:rPrChange>
        </w:rPr>
        <w:t>)</w:t>
      </w:r>
      <w:r w:rsidR="00FA4398" w:rsidRPr="00CD387E">
        <w:rPr>
          <w:highlight w:val="yellow"/>
          <w:rPrChange w:id="842" w:author="Ben Fels" w:date="2024-12-21T10:15:00Z" w16du:dateUtc="2024-12-21T09:15:00Z">
            <w:rPr/>
          </w:rPrChange>
        </w:rPr>
        <w:t xml:space="preserve">, </w:t>
      </w:r>
      <w:r w:rsidR="000E6805" w:rsidRPr="00CD387E">
        <w:rPr>
          <w:highlight w:val="yellow"/>
          <w:rPrChange w:id="843" w:author="Ben Fels" w:date="2024-12-21T10:15:00Z" w16du:dateUtc="2024-12-21T09:15:00Z">
            <w:rPr/>
          </w:rPrChange>
        </w:rPr>
        <w:t>Behauptungen (</w:t>
      </w:r>
      <w:proofErr w:type="spellStart"/>
      <w:r w:rsidR="000E6805" w:rsidRPr="00CD387E">
        <w:rPr>
          <w:highlight w:val="yellow"/>
          <w:rPrChange w:id="844" w:author="Ben Fels" w:date="2024-12-21T10:15:00Z" w16du:dateUtc="2024-12-21T09:15:00Z">
            <w:rPr/>
          </w:rPrChange>
        </w:rPr>
        <w:t>claims</w:t>
      </w:r>
      <w:proofErr w:type="spellEnd"/>
      <w:r w:rsidR="000E6805" w:rsidRPr="00CD387E">
        <w:rPr>
          <w:highlight w:val="yellow"/>
          <w:rPrChange w:id="845" w:author="Ben Fels" w:date="2024-12-21T10:15:00Z" w16du:dateUtc="2024-12-21T09:15:00Z">
            <w:rPr/>
          </w:rPrChange>
        </w:rPr>
        <w:t xml:space="preserve">) </w:t>
      </w:r>
      <w:r w:rsidR="00FA4398" w:rsidRPr="00CD387E">
        <w:rPr>
          <w:highlight w:val="yellow"/>
          <w:rPrChange w:id="846" w:author="Ben Fels" w:date="2024-12-21T10:15:00Z" w16du:dateUtc="2024-12-21T09:15:00Z">
            <w:rPr/>
          </w:rPrChange>
        </w:rPr>
        <w:t xml:space="preserve">und </w:t>
      </w:r>
      <w:r w:rsidR="00A243E1" w:rsidRPr="00CD387E">
        <w:rPr>
          <w:highlight w:val="yellow"/>
          <w:rPrChange w:id="847" w:author="Ben Fels" w:date="2024-12-21T10:15:00Z" w16du:dateUtc="2024-12-21T09:15:00Z">
            <w:rPr/>
          </w:rPrChange>
        </w:rPr>
        <w:t>Prämissen (</w:t>
      </w:r>
      <w:proofErr w:type="spellStart"/>
      <w:r w:rsidR="00A243E1" w:rsidRPr="00CD387E">
        <w:rPr>
          <w:highlight w:val="yellow"/>
          <w:rPrChange w:id="848" w:author="Ben Fels" w:date="2024-12-21T10:15:00Z" w16du:dateUtc="2024-12-21T09:15:00Z">
            <w:rPr/>
          </w:rPrChange>
        </w:rPr>
        <w:t>p</w:t>
      </w:r>
      <w:r w:rsidR="00FA4398" w:rsidRPr="00CD387E">
        <w:rPr>
          <w:highlight w:val="yellow"/>
          <w:rPrChange w:id="849" w:author="Ben Fels" w:date="2024-12-21T10:15:00Z" w16du:dateUtc="2024-12-21T09:15:00Z">
            <w:rPr/>
          </w:rPrChange>
        </w:rPr>
        <w:t>remises</w:t>
      </w:r>
      <w:proofErr w:type="spellEnd"/>
      <w:r w:rsidR="00A243E1" w:rsidRPr="00CD387E">
        <w:rPr>
          <w:highlight w:val="yellow"/>
          <w:rPrChange w:id="850" w:author="Ben Fels" w:date="2024-12-21T10:15:00Z" w16du:dateUtc="2024-12-21T09:15:00Z">
            <w:rPr/>
          </w:rPrChange>
        </w:rPr>
        <w:t>)</w:t>
      </w:r>
      <w:ins w:id="851" w:author="Ben Fels" w:date="2024-12-21T08:51:00Z" w16du:dateUtc="2024-12-21T07:51:00Z">
        <w:r w:rsidR="000B14C2" w:rsidRPr="00CD387E">
          <w:rPr>
            <w:highlight w:val="yellow"/>
            <w:rPrChange w:id="852" w:author="Ben Fels" w:date="2024-12-21T10:15:00Z" w16du:dateUtc="2024-12-21T09:15:00Z">
              <w:rPr/>
            </w:rPrChange>
          </w:rPr>
          <w:t xml:space="preserve"> unterschieden</w:t>
        </w:r>
      </w:ins>
      <w:del w:id="853" w:author="Ben Fels" w:date="2024-12-21T08:51:00Z" w16du:dateUtc="2024-12-21T07:51:00Z">
        <w:r w:rsidR="00FA4398" w:rsidDel="00EE501B">
          <w:delText xml:space="preserve"> </w:delText>
        </w:r>
        <w:r w:rsidR="00FA4398" w:rsidRPr="00427043" w:rsidDel="00EE501B">
          <w:rPr>
            <w:highlight w:val="green"/>
            <w:rPrChange w:id="854" w:author="Ben Fels" w:date="2024-12-21T08:54:00Z" w16du:dateUtc="2024-12-21T07:54:00Z">
              <w:rPr/>
            </w:rPrChange>
          </w:rPr>
          <w:delText>unterschieden</w:delText>
        </w:r>
      </w:del>
      <w:r w:rsidR="00FA4398" w:rsidRPr="00427043">
        <w:rPr>
          <w:highlight w:val="green"/>
          <w:rPrChange w:id="855" w:author="Ben Fels" w:date="2024-12-21T08:54:00Z" w16du:dateUtc="2024-12-21T07:54:00Z">
            <w:rPr/>
          </w:rPrChange>
        </w:rPr>
        <w:t>.</w:t>
      </w:r>
      <w:ins w:id="856" w:author="Ben Fels" w:date="2024-12-21T09:45:00Z" w16du:dateUtc="2024-12-21T08:45:00Z">
        <w:r w:rsidR="008E4A9B">
          <w:rPr>
            <w:highlight w:val="green"/>
          </w:rPr>
          <w:t xml:space="preserve"> </w:t>
        </w:r>
      </w:ins>
      <w:ins w:id="857" w:author="Ben Fels" w:date="2024-12-21T10:06:00Z" w16du:dateUtc="2024-12-21T09:06:00Z">
        <w:r w:rsidR="008631F4">
          <w:rPr>
            <w:highlight w:val="green"/>
          </w:rPr>
          <w:t>Nach</w:t>
        </w:r>
      </w:ins>
      <w:ins w:id="858" w:author="Ben Fels" w:date="2024-12-21T10:08:00Z" w16du:dateUtc="2024-12-21T09:08:00Z">
        <w:r w:rsidR="00F072E1">
          <w:rPr>
            <w:highlight w:val="green"/>
          </w:rPr>
          <w:t xml:space="preserve"> </w:t>
        </w:r>
        <w:r w:rsidR="00F072E1" w:rsidRPr="00895A9C">
          <w:rPr>
            <w:rFonts w:cs="Arial"/>
            <w:highlight w:val="magenta"/>
          </w:rPr>
          <w:t xml:space="preserve">Stab &amp; </w:t>
        </w:r>
        <w:proofErr w:type="spellStart"/>
        <w:r w:rsidR="00F072E1" w:rsidRPr="00895A9C">
          <w:rPr>
            <w:rFonts w:cs="Arial"/>
            <w:highlight w:val="magenta"/>
          </w:rPr>
          <w:t>Gurevych</w:t>
        </w:r>
      </w:ins>
      <w:proofErr w:type="spellEnd"/>
      <w:ins w:id="859" w:author="Ben Fels" w:date="2024-12-21T10:06:00Z" w16du:dateUtc="2024-12-21T09:06:00Z">
        <w:r w:rsidR="008631F4">
          <w:rPr>
            <w:highlight w:val="green"/>
          </w:rPr>
          <w:t xml:space="preserve"> </w:t>
        </w:r>
      </w:ins>
      <w:r w:rsidR="00A951CF" w:rsidRPr="00F072E1">
        <w:rPr>
          <w:highlight w:val="magenta"/>
          <w:rPrChange w:id="860" w:author="Ben Fels" w:date="2024-12-21T10:07:00Z" w16du:dateUtc="2024-12-21T09:07:00Z">
            <w:rPr>
              <w:highlight w:val="green"/>
            </w:rPr>
          </w:rPrChange>
        </w:rPr>
        <w:fldChar w:fldCharType="begin"/>
      </w:r>
      <w:r w:rsidR="00A951CF" w:rsidRPr="00F072E1">
        <w:rPr>
          <w:highlight w:val="magenta"/>
          <w:rPrChange w:id="861" w:author="Ben Fels" w:date="2024-12-21T10:07:00Z" w16du:dateUtc="2024-12-21T09:07:00Z">
            <w:rPr>
              <w:highlight w:val="green"/>
            </w:rPr>
          </w:rPrChange>
        </w:rPr>
        <w:instrText xml:space="preserve"> ADDIN ZOTERO_ITEM CSL_CITATION {"citationID":"ublctO7G","properties":{"formattedCitation":"(2017b, S. 627)","plainCitation":"(2017b, S. 627)","noteIndex":0},"citationItems":[{"id":967,"uris":["http://zotero.org/users/14644665/items/TQBD3JQ9"],"itemData":{"id":967,"type":"article-journal","abstract":"In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627","label":"page","suppress-author":true}],"schema":"https://github.com/citation-style-language/schema/raw/master/csl-citation.json"} </w:instrText>
      </w:r>
      <w:r w:rsidR="00A951CF" w:rsidRPr="00F072E1">
        <w:rPr>
          <w:highlight w:val="magenta"/>
          <w:rPrChange w:id="862" w:author="Ben Fels" w:date="2024-12-21T10:07:00Z" w16du:dateUtc="2024-12-21T09:07:00Z">
            <w:rPr>
              <w:highlight w:val="green"/>
            </w:rPr>
          </w:rPrChange>
        </w:rPr>
        <w:fldChar w:fldCharType="separate"/>
      </w:r>
      <w:r w:rsidR="00A951CF" w:rsidRPr="00F072E1">
        <w:rPr>
          <w:rFonts w:cs="Arial"/>
          <w:highlight w:val="magenta"/>
          <w:rPrChange w:id="863" w:author="Ben Fels" w:date="2024-12-21T10:07:00Z" w16du:dateUtc="2024-12-21T09:07:00Z">
            <w:rPr>
              <w:rFonts w:cs="Arial"/>
              <w:highlight w:val="green"/>
            </w:rPr>
          </w:rPrChange>
        </w:rPr>
        <w:t>(2017b, S. 627)</w:t>
      </w:r>
      <w:r w:rsidR="00A951CF" w:rsidRPr="00F072E1">
        <w:rPr>
          <w:highlight w:val="magenta"/>
          <w:rPrChange w:id="864" w:author="Ben Fels" w:date="2024-12-21T10:07:00Z" w16du:dateUtc="2024-12-21T09:07:00Z">
            <w:rPr>
              <w:highlight w:val="green"/>
            </w:rPr>
          </w:rPrChange>
        </w:rPr>
        <w:fldChar w:fldCharType="end"/>
      </w:r>
      <w:ins w:id="865" w:author="Ben Fels" w:date="2024-12-21T10:07:00Z" w16du:dateUtc="2024-12-21T09:07:00Z">
        <w:r w:rsidR="00F072E1">
          <w:rPr>
            <w:highlight w:val="green"/>
          </w:rPr>
          <w:t xml:space="preserve"> </w:t>
        </w:r>
      </w:ins>
      <w:ins w:id="866" w:author="Ben Fels" w:date="2024-12-21T10:14:00Z" w16du:dateUtc="2024-12-21T09:14:00Z">
        <w:r w:rsidR="001B0D18">
          <w:rPr>
            <w:highlight w:val="green"/>
          </w:rPr>
          <w:t xml:space="preserve">beinhalten </w:t>
        </w:r>
      </w:ins>
      <w:ins w:id="867" w:author="Ben Fels" w:date="2024-12-21T11:11:00Z" w16du:dateUtc="2024-12-21T10:11:00Z">
        <w:r w:rsidR="00AD7B99">
          <w:rPr>
            <w:highlight w:val="green"/>
          </w:rPr>
          <w:t>solche</w:t>
        </w:r>
      </w:ins>
      <w:ins w:id="868" w:author="Ben Fels" w:date="2024-12-21T10:14:00Z" w16du:dateUtc="2024-12-21T09:14:00Z">
        <w:r w:rsidR="001B0D18">
          <w:rPr>
            <w:highlight w:val="green"/>
          </w:rPr>
          <w:t xml:space="preserve"> Aufsätze</w:t>
        </w:r>
      </w:ins>
      <w:ins w:id="869" w:author="Ben Fels" w:date="2024-12-21T10:15:00Z" w16du:dateUtc="2024-12-21T09:15:00Z">
        <w:r w:rsidR="00CD387E">
          <w:rPr>
            <w:highlight w:val="green"/>
          </w:rPr>
          <w:t xml:space="preserve"> folgende argumentative Struktur. </w:t>
        </w:r>
        <w:r w:rsidR="001B0D18">
          <w:rPr>
            <w:highlight w:val="green"/>
          </w:rPr>
          <w:t xml:space="preserve">Eine </w:t>
        </w:r>
      </w:ins>
      <w:ins w:id="870" w:author="Ben Fels" w:date="2024-12-21T10:07:00Z" w16du:dateUtc="2024-12-21T09:07:00Z">
        <w:r w:rsidR="00A951CF" w:rsidRPr="00CC31C4">
          <w:rPr>
            <w:highlight w:val="green"/>
          </w:rPr>
          <w:t xml:space="preserve">Hauptaussage </w:t>
        </w:r>
      </w:ins>
      <w:ins w:id="871" w:author="Ben Fels" w:date="2024-12-21T10:15:00Z" w16du:dateUtc="2024-12-21T09:15:00Z">
        <w:r w:rsidR="001B0D18">
          <w:rPr>
            <w:highlight w:val="green"/>
          </w:rPr>
          <w:t xml:space="preserve">spiegelt </w:t>
        </w:r>
      </w:ins>
      <w:ins w:id="872" w:author="Ben Fels" w:date="2024-12-21T09:45:00Z" w16du:dateUtc="2024-12-21T08:45:00Z">
        <w:r w:rsidR="008E4A9B" w:rsidRPr="00CC31C4">
          <w:rPr>
            <w:highlight w:val="green"/>
          </w:rPr>
          <w:t>d</w:t>
        </w:r>
      </w:ins>
      <w:ins w:id="873" w:author="Ben Fels" w:date="2024-12-21T09:46:00Z" w16du:dateUtc="2024-12-21T08:46:00Z">
        <w:r w:rsidR="005645A2" w:rsidRPr="00CC31C4">
          <w:rPr>
            <w:highlight w:val="green"/>
          </w:rPr>
          <w:t>en Standpunkt des Autoren wider</w:t>
        </w:r>
      </w:ins>
      <w:ins w:id="874" w:author="Ben Fels" w:date="2024-12-21T10:09:00Z" w16du:dateUtc="2024-12-21T09:09:00Z">
        <w:r w:rsidR="00D27617" w:rsidRPr="00CC31C4">
          <w:rPr>
            <w:rPrChange w:id="875" w:author="Ben Fels" w:date="2024-12-21T10:10:00Z" w16du:dateUtc="2024-12-21T09:10:00Z">
              <w:rPr>
                <w:highlight w:val="green"/>
              </w:rPr>
            </w:rPrChange>
          </w:rPr>
          <w:t xml:space="preserve">, </w:t>
        </w:r>
        <w:r w:rsidR="00D27617" w:rsidRPr="004C0C7E">
          <w:rPr>
            <w:highlight w:val="green"/>
          </w:rPr>
          <w:t xml:space="preserve">wobei </w:t>
        </w:r>
        <w:r w:rsidR="004313AC" w:rsidRPr="004C0C7E">
          <w:rPr>
            <w:highlight w:val="green"/>
          </w:rPr>
          <w:t xml:space="preserve">diese anhand von Argumenten </w:t>
        </w:r>
      </w:ins>
      <w:ins w:id="876" w:author="Ben Fels" w:date="2024-12-21T10:10:00Z" w16du:dateUtc="2024-12-21T09:10:00Z">
        <w:r w:rsidR="00500497" w:rsidRPr="004C0C7E">
          <w:rPr>
            <w:highlight w:val="green"/>
          </w:rPr>
          <w:t>unterstützt oder angegriffen werden</w:t>
        </w:r>
      </w:ins>
      <w:ins w:id="877" w:author="Ben Fels" w:date="2024-12-21T10:09:00Z" w16du:dateUtc="2024-12-21T09:09:00Z">
        <w:r w:rsidR="00D27617" w:rsidRPr="004C0C7E">
          <w:rPr>
            <w:highlight w:val="green"/>
          </w:rPr>
          <w:t xml:space="preserve">. </w:t>
        </w:r>
      </w:ins>
      <w:del w:id="878" w:author="Ben Fels" w:date="2024-12-21T10:09:00Z" w16du:dateUtc="2024-12-21T09:09:00Z">
        <w:r w:rsidR="00FA4398" w:rsidRPr="004C0C7E" w:rsidDel="00D27617">
          <w:rPr>
            <w:highlight w:val="green"/>
            <w:rPrChange w:id="879" w:author="Ben Fels" w:date="2024-12-21T11:18:00Z" w16du:dateUtc="2024-12-21T10:18:00Z">
              <w:rPr/>
            </w:rPrChange>
          </w:rPr>
          <w:delText xml:space="preserve"> </w:delText>
        </w:r>
      </w:del>
      <w:ins w:id="880" w:author="Ben Fels" w:date="2024-12-21T10:06:00Z" w16du:dateUtc="2024-12-21T09:06:00Z">
        <w:r w:rsidR="008631F4" w:rsidRPr="004C0C7E">
          <w:rPr>
            <w:highlight w:val="green"/>
          </w:rPr>
          <w:t xml:space="preserve">Ein Argument besteht aus einer Behauptung und </w:t>
        </w:r>
      </w:ins>
      <w:ins w:id="881" w:author="Ben Fels" w:date="2024-12-21T10:11:00Z" w16du:dateUtc="2024-12-21T09:11:00Z">
        <w:r w:rsidR="00BF4381" w:rsidRPr="004C0C7E">
          <w:rPr>
            <w:highlight w:val="green"/>
            <w:rPrChange w:id="882" w:author="Ben Fels" w:date="2024-12-21T11:18:00Z" w16du:dateUtc="2024-12-21T10:18:00Z">
              <w:rPr/>
            </w:rPrChange>
          </w:rPr>
          <w:t xml:space="preserve">mindestens </w:t>
        </w:r>
      </w:ins>
      <w:ins w:id="883" w:author="Ben Fels" w:date="2024-12-21T10:06:00Z" w16du:dateUtc="2024-12-21T09:06:00Z">
        <w:r w:rsidR="008631F4" w:rsidRPr="004C0C7E">
          <w:rPr>
            <w:highlight w:val="green"/>
          </w:rPr>
          <w:t>einer Prämisse.</w:t>
        </w:r>
      </w:ins>
      <w:ins w:id="884" w:author="Ben Fels" w:date="2024-12-21T10:12:00Z" w16du:dateUtc="2024-12-21T09:12:00Z">
        <w:r w:rsidR="001D6B97" w:rsidRPr="004C0C7E">
          <w:rPr>
            <w:highlight w:val="green"/>
            <w:rPrChange w:id="885" w:author="Ben Fels" w:date="2024-12-21T11:18:00Z" w16du:dateUtc="2024-12-21T10:18:00Z">
              <w:rPr/>
            </w:rPrChange>
          </w:rPr>
          <w:t xml:space="preserve"> </w:t>
        </w:r>
      </w:ins>
      <w:ins w:id="886" w:author="Ben Fels" w:date="2024-12-21T10:18:00Z" w16du:dateUtc="2024-12-21T09:18:00Z">
        <w:r w:rsidR="009B3010" w:rsidRPr="004C0C7E">
          <w:rPr>
            <w:highlight w:val="green"/>
            <w:rPrChange w:id="887" w:author="Ben Fels" w:date="2024-12-21T11:18:00Z" w16du:dateUtc="2024-12-21T10:18:00Z">
              <w:rPr/>
            </w:rPrChange>
          </w:rPr>
          <w:t>Prämisse</w:t>
        </w:r>
      </w:ins>
      <w:ins w:id="888" w:author="Ben Fels" w:date="2024-12-21T11:13:00Z" w16du:dateUtc="2024-12-21T10:13:00Z">
        <w:r w:rsidR="00666B23" w:rsidRPr="004C0C7E">
          <w:rPr>
            <w:highlight w:val="green"/>
            <w:rPrChange w:id="889" w:author="Ben Fels" w:date="2024-12-21T11:18:00Z" w16du:dateUtc="2024-12-21T10:18:00Z">
              <w:rPr/>
            </w:rPrChange>
          </w:rPr>
          <w:t>n</w:t>
        </w:r>
      </w:ins>
      <w:ins w:id="890" w:author="Ben Fels" w:date="2024-12-21T10:18:00Z" w16du:dateUtc="2024-12-21T09:18:00Z">
        <w:r w:rsidR="009B3010" w:rsidRPr="004C0C7E">
          <w:rPr>
            <w:highlight w:val="green"/>
            <w:rPrChange w:id="891" w:author="Ben Fels" w:date="2024-12-21T11:18:00Z" w16du:dateUtc="2024-12-21T10:18:00Z">
              <w:rPr/>
            </w:rPrChange>
          </w:rPr>
          <w:t xml:space="preserve"> </w:t>
        </w:r>
      </w:ins>
      <w:ins w:id="892" w:author="Ben Fels" w:date="2024-12-21T11:13:00Z" w16du:dateUtc="2024-12-21T10:13:00Z">
        <w:r w:rsidR="00666B23" w:rsidRPr="004C0C7E">
          <w:rPr>
            <w:highlight w:val="green"/>
            <w:rPrChange w:id="893" w:author="Ben Fels" w:date="2024-12-21T11:18:00Z" w16du:dateUtc="2024-12-21T10:18:00Z">
              <w:rPr/>
            </w:rPrChange>
          </w:rPr>
          <w:t xml:space="preserve">sind </w:t>
        </w:r>
      </w:ins>
      <w:ins w:id="894" w:author="Ben Fels" w:date="2024-12-21T10:18:00Z" w16du:dateUtc="2024-12-21T09:18:00Z">
        <w:r w:rsidR="009B3010" w:rsidRPr="004C0C7E">
          <w:rPr>
            <w:highlight w:val="green"/>
            <w:rPrChange w:id="895" w:author="Ben Fels" w:date="2024-12-21T11:18:00Z" w16du:dateUtc="2024-12-21T10:18:00Z">
              <w:rPr/>
            </w:rPrChange>
          </w:rPr>
          <w:t xml:space="preserve">dabei </w:t>
        </w:r>
      </w:ins>
      <w:ins w:id="896" w:author="Ben Fels" w:date="2024-12-21T11:13:00Z" w16du:dateUtc="2024-12-21T10:13:00Z">
        <w:r w:rsidR="00666B23" w:rsidRPr="004C0C7E">
          <w:rPr>
            <w:highlight w:val="green"/>
            <w:rPrChange w:id="897" w:author="Ben Fels" w:date="2024-12-21T11:18:00Z" w16du:dateUtc="2024-12-21T10:18:00Z">
              <w:rPr/>
            </w:rPrChange>
          </w:rPr>
          <w:t xml:space="preserve">die Gründe </w:t>
        </w:r>
      </w:ins>
      <w:ins w:id="898" w:author="Ben Fels" w:date="2024-12-21T10:18:00Z" w16du:dateUtc="2024-12-21T09:18:00Z">
        <w:r w:rsidR="009B3010" w:rsidRPr="004C0C7E">
          <w:rPr>
            <w:highlight w:val="green"/>
            <w:rPrChange w:id="899" w:author="Ben Fels" w:date="2024-12-21T11:18:00Z" w16du:dateUtc="2024-12-21T10:18:00Z">
              <w:rPr/>
            </w:rPrChange>
          </w:rPr>
          <w:t>für</w:t>
        </w:r>
      </w:ins>
      <w:ins w:id="900" w:author="Ben Fels" w:date="2024-12-21T10:19:00Z" w16du:dateUtc="2024-12-21T09:19:00Z">
        <w:r w:rsidR="009B3010" w:rsidRPr="004C0C7E">
          <w:rPr>
            <w:highlight w:val="green"/>
            <w:rPrChange w:id="901" w:author="Ben Fels" w:date="2024-12-21T11:18:00Z" w16du:dateUtc="2024-12-21T10:18:00Z">
              <w:rPr/>
            </w:rPrChange>
          </w:rPr>
          <w:t xml:space="preserve"> </w:t>
        </w:r>
      </w:ins>
      <w:ins w:id="902" w:author="Ben Fels" w:date="2024-12-21T11:13:00Z" w16du:dateUtc="2024-12-21T10:13:00Z">
        <w:r w:rsidR="00C1194F" w:rsidRPr="004C0C7E">
          <w:rPr>
            <w:highlight w:val="green"/>
            <w:rPrChange w:id="903" w:author="Ben Fels" w:date="2024-12-21T11:18:00Z" w16du:dateUtc="2024-12-21T10:18:00Z">
              <w:rPr/>
            </w:rPrChange>
          </w:rPr>
          <w:t xml:space="preserve">ein </w:t>
        </w:r>
      </w:ins>
      <w:ins w:id="904" w:author="Ben Fels" w:date="2024-12-21T10:19:00Z" w16du:dateUtc="2024-12-21T09:19:00Z">
        <w:r w:rsidR="009B3010" w:rsidRPr="004C0C7E">
          <w:rPr>
            <w:highlight w:val="green"/>
            <w:rPrChange w:id="905" w:author="Ben Fels" w:date="2024-12-21T11:18:00Z" w16du:dateUtc="2024-12-21T10:18:00Z">
              <w:rPr/>
            </w:rPrChange>
          </w:rPr>
          <w:t>Argument.</w:t>
        </w:r>
      </w:ins>
      <w:ins w:id="906" w:author="Ben Fels" w:date="2024-12-21T11:13:00Z" w16du:dateUtc="2024-12-21T10:13:00Z">
        <w:r w:rsidR="004237FD" w:rsidRPr="004C0C7E">
          <w:rPr>
            <w:highlight w:val="green"/>
            <w:rPrChange w:id="907" w:author="Ben Fels" w:date="2024-12-21T11:18:00Z" w16du:dateUtc="2024-12-21T10:18:00Z">
              <w:rPr/>
            </w:rPrChange>
          </w:rPr>
          <w:t xml:space="preserve"> </w:t>
        </w:r>
      </w:ins>
      <w:ins w:id="908" w:author="Ben Fels" w:date="2024-12-21T10:12:00Z" w16du:dateUtc="2024-12-21T09:12:00Z">
        <w:r w:rsidR="001D6B97" w:rsidRPr="004C0C7E">
          <w:rPr>
            <w:highlight w:val="green"/>
            <w:rPrChange w:id="909" w:author="Ben Fels" w:date="2024-12-21T11:18:00Z" w16du:dateUtc="2024-12-21T10:18:00Z">
              <w:rPr/>
            </w:rPrChange>
          </w:rPr>
          <w:t xml:space="preserve">Um die Haltung der Argumente </w:t>
        </w:r>
      </w:ins>
      <w:ins w:id="910" w:author="Ben Fels" w:date="2024-12-21T11:15:00Z" w16du:dateUtc="2024-12-21T10:15:00Z">
        <w:r w:rsidR="000219A5" w:rsidRPr="004C0C7E">
          <w:rPr>
            <w:highlight w:val="green"/>
            <w:rPrChange w:id="911" w:author="Ben Fels" w:date="2024-12-21T11:18:00Z" w16du:dateUtc="2024-12-21T10:18:00Z">
              <w:rPr/>
            </w:rPrChange>
          </w:rPr>
          <w:t xml:space="preserve">zu </w:t>
        </w:r>
      </w:ins>
      <w:ins w:id="912" w:author="Ben Fels" w:date="2024-12-21T11:16:00Z" w16du:dateUtc="2024-12-21T10:16:00Z">
        <w:r w:rsidR="009019EC" w:rsidRPr="004C0C7E">
          <w:rPr>
            <w:highlight w:val="green"/>
            <w:rPrChange w:id="913" w:author="Ben Fels" w:date="2024-12-21T11:18:00Z" w16du:dateUtc="2024-12-21T10:18:00Z">
              <w:rPr/>
            </w:rPrChange>
          </w:rPr>
          <w:t xml:space="preserve">unterscheiden, </w:t>
        </w:r>
      </w:ins>
      <w:ins w:id="914" w:author="Ben Fels" w:date="2024-12-21T11:14:00Z" w16du:dateUtc="2024-12-21T10:14:00Z">
        <w:r w:rsidR="003D3ACB" w:rsidRPr="004C0C7E">
          <w:rPr>
            <w:highlight w:val="green"/>
            <w:rPrChange w:id="915" w:author="Ben Fels" w:date="2024-12-21T11:18:00Z" w16du:dateUtc="2024-12-21T10:18:00Z">
              <w:rPr/>
            </w:rPrChange>
          </w:rPr>
          <w:t xml:space="preserve">sind </w:t>
        </w:r>
      </w:ins>
      <w:ins w:id="916" w:author="Ben Fels" w:date="2024-12-21T11:15:00Z" w16du:dateUtc="2024-12-21T10:15:00Z">
        <w:r w:rsidR="000219A5" w:rsidRPr="004C0C7E">
          <w:rPr>
            <w:highlight w:val="green"/>
            <w:rPrChange w:id="917" w:author="Ben Fels" w:date="2024-12-21T11:18:00Z" w16du:dateUtc="2024-12-21T10:18:00Z">
              <w:rPr/>
            </w:rPrChange>
          </w:rPr>
          <w:t xml:space="preserve">die Behauptungen </w:t>
        </w:r>
      </w:ins>
    </w:p>
    <w:p w14:paraId="2852BD84" w14:textId="6829FB13" w:rsidR="002361A0" w:rsidRDefault="002361A0" w:rsidP="003D3ACB">
      <w:pPr>
        <w:autoSpaceDE w:val="0"/>
        <w:autoSpaceDN w:val="0"/>
        <w:adjustRightInd w:val="0"/>
        <w:spacing w:after="0"/>
        <w:jc w:val="both"/>
        <w:rPr>
          <w:ins w:id="918" w:author="Ben Fels" w:date="2024-12-21T10:02:00Z" w16du:dateUtc="2024-12-21T09:02:00Z"/>
        </w:rPr>
      </w:pPr>
      <w:del w:id="919" w:author="Ben Fels" w:date="2024-12-21T11:14:00Z" w16du:dateUtc="2024-12-21T10:14:00Z">
        <w:r w:rsidRPr="004C0C7E" w:rsidDel="003D3ACB">
          <w:rPr>
            <w:highlight w:val="green"/>
            <w:rPrChange w:id="920" w:author="Ben Fels" w:date="2024-12-21T11:18:00Z" w16du:dateUtc="2024-12-21T10:18:00Z">
              <w:rPr/>
            </w:rPrChange>
          </w:rPr>
          <w:delText xml:space="preserve">Behauptungen </w:delText>
        </w:r>
      </w:del>
      <w:del w:id="921" w:author="Ben Fels" w:date="2024-12-21T10:13:00Z" w16du:dateUtc="2024-12-21T09:13:00Z">
        <w:r w:rsidRPr="004C0C7E" w:rsidDel="00C41407">
          <w:rPr>
            <w:highlight w:val="green"/>
            <w:rPrChange w:id="922" w:author="Ben Fels" w:date="2024-12-21T11:18:00Z" w16du:dateUtc="2024-12-21T10:18:00Z">
              <w:rPr/>
            </w:rPrChange>
          </w:rPr>
          <w:delText xml:space="preserve">können </w:delText>
        </w:r>
      </w:del>
      <w:ins w:id="923" w:author="Ben Fels" w:date="2024-12-21T11:14:00Z" w16du:dateUtc="2024-12-21T10:14:00Z">
        <w:r w:rsidR="003D3ACB" w:rsidRPr="004C0C7E">
          <w:rPr>
            <w:highlight w:val="green"/>
            <w:rPrChange w:id="924" w:author="Ben Fels" w:date="2024-12-21T11:18:00Z" w16du:dateUtc="2024-12-21T10:18:00Z">
              <w:rPr/>
            </w:rPrChange>
          </w:rPr>
          <w:t xml:space="preserve">als </w:t>
        </w:r>
      </w:ins>
      <w:r w:rsidRPr="004C0C7E">
        <w:rPr>
          <w:highlight w:val="green"/>
          <w:rPrChange w:id="925" w:author="Ben Fels" w:date="2024-12-21T11:18:00Z" w16du:dateUtc="2024-12-21T10:18:00Z">
            <w:rPr/>
          </w:rPrChange>
        </w:rPr>
        <w:t xml:space="preserve">für oder gegen </w:t>
      </w:r>
      <w:del w:id="926" w:author="Ben Fels" w:date="2024-12-21T10:13:00Z" w16du:dateUtc="2024-12-21T09:13:00Z">
        <w:r w:rsidRPr="004C0C7E" w:rsidDel="00FB6B31">
          <w:rPr>
            <w:highlight w:val="green"/>
            <w:rPrChange w:id="927" w:author="Ben Fels" w:date="2024-12-21T11:18:00Z" w16du:dateUtc="2024-12-21T10:18:00Z">
              <w:rPr/>
            </w:rPrChange>
          </w:rPr>
          <w:delText>die Hauptaussage sein</w:delText>
        </w:r>
      </w:del>
      <w:ins w:id="928" w:author="Ben Fels" w:date="2024-12-21T10:13:00Z" w16du:dateUtc="2024-12-21T09:13:00Z">
        <w:r w:rsidR="00FB6B31" w:rsidRPr="004C0C7E">
          <w:rPr>
            <w:highlight w:val="green"/>
            <w:rPrChange w:id="929" w:author="Ben Fels" w:date="2024-12-21T11:18:00Z" w16du:dateUtc="2024-12-21T10:18:00Z">
              <w:rPr/>
            </w:rPrChange>
          </w:rPr>
          <w:t>markiert</w:t>
        </w:r>
      </w:ins>
      <w:r w:rsidRPr="004C0C7E">
        <w:rPr>
          <w:highlight w:val="green"/>
          <w:rPrChange w:id="930" w:author="Ben Fels" w:date="2024-12-21T11:18:00Z" w16du:dateUtc="2024-12-21T10:18:00Z">
            <w:rPr/>
          </w:rPrChange>
        </w:rPr>
        <w:t xml:space="preserve">. Prämissen hingegen können eine Behauptung oder eine andere Prämisse unterstützen oder </w:t>
      </w:r>
      <w:r w:rsidR="00F70C99" w:rsidRPr="004C0C7E">
        <w:rPr>
          <w:highlight w:val="green"/>
          <w:rPrChange w:id="931" w:author="Ben Fels" w:date="2024-12-21T11:18:00Z" w16du:dateUtc="2024-12-21T10:18:00Z">
            <w:rPr/>
          </w:rPrChange>
        </w:rPr>
        <w:t>a</w:t>
      </w:r>
      <w:r w:rsidRPr="004C0C7E">
        <w:rPr>
          <w:highlight w:val="green"/>
          <w:rPrChange w:id="932" w:author="Ben Fels" w:date="2024-12-21T11:18:00Z" w16du:dateUtc="2024-12-21T10:18:00Z">
            <w:rPr/>
          </w:rPrChange>
        </w:rPr>
        <w:t xml:space="preserve">ngreifen. Es ist möglich, dass es mehrere Hauptaussagen </w:t>
      </w:r>
      <w:r w:rsidR="00E51A1B" w:rsidRPr="004C0C7E">
        <w:rPr>
          <w:highlight w:val="green"/>
          <w:rPrChange w:id="933" w:author="Ben Fels" w:date="2024-12-21T11:18:00Z" w16du:dateUtc="2024-12-21T10:18:00Z">
            <w:rPr/>
          </w:rPrChange>
        </w:rPr>
        <w:t xml:space="preserve">zu einem Text </w:t>
      </w:r>
      <w:r w:rsidRPr="004C0C7E">
        <w:rPr>
          <w:highlight w:val="green"/>
          <w:rPrChange w:id="934" w:author="Ben Fels" w:date="2024-12-21T11:18:00Z" w16du:dateUtc="2024-12-21T10:18:00Z">
            <w:rPr/>
          </w:rPrChange>
        </w:rPr>
        <w:t>gibt.</w:t>
      </w:r>
      <w:r w:rsidR="003840ED" w:rsidRPr="004C0C7E">
        <w:rPr>
          <w:highlight w:val="green"/>
          <w:rPrChange w:id="935" w:author="Ben Fels" w:date="2024-12-21T11:18:00Z" w16du:dateUtc="2024-12-21T10:18:00Z">
            <w:rPr/>
          </w:rPrChange>
        </w:rPr>
        <w:t xml:space="preserve"> Hierbei wurde jedoch nicht annotiert, auf welche </w:t>
      </w:r>
      <w:r w:rsidR="00E51A1B" w:rsidRPr="004C0C7E">
        <w:rPr>
          <w:highlight w:val="green"/>
          <w:rPrChange w:id="936" w:author="Ben Fels" w:date="2024-12-21T11:18:00Z" w16du:dateUtc="2024-12-21T10:18:00Z">
            <w:rPr/>
          </w:rPrChange>
        </w:rPr>
        <w:t>Hauptaussagen sich die Behauptungen beziehen</w:t>
      </w:r>
      <w:r w:rsidR="00E51A1B" w:rsidRPr="000A3F25">
        <w:t>.</w:t>
      </w:r>
    </w:p>
    <w:p w14:paraId="119E1368" w14:textId="36AB40A3" w:rsidR="00D4435C" w:rsidRDefault="00D4435C" w:rsidP="001F7CA5">
      <w:pPr>
        <w:autoSpaceDE w:val="0"/>
        <w:autoSpaceDN w:val="0"/>
        <w:adjustRightInd w:val="0"/>
        <w:spacing w:after="0"/>
        <w:jc w:val="both"/>
        <w:rPr>
          <w:ins w:id="937" w:author="Ben Fels" w:date="2024-12-21T11:17:00Z" w16du:dateUtc="2024-12-21T10:17:00Z"/>
        </w:rPr>
      </w:pPr>
      <w:commentRangeStart w:id="938"/>
      <w:ins w:id="939" w:author="Ben Fels" w:date="2024-12-21T10:02:00Z" w16du:dateUtc="2024-12-21T09:02:00Z">
        <w:r w:rsidRPr="00D4435C">
          <w:rPr>
            <w:highlight w:val="cyan"/>
            <w:rPrChange w:id="940" w:author="Ben Fels" w:date="2024-12-21T10:02:00Z" w16du:dateUtc="2024-12-21T09:02:00Z">
              <w:rPr/>
            </w:rPrChange>
          </w:rPr>
          <w:t>Beschriftung einfügen</w:t>
        </w:r>
      </w:ins>
      <w:ins w:id="941" w:author="Ben Fels" w:date="2024-12-21T11:18:00Z" w16du:dateUtc="2024-12-21T10:18:00Z">
        <w:r w:rsidR="00B61886">
          <w:t xml:space="preserve">: </w:t>
        </w:r>
      </w:ins>
      <w:commentRangeEnd w:id="938"/>
      <w:ins w:id="942" w:author="Ben Fels" w:date="2024-12-21T11:19:00Z" w16du:dateUtc="2024-12-21T10:19:00Z">
        <w:r w:rsidR="00B62541">
          <w:rPr>
            <w:rStyle w:val="Kommentarzeichen"/>
          </w:rPr>
          <w:commentReference w:id="938"/>
        </w:r>
      </w:ins>
      <w:ins w:id="943" w:author="Ben Fels" w:date="2024-12-21T11:18:00Z" w16du:dateUtc="2024-12-21T10:18:00Z">
        <w:r w:rsidR="00B61886">
          <w:t>Argumentationskomponenten und deren Strukturen.</w:t>
        </w:r>
      </w:ins>
      <w:ins w:id="944" w:author="Ben Fels" w:date="2024-12-21T10:02:00Z" w16du:dateUtc="2024-12-21T09:02:00Z">
        <w:r>
          <w:t xml:space="preserve"> </w:t>
        </w:r>
        <w:r w:rsidRPr="00D4435C">
          <w:rPr>
            <w:highlight w:val="cyan"/>
            <w:rPrChange w:id="945" w:author="Ben Fels" w:date="2024-12-21T10:02:00Z" w16du:dateUtc="2024-12-21T09:02:00Z">
              <w:rPr/>
            </w:rPrChange>
          </w:rPr>
          <w:t>Abbildung ggf. in Anhang packen</w:t>
        </w:r>
      </w:ins>
    </w:p>
    <w:p w14:paraId="6E7E96EE" w14:textId="0B73CBA3" w:rsidR="00CF00D2" w:rsidRDefault="00CF00D2" w:rsidP="001F7CA5">
      <w:pPr>
        <w:autoSpaceDE w:val="0"/>
        <w:autoSpaceDN w:val="0"/>
        <w:adjustRightInd w:val="0"/>
        <w:spacing w:after="0"/>
        <w:jc w:val="both"/>
        <w:rPr>
          <w:ins w:id="946" w:author="Ben Fels" w:date="2024-12-21T10:02:00Z" w16du:dateUtc="2024-12-21T09:02:00Z"/>
        </w:rPr>
      </w:pPr>
      <w:ins w:id="947" w:author="Ben Fels" w:date="2024-12-21T10:01:00Z" w16du:dateUtc="2024-12-21T09:01:00Z">
        <w:r>
          <w:rPr>
            <w:noProof/>
          </w:rPr>
          <w:lastRenderedPageBreak/>
          <w:drawing>
            <wp:inline distT="0" distB="0" distL="0" distR="0" wp14:anchorId="7457DEF0" wp14:editId="1CD639BC">
              <wp:extent cx="5579745" cy="2063750"/>
              <wp:effectExtent l="0" t="0" r="1905" b="0"/>
              <wp:docPr id="1444522327"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22327" name="Grafik 1" descr="Ein Bild, das Text, Diagramm, Reihe, Screenshot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5579745" cy="2063750"/>
                      </a:xfrm>
                      <a:prstGeom prst="rect">
                        <a:avLst/>
                      </a:prstGeom>
                    </pic:spPr>
                  </pic:pic>
                </a:graphicData>
              </a:graphic>
            </wp:inline>
          </w:drawing>
        </w:r>
      </w:ins>
    </w:p>
    <w:p w14:paraId="647A3BB9" w14:textId="4228E36D" w:rsidR="00D4435C" w:rsidRPr="00D4435C" w:rsidRDefault="00D4435C" w:rsidP="001F7CA5">
      <w:pPr>
        <w:autoSpaceDE w:val="0"/>
        <w:autoSpaceDN w:val="0"/>
        <w:adjustRightInd w:val="0"/>
        <w:spacing w:after="0"/>
        <w:jc w:val="both"/>
        <w:rPr>
          <w:ins w:id="948" w:author="Ben Fels" w:date="2024-12-21T10:02:00Z" w16du:dateUtc="2024-12-21T09:02:00Z"/>
          <w:sz w:val="22"/>
          <w:szCs w:val="20"/>
          <w:rPrChange w:id="949" w:author="Ben Fels" w:date="2024-12-21T10:02:00Z" w16du:dateUtc="2024-12-21T09:02:00Z">
            <w:rPr>
              <w:ins w:id="950" w:author="Ben Fels" w:date="2024-12-21T10:02:00Z" w16du:dateUtc="2024-12-21T09:02:00Z"/>
            </w:rPr>
          </w:rPrChange>
        </w:rPr>
      </w:pPr>
      <w:ins w:id="951" w:author="Ben Fels" w:date="2024-12-21T10:02:00Z" w16du:dateUtc="2024-12-21T09:02:00Z">
        <w:r w:rsidRPr="00D4435C">
          <w:rPr>
            <w:sz w:val="22"/>
            <w:szCs w:val="20"/>
            <w:rPrChange w:id="952" w:author="Ben Fels" w:date="2024-12-21T10:02:00Z" w16du:dateUtc="2024-12-21T09:02:00Z">
              <w:rPr/>
            </w:rPrChange>
          </w:rPr>
          <w:t>Eigene Darstellung nach</w:t>
        </w:r>
      </w:ins>
      <w:ins w:id="953" w:author="Ben Fels" w:date="2024-12-21T11:18:00Z" w16du:dateUtc="2024-12-21T10:18:00Z">
        <w:r w:rsidR="00C351F4">
          <w:rPr>
            <w:sz w:val="22"/>
            <w:szCs w:val="20"/>
          </w:rPr>
          <w:t xml:space="preserve"> </w:t>
        </w:r>
        <w:r w:rsidR="00C351F4" w:rsidRPr="00FD2583">
          <w:rPr>
            <w:sz w:val="22"/>
            <w:szCs w:val="20"/>
            <w:rPrChange w:id="954" w:author="Ben Fels" w:date="2024-12-21T11:19:00Z" w16du:dateUtc="2024-12-21T10:19:00Z">
              <w:rPr>
                <w:rFonts w:cs="Arial"/>
                <w:highlight w:val="magenta"/>
              </w:rPr>
            </w:rPrChange>
          </w:rPr>
          <w:t xml:space="preserve">Stab &amp; </w:t>
        </w:r>
        <w:proofErr w:type="spellStart"/>
        <w:r w:rsidR="00C351F4" w:rsidRPr="00FD2583">
          <w:rPr>
            <w:sz w:val="22"/>
            <w:szCs w:val="20"/>
            <w:rPrChange w:id="955" w:author="Ben Fels" w:date="2024-12-21T11:19:00Z" w16du:dateUtc="2024-12-21T10:19:00Z">
              <w:rPr>
                <w:rFonts w:cs="Arial"/>
                <w:highlight w:val="magenta"/>
              </w:rPr>
            </w:rPrChange>
          </w:rPr>
          <w:t>Gurevych</w:t>
        </w:r>
        <w:proofErr w:type="spellEnd"/>
        <w:r w:rsidR="00C351F4" w:rsidRPr="00FD2583">
          <w:rPr>
            <w:sz w:val="22"/>
            <w:szCs w:val="20"/>
            <w:rPrChange w:id="956" w:author="Ben Fels" w:date="2024-12-21T11:19:00Z" w16du:dateUtc="2024-12-21T10:19:00Z">
              <w:rPr>
                <w:highlight w:val="green"/>
              </w:rPr>
            </w:rPrChange>
          </w:rPr>
          <w:t xml:space="preserve"> </w:t>
        </w:r>
        <w:r w:rsidR="00C351F4" w:rsidRPr="00FD2583">
          <w:rPr>
            <w:sz w:val="22"/>
            <w:szCs w:val="20"/>
            <w:rPrChange w:id="957" w:author="Ben Fels" w:date="2024-12-21T11:19:00Z" w16du:dateUtc="2024-12-21T10:19:00Z">
              <w:rPr>
                <w:highlight w:val="magenta"/>
              </w:rPr>
            </w:rPrChange>
          </w:rPr>
          <w:fldChar w:fldCharType="begin"/>
        </w:r>
      </w:ins>
      <w:r w:rsidR="00FD2583" w:rsidRPr="00FD2583">
        <w:rPr>
          <w:sz w:val="22"/>
          <w:szCs w:val="20"/>
          <w:rPrChange w:id="958" w:author="Ben Fels" w:date="2024-12-21T11:19:00Z" w16du:dateUtc="2024-12-21T10:19:00Z">
            <w:rPr>
              <w:highlight w:val="magenta"/>
            </w:rPr>
          </w:rPrChange>
        </w:rPr>
        <w:instrText xml:space="preserve"> ADDIN ZOTERO_ITEM CSL_CITATION {"citationID":"oUQ9diHS","properties":{"formattedCitation":"(2017b)","plainCitation":"(2017b)","noteIndex":0},"citationItems":[{"id":967,"uris":["http://zotero.org/users/14644665/items/TQBD3JQ9"],"itemData":{"id":967,"type":"article-journal","abstract":"In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959" w:author="Ben Fels" w:date="2024-12-21T11:18:00Z" w16du:dateUtc="2024-12-21T10:18:00Z">
        <w:r w:rsidR="00C351F4" w:rsidRPr="00FD2583">
          <w:rPr>
            <w:sz w:val="22"/>
            <w:szCs w:val="20"/>
            <w:rPrChange w:id="960" w:author="Ben Fels" w:date="2024-12-21T11:19:00Z" w16du:dateUtc="2024-12-21T10:19:00Z">
              <w:rPr>
                <w:highlight w:val="magenta"/>
              </w:rPr>
            </w:rPrChange>
          </w:rPr>
          <w:fldChar w:fldCharType="separate"/>
        </w:r>
      </w:ins>
      <w:r w:rsidR="00FD2583" w:rsidRPr="00FD2583">
        <w:rPr>
          <w:sz w:val="22"/>
          <w:szCs w:val="20"/>
          <w:rPrChange w:id="961" w:author="Ben Fels" w:date="2024-12-21T11:19:00Z" w16du:dateUtc="2024-12-21T10:19:00Z">
            <w:rPr>
              <w:rFonts w:cs="Arial"/>
              <w:highlight w:val="magenta"/>
            </w:rPr>
          </w:rPrChange>
        </w:rPr>
        <w:t>(2017b)</w:t>
      </w:r>
      <w:ins w:id="962" w:author="Ben Fels" w:date="2024-12-21T11:18:00Z" w16du:dateUtc="2024-12-21T10:18:00Z">
        <w:r w:rsidR="00C351F4" w:rsidRPr="00FD2583">
          <w:rPr>
            <w:sz w:val="22"/>
            <w:szCs w:val="20"/>
            <w:rPrChange w:id="963" w:author="Ben Fels" w:date="2024-12-21T11:19:00Z" w16du:dateUtc="2024-12-21T10:19:00Z">
              <w:rPr>
                <w:highlight w:val="magenta"/>
              </w:rPr>
            </w:rPrChange>
          </w:rPr>
          <w:fldChar w:fldCharType="end"/>
        </w:r>
      </w:ins>
      <w:ins w:id="964" w:author="Ben Fels" w:date="2024-12-21T11:19:00Z" w16du:dateUtc="2024-12-21T10:19:00Z">
        <w:r w:rsidR="00FD2583">
          <w:rPr>
            <w:sz w:val="22"/>
            <w:szCs w:val="20"/>
          </w:rPr>
          <w:t>.</w:t>
        </w:r>
      </w:ins>
    </w:p>
    <w:p w14:paraId="7945B220" w14:textId="77777777" w:rsidR="00D4435C" w:rsidRDefault="00D4435C" w:rsidP="001F7CA5">
      <w:pPr>
        <w:autoSpaceDE w:val="0"/>
        <w:autoSpaceDN w:val="0"/>
        <w:adjustRightInd w:val="0"/>
        <w:spacing w:after="0"/>
        <w:jc w:val="both"/>
      </w:pPr>
    </w:p>
    <w:p w14:paraId="66FB7DE1" w14:textId="77777777" w:rsidR="009606D1" w:rsidRPr="002F1C43" w:rsidRDefault="009606D1" w:rsidP="009606D1">
      <w:pPr>
        <w:jc w:val="both"/>
      </w:pPr>
      <w:proofErr w:type="spellStart"/>
      <w:r w:rsidRPr="002F1C43">
        <w:rPr>
          <w:rFonts w:cs="Arial"/>
          <w:highlight w:val="magenta"/>
        </w:rPr>
        <w:t>Yeginbergen</w:t>
      </w:r>
      <w:proofErr w:type="spellEnd"/>
      <w:r w:rsidRPr="002F1C43">
        <w:rPr>
          <w:rFonts w:cs="Arial"/>
          <w:highlight w:val="magenta"/>
        </w:rPr>
        <w:t xml:space="preserve"> et al.</w:t>
      </w:r>
      <w:r>
        <w:rPr>
          <w:rFonts w:cs="Arial"/>
        </w:rPr>
        <w:t xml:space="preserve"> </w:t>
      </w:r>
      <w:r w:rsidRPr="002F1C43">
        <w:rPr>
          <w:highlight w:val="magenta"/>
        </w:rPr>
        <w:fldChar w:fldCharType="begin"/>
      </w:r>
      <w:r>
        <w:rPr>
          <w:highlight w:val="magenta"/>
        </w:rPr>
        <w:instrText xml:space="preserve"> ADDIN ZOTERO_ITEM CSL_CITATION {"citationID":"z9L57RTx","properties":{"formattedCitation":"(2024, S. 11690)","plainCitation":"(2024,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uppress-author":true}],"schema":"https://github.com/citation-style-language/schema/raw/master/csl-citation.json"} </w:instrText>
      </w:r>
      <w:r w:rsidRPr="002F1C43">
        <w:rPr>
          <w:highlight w:val="magenta"/>
        </w:rPr>
        <w:fldChar w:fldCharType="separate"/>
      </w:r>
      <w:r w:rsidRPr="00D30FE3">
        <w:rPr>
          <w:rFonts w:cs="Arial"/>
          <w:highlight w:val="magenta"/>
        </w:rPr>
        <w:t>(2024, S. 11690)</w:t>
      </w:r>
      <w:r w:rsidRPr="002F1C43">
        <w:rPr>
          <w:highlight w:val="magenta"/>
        </w:rPr>
        <w:fldChar w:fldCharType="end"/>
      </w:r>
      <w:r>
        <w:t xml:space="preserve"> </w:t>
      </w:r>
      <w:r>
        <w:rPr>
          <w:rFonts w:cs="Arial"/>
        </w:rPr>
        <w:t>weisen darauf hin, dass beim Argument Mining</w:t>
      </w:r>
      <w:r w:rsidRPr="002F1C43">
        <w:t xml:space="preserve"> auch Beispiele </w:t>
      </w:r>
      <w:r>
        <w:t>aufgenommen werden sollen</w:t>
      </w:r>
      <w:r w:rsidRPr="002F1C43">
        <w:t>, welche keine Argumentationskomponenten beinhalten.</w:t>
      </w:r>
      <w:r>
        <w:t xml:space="preserve"> Da der Datensatz lediglich argumentative Aufsätze beinhaltet, werden keine nicht-argumentativen Texte als Beispiele übergeben. Die Aufsätze enthalten allerdings auch nicht-argumentative Textstellen, welche keine Argumentationskomponenten darstellen.  </w:t>
      </w:r>
    </w:p>
    <w:p w14:paraId="5E1F0479" w14:textId="77777777" w:rsidR="009606D1" w:rsidRDefault="009606D1" w:rsidP="001F7CA5">
      <w:pPr>
        <w:autoSpaceDE w:val="0"/>
        <w:autoSpaceDN w:val="0"/>
        <w:adjustRightInd w:val="0"/>
        <w:spacing w:after="0"/>
        <w:jc w:val="both"/>
      </w:pPr>
    </w:p>
    <w:p w14:paraId="3599BDE8" w14:textId="3FCDC2A3" w:rsidR="00317FC6" w:rsidRDefault="00317FC6" w:rsidP="001F7CA5">
      <w:pPr>
        <w:autoSpaceDE w:val="0"/>
        <w:autoSpaceDN w:val="0"/>
        <w:adjustRightInd w:val="0"/>
        <w:spacing w:after="0"/>
        <w:jc w:val="both"/>
        <w:rPr>
          <w:b/>
        </w:rPr>
      </w:pPr>
      <w:r w:rsidRPr="00317FC6">
        <w:rPr>
          <w:b/>
        </w:rPr>
        <w:t>Datenaufbereitung</w:t>
      </w:r>
    </w:p>
    <w:p w14:paraId="36B1C09B" w14:textId="7315A9DA" w:rsidR="00A655DD" w:rsidRDefault="00317FC6" w:rsidP="001F7CA5">
      <w:pPr>
        <w:autoSpaceDE w:val="0"/>
        <w:autoSpaceDN w:val="0"/>
        <w:adjustRightInd w:val="0"/>
        <w:spacing w:after="0"/>
        <w:jc w:val="both"/>
        <w:rPr>
          <w:ins w:id="965" w:author="Ben Fels" w:date="2024-12-16T22:07:00Z" w16du:dateUtc="2024-12-16T21:07:00Z"/>
        </w:rPr>
      </w:pPr>
      <w:r>
        <w:t xml:space="preserve">Die IDs </w:t>
      </w:r>
      <w:r w:rsidR="000A76B6">
        <w:t>geändert, da alle argumentativen Komponenten</w:t>
      </w:r>
      <w:r w:rsidR="009C1137">
        <w:t xml:space="preserve"> als T</w:t>
      </w:r>
      <w:r w:rsidR="00FB3031">
        <w:t>X mit X als fortlaufende Nummer</w:t>
      </w:r>
      <w:r w:rsidR="0029383E">
        <w:t xml:space="preserve"> </w:t>
      </w:r>
      <w:r w:rsidR="009C1137">
        <w:t xml:space="preserve">bezeichnet sind. Es wird </w:t>
      </w:r>
      <w:r w:rsidR="00A614F6">
        <w:t xml:space="preserve">dabei </w:t>
      </w:r>
      <w:r w:rsidR="00F33A89">
        <w:t xml:space="preserve">somit nicht zwischen </w:t>
      </w:r>
      <w:r w:rsidR="00A614F6">
        <w:t>den Argumentationskomponenten unterschieden. Dies</w:t>
      </w:r>
      <w:r w:rsidR="009B6083">
        <w:t>er Schritt wurde vorgenommen, um die Beziehungen besser nachvollziehen zu können</w:t>
      </w:r>
      <w:r w:rsidR="00A43E50">
        <w:t xml:space="preserve">, </w:t>
      </w:r>
      <w:r w:rsidR="00A43E50" w:rsidRPr="00C3078D">
        <w:rPr>
          <w:highlight w:val="green"/>
        </w:rPr>
        <w:t xml:space="preserve">sodass </w:t>
      </w:r>
      <w:r w:rsidR="008F5B4B" w:rsidRPr="00C3078D">
        <w:rPr>
          <w:highlight w:val="green"/>
        </w:rPr>
        <w:t xml:space="preserve">die annotierten Daten dann in </w:t>
      </w:r>
      <w:r w:rsidR="00C3078D">
        <w:rPr>
          <w:highlight w:val="green"/>
        </w:rPr>
        <w:t xml:space="preserve">ein </w:t>
      </w:r>
      <w:r w:rsidR="008F5B4B" w:rsidRPr="00C3078D">
        <w:rPr>
          <w:highlight w:val="green"/>
        </w:rPr>
        <w:t>JSON</w:t>
      </w:r>
      <w:r w:rsidR="00C3078D">
        <w:rPr>
          <w:highlight w:val="green"/>
        </w:rPr>
        <w:t>-Schema</w:t>
      </w:r>
      <w:r w:rsidR="008F5B4B" w:rsidRPr="00C3078D">
        <w:rPr>
          <w:highlight w:val="green"/>
        </w:rPr>
        <w:t xml:space="preserve"> überführt werden können. </w:t>
      </w:r>
      <w:r w:rsidR="00021991" w:rsidRPr="00C3078D">
        <w:rPr>
          <w:highlight w:val="green"/>
        </w:rPr>
        <w:t>Es wurde sich für ein semi-strukturierte</w:t>
      </w:r>
      <w:r w:rsidR="00383CBA" w:rsidRPr="00C3078D">
        <w:rPr>
          <w:highlight w:val="green"/>
        </w:rPr>
        <w:t>s</w:t>
      </w:r>
      <w:r w:rsidR="00021991" w:rsidRPr="00C3078D">
        <w:rPr>
          <w:highlight w:val="green"/>
        </w:rPr>
        <w:t xml:space="preserve"> Format entschieden, da </w:t>
      </w:r>
      <w:r w:rsidR="005F44A5" w:rsidRPr="00C3078D">
        <w:rPr>
          <w:highlight w:val="green"/>
        </w:rPr>
        <w:t xml:space="preserve">sowohl </w:t>
      </w:r>
      <w:r w:rsidR="00FD0941" w:rsidRPr="00C3078D">
        <w:rPr>
          <w:highlight w:val="green"/>
        </w:rPr>
        <w:t xml:space="preserve">die </w:t>
      </w:r>
      <w:r w:rsidR="00C3078D" w:rsidRPr="00C3078D">
        <w:rPr>
          <w:highlight w:val="green"/>
        </w:rPr>
        <w:t>Daten</w:t>
      </w:r>
      <w:r w:rsidR="00FD0941" w:rsidRPr="00C3078D">
        <w:rPr>
          <w:highlight w:val="green"/>
        </w:rPr>
        <w:t xml:space="preserve"> als auch die Ausgabe des LLM</w:t>
      </w:r>
      <w:r w:rsidR="001470C4" w:rsidRPr="00C3078D">
        <w:rPr>
          <w:highlight w:val="green"/>
        </w:rPr>
        <w:t>s in dieses Format überführt werden können</w:t>
      </w:r>
      <w:r w:rsidR="00D2491E">
        <w:t xml:space="preserve"> (</w:t>
      </w:r>
      <w:r w:rsidR="007F13B6" w:rsidRPr="007F13B6">
        <w:rPr>
          <w:highlight w:val="cyan"/>
        </w:rPr>
        <w:t>Verweis auf Abschnitt</w:t>
      </w:r>
      <w:r w:rsidR="007F13B6">
        <w:t>)</w:t>
      </w:r>
      <w:r w:rsidR="00E415FB">
        <w:t xml:space="preserve"> un</w:t>
      </w:r>
      <w:r w:rsidR="00E415FB" w:rsidRPr="00C3078D">
        <w:rPr>
          <w:highlight w:val="green"/>
        </w:rPr>
        <w:t xml:space="preserve">d </w:t>
      </w:r>
      <w:r w:rsidR="00963AD3" w:rsidRPr="00C3078D">
        <w:rPr>
          <w:highlight w:val="green"/>
        </w:rPr>
        <w:t xml:space="preserve">sie somit für die </w:t>
      </w:r>
      <w:r w:rsidR="00E415FB" w:rsidRPr="00C3078D">
        <w:rPr>
          <w:highlight w:val="green"/>
        </w:rPr>
        <w:t xml:space="preserve">Evaluation </w:t>
      </w:r>
      <w:r w:rsidR="00963AD3" w:rsidRPr="00C3078D">
        <w:rPr>
          <w:highlight w:val="green"/>
        </w:rPr>
        <w:t>miteinander verglichen werden</w:t>
      </w:r>
      <w:r w:rsidR="00963AD3">
        <w:t xml:space="preserve">. </w:t>
      </w:r>
      <w:r w:rsidR="00963AD3" w:rsidRPr="00552902">
        <w:rPr>
          <w:highlight w:val="green"/>
        </w:rPr>
        <w:t xml:space="preserve">Zudem können die </w:t>
      </w:r>
      <w:r w:rsidR="00C64DCA" w:rsidRPr="00552902">
        <w:rPr>
          <w:highlight w:val="green"/>
        </w:rPr>
        <w:t xml:space="preserve">Ergebnisse </w:t>
      </w:r>
      <w:r w:rsidR="00963AD3" w:rsidRPr="00552902">
        <w:rPr>
          <w:highlight w:val="green"/>
        </w:rPr>
        <w:t xml:space="preserve">dann </w:t>
      </w:r>
      <w:r w:rsidR="00C64DCA" w:rsidRPr="00552902">
        <w:rPr>
          <w:highlight w:val="green"/>
        </w:rPr>
        <w:t>für jede Argumentationskomponente individuell betrachtet werden</w:t>
      </w:r>
      <w:r w:rsidR="00C64DCA">
        <w:t>.</w:t>
      </w:r>
    </w:p>
    <w:p w14:paraId="025AA8D8" w14:textId="77777777" w:rsidR="007A763E" w:rsidRPr="00021991" w:rsidRDefault="007A763E" w:rsidP="001F7CA5">
      <w:pPr>
        <w:autoSpaceDE w:val="0"/>
        <w:autoSpaceDN w:val="0"/>
        <w:adjustRightInd w:val="0"/>
        <w:spacing w:after="0"/>
        <w:jc w:val="both"/>
      </w:pPr>
    </w:p>
    <w:p w14:paraId="3FCE1D8B" w14:textId="03FDB267" w:rsidR="00317FC6" w:rsidRPr="00021991" w:rsidRDefault="008F5B4B" w:rsidP="001F7CA5">
      <w:pPr>
        <w:autoSpaceDE w:val="0"/>
        <w:autoSpaceDN w:val="0"/>
        <w:adjustRightInd w:val="0"/>
        <w:spacing w:after="0"/>
        <w:jc w:val="both"/>
      </w:pPr>
      <w:r w:rsidRPr="00021991">
        <w:t xml:space="preserve"> </w:t>
      </w:r>
    </w:p>
    <w:p w14:paraId="6CEDE68E" w14:textId="286060EB" w:rsidR="00633544" w:rsidRDefault="00633544">
      <w:pPr>
        <w:pStyle w:val="berschrift2"/>
        <w:rPr>
          <w:ins w:id="966" w:author="Ben Fels" w:date="2024-12-21T19:09:00Z" w16du:dateUtc="2024-12-21T18:09:00Z"/>
        </w:rPr>
      </w:pPr>
      <w:bookmarkStart w:id="967" w:name="_Toc187929387"/>
      <w:r w:rsidRPr="00911C80">
        <w:rPr>
          <w:rPrChange w:id="968" w:author="Ben Fels" w:date="2024-12-17T07:55:00Z" w16du:dateUtc="2024-12-17T06:55:00Z">
            <w:rPr>
              <w:rFonts w:eastAsiaTheme="minorHAnsi" w:cstheme="minorBidi"/>
              <w:b/>
              <w:color w:val="auto"/>
              <w:sz w:val="24"/>
              <w:szCs w:val="22"/>
              <w:lang w:val="en-US"/>
            </w:rPr>
          </w:rPrChange>
        </w:rPr>
        <w:t>Methode</w:t>
      </w:r>
      <w:bookmarkEnd w:id="967"/>
    </w:p>
    <w:p w14:paraId="370DDD7D" w14:textId="77777777" w:rsidR="00BB7A91" w:rsidRDefault="009E27CB" w:rsidP="009E27CB">
      <w:pPr>
        <w:jc w:val="both"/>
        <w:rPr>
          <w:ins w:id="969" w:author="Ben Fels" w:date="2024-12-22T10:43:00Z" w16du:dateUtc="2024-12-22T09:43:00Z"/>
        </w:rPr>
      </w:pPr>
      <w:ins w:id="970" w:author="Ben Fels" w:date="2024-12-21T19:09:00Z" w16du:dateUtc="2024-12-21T18:09:00Z">
        <w:r w:rsidRPr="00C2340B">
          <w:rPr>
            <w:highlight w:val="green"/>
          </w:rPr>
          <w:t xml:space="preserve">Im Rahmen der Abschlussarbeit wird ein experimenteller Ansatz verfolgt. Es soll explorativ untersucht werden, inwieweit die Eingabeaufforderungen zur Leistungssteigerung des LLMs für den Anwendungsfall Argument Mining beitragen können. </w:t>
        </w:r>
        <w:r w:rsidRPr="00C2340B">
          <w:rPr>
            <w:highlight w:val="green"/>
          </w:rPr>
          <w:lastRenderedPageBreak/>
          <w:t>Hierzu</w:t>
        </w:r>
        <w:r w:rsidRPr="00F917E0">
          <w:t xml:space="preserve"> </w:t>
        </w:r>
      </w:ins>
      <w:ins w:id="971" w:author="Ben Fels" w:date="2024-12-21T19:13:00Z" w16du:dateUtc="2024-12-21T18:13:00Z">
        <w:r w:rsidR="005C2ECA">
          <w:t xml:space="preserve">werden einem Modell </w:t>
        </w:r>
      </w:ins>
      <w:ins w:id="972" w:author="Ben Fels" w:date="2024-12-21T19:09:00Z" w16du:dateUtc="2024-12-21T18:09:00Z">
        <w:r w:rsidRPr="00F917E0">
          <w:t xml:space="preserve">systematisch verschiedene Eingabeaufforderungen übergeben, mit dem Ziel, die Auswirkung der Prompt Engineering Techniken zu untersuchen. Konkret bedeutet dies beispielsweise, dass die Anzahl der Beispiele in einer Eingabeaufforderung variiert wird. Damit dem Modell in der Eingabeaufforderung Beispiele übergeben werden können, werden argumentative Texte benötigt, in denen die Argumentationskomponenten und deren Beziehungen zueinander annotiert sind. </w:t>
        </w:r>
      </w:ins>
    </w:p>
    <w:p w14:paraId="7C2175AE" w14:textId="2E5F76CB" w:rsidR="009E27CB" w:rsidRDefault="00BB7A91" w:rsidP="009E27CB">
      <w:pPr>
        <w:jc w:val="both"/>
      </w:pPr>
      <w:ins w:id="973" w:author="Ben Fels" w:date="2024-12-22T10:43:00Z" w16du:dateUtc="2024-12-22T09:43:00Z">
        <w:r>
          <w:t xml:space="preserve">Der zuvor beschriebene </w:t>
        </w:r>
      </w:ins>
      <w:ins w:id="974" w:author="Ben Fels" w:date="2024-12-21T19:09:00Z" w16du:dateUtc="2024-12-21T18:09:00Z">
        <w:r w:rsidR="009E27CB" w:rsidRPr="00A64CCD">
          <w:t>Datensatz ist so aufzubereiten, dass daraus die Vorlagen für die Eingabeaufforderungen gemäß der verschiedenen Prompt Engineering Techniken erstellt und an das LLM übergeben werden können. Der Datensatz ist zusätzlich in einen Trainings- und einen Testdatensatz zu unterteilen.</w:t>
        </w:r>
      </w:ins>
      <w:ins w:id="975" w:author="Ben Fels" w:date="2024-12-22T10:44:00Z" w16du:dateUtc="2024-12-22T09:44:00Z">
        <w:r w:rsidR="00EC2817">
          <w:t xml:space="preserve"> </w:t>
        </w:r>
        <w:r w:rsidR="00EC2817" w:rsidRPr="00EC2817">
          <w:rPr>
            <w:highlight w:val="cyan"/>
            <w:rPrChange w:id="976" w:author="Ben Fels" w:date="2024-12-22T10:44:00Z" w16du:dateUtc="2024-12-22T09:44:00Z">
              <w:rPr/>
            </w:rPrChange>
          </w:rPr>
          <w:t>Begründung dafür</w:t>
        </w:r>
      </w:ins>
      <w:ins w:id="977" w:author="Ben Fels" w:date="2024-12-21T19:09:00Z" w16du:dateUtc="2024-12-21T18:09:00Z">
        <w:r w:rsidR="009E27CB" w:rsidRPr="00A64CCD">
          <w:t xml:space="preserve"> Die Ausgaben des LLMs </w:t>
        </w:r>
      </w:ins>
      <w:ins w:id="978" w:author="Ben Fels" w:date="2024-12-22T10:45:00Z" w16du:dateUtc="2024-12-22T09:45:00Z">
        <w:r w:rsidR="00F7358F">
          <w:t>werden</w:t>
        </w:r>
      </w:ins>
      <w:ins w:id="979" w:author="Ben Fels" w:date="2024-12-21T19:09:00Z" w16du:dateUtc="2024-12-21T18:09:00Z">
        <w:r w:rsidR="009E27CB" w:rsidRPr="00A64CCD">
          <w:t xml:space="preserve"> zur Evaluation der Leistung mit der Grundwahrheit abgeglichen. Hierzu sind geeignete Metriken heranzuziehen.</w:t>
        </w:r>
      </w:ins>
    </w:p>
    <w:p w14:paraId="5F2F44CF" w14:textId="77777777" w:rsidR="00772BB6" w:rsidRDefault="00772BB6" w:rsidP="009E27CB">
      <w:pPr>
        <w:jc w:val="both"/>
      </w:pPr>
    </w:p>
    <w:p w14:paraId="41F40171" w14:textId="5B5AC46B" w:rsidR="00772BB6" w:rsidRDefault="00772BB6" w:rsidP="00772BB6">
      <w:pPr>
        <w:pStyle w:val="berschrift3"/>
      </w:pPr>
      <w:bookmarkStart w:id="980" w:name="_Toc187929388"/>
      <w:r>
        <w:t>Tech Stack</w:t>
      </w:r>
      <w:bookmarkEnd w:id="980"/>
      <w:r>
        <w:t xml:space="preserve"> </w:t>
      </w:r>
    </w:p>
    <w:p w14:paraId="213B1E58" w14:textId="3CA07073" w:rsidR="0008511A" w:rsidRPr="00386DA0" w:rsidRDefault="00772BB6" w:rsidP="009E27CB">
      <w:pPr>
        <w:jc w:val="both"/>
      </w:pPr>
      <w:r>
        <w:t xml:space="preserve">Für die Untersuchung werden die </w:t>
      </w:r>
      <w:r w:rsidR="00B675B6">
        <w:t xml:space="preserve">Prompts unter Verwendung von Python </w:t>
      </w:r>
      <w:r w:rsidR="00386DA0">
        <w:t xml:space="preserve">und speziellen Paketen wie der </w:t>
      </w:r>
      <w:proofErr w:type="spellStart"/>
      <w:r w:rsidR="00420F88">
        <w:t>openai</w:t>
      </w:r>
      <w:proofErr w:type="spellEnd"/>
      <w:r w:rsidR="0008511A" w:rsidRPr="00386DA0">
        <w:t xml:space="preserve"> Bibliothek </w:t>
      </w:r>
      <w:r w:rsidR="00386DA0">
        <w:t>systematisch and das LLM übergeben.</w:t>
      </w:r>
    </w:p>
    <w:p w14:paraId="5C1AC4C6" w14:textId="6E75D132" w:rsidR="00772BB6" w:rsidRDefault="0005057F" w:rsidP="009E27CB">
      <w:pPr>
        <w:jc w:val="both"/>
      </w:pPr>
      <w:r>
        <w:t>Es wird die Batch API verwendet.</w:t>
      </w:r>
    </w:p>
    <w:p w14:paraId="7B14D5B4" w14:textId="77777777" w:rsidR="0097711D" w:rsidRPr="0047224E" w:rsidRDefault="0097711D">
      <w:pPr>
        <w:rPr>
          <w:rPrChange w:id="981" w:author="Ben Fels" w:date="2024-12-21T19:09:00Z" w16du:dateUtc="2024-12-21T18:09:00Z">
            <w:rPr>
              <w:b/>
              <w:lang w:val="en-US"/>
            </w:rPr>
          </w:rPrChange>
        </w:rPr>
        <w:pPrChange w:id="982" w:author="Ben Fels" w:date="2024-12-21T19:09:00Z" w16du:dateUtc="2024-12-21T18:09:00Z">
          <w:pPr>
            <w:autoSpaceDE w:val="0"/>
            <w:autoSpaceDN w:val="0"/>
            <w:adjustRightInd w:val="0"/>
            <w:spacing w:after="0"/>
            <w:jc w:val="both"/>
          </w:pPr>
        </w:pPrChange>
      </w:pPr>
    </w:p>
    <w:p w14:paraId="16D64ABA" w14:textId="498B5647" w:rsidR="00FF3884" w:rsidRDefault="00FF3884">
      <w:pPr>
        <w:pStyle w:val="berschrift3"/>
      </w:pPr>
      <w:bookmarkStart w:id="983" w:name="_Toc187929390"/>
      <w:r w:rsidRPr="00911C80">
        <w:rPr>
          <w:rPrChange w:id="984" w:author="Ben Fels" w:date="2024-12-17T07:55:00Z" w16du:dateUtc="2024-12-17T06:55:00Z">
            <w:rPr>
              <w:rFonts w:eastAsiaTheme="minorHAnsi" w:cstheme="minorBidi"/>
              <w:b/>
              <w:i/>
              <w:color w:val="auto"/>
              <w:szCs w:val="22"/>
              <w:lang w:val="en-US"/>
            </w:rPr>
          </w:rPrChange>
        </w:rPr>
        <w:t>Eingabeaufforderungen</w:t>
      </w:r>
      <w:r w:rsidR="001B75BB">
        <w:t xml:space="preserve"> / Prompts</w:t>
      </w:r>
      <w:bookmarkEnd w:id="983"/>
    </w:p>
    <w:p w14:paraId="5776A0BA" w14:textId="5193376D" w:rsidR="00907B43" w:rsidRDefault="003C4443" w:rsidP="003C4443">
      <w:pPr>
        <w:jc w:val="both"/>
      </w:pPr>
      <w:r w:rsidRPr="00F20BFF">
        <w:t>Anstatt Modelle für jede einzelne Teilaufgabe zu trainieren, soll sich die Lernfähigkeit von LLMs zunutze gemacht werden</w:t>
      </w:r>
      <w:r w:rsidRPr="00F20BFF">
        <w:rPr>
          <w:highlight w:val="cyan"/>
        </w:rPr>
        <w:t>.</w:t>
      </w:r>
      <w:r w:rsidRPr="0015571F">
        <w:t xml:space="preserve"> </w:t>
      </w:r>
      <w:r w:rsidR="00F20BFF" w:rsidRPr="00F20BFF">
        <w:rPr>
          <w:highlight w:val="cyan"/>
        </w:rPr>
        <w:sym w:font="Wingdings" w:char="F0E0"/>
      </w:r>
      <w:r w:rsidR="00F20BFF" w:rsidRPr="00F20BFF">
        <w:rPr>
          <w:highlight w:val="cyan"/>
        </w:rPr>
        <w:t>Wurde vermutlich vorher schonmal so geschrieben</w:t>
      </w:r>
    </w:p>
    <w:p w14:paraId="6DD53458" w14:textId="5E17ED94" w:rsidR="003A08DE" w:rsidRPr="00D147DB" w:rsidRDefault="00724691" w:rsidP="00D147DB">
      <w:pPr>
        <w:jc w:val="both"/>
        <w:rPr>
          <w:ins w:id="985" w:author="Ben Fels" w:date="2024-12-21T11:41:00Z" w16du:dateUtc="2024-12-21T10:41:00Z"/>
          <w:bCs/>
        </w:rPr>
      </w:pPr>
      <w:r>
        <w:t xml:space="preserve">Wie zuvor beschrieben, können die Prompts </w:t>
      </w:r>
      <w:r w:rsidR="009731C3">
        <w:t xml:space="preserve">anhand der Anzahl der übergebenen Beispiele in </w:t>
      </w:r>
      <w:r w:rsidR="00244F65">
        <w:t xml:space="preserve">Zero-Shot Learning, </w:t>
      </w:r>
      <w:proofErr w:type="spellStart"/>
      <w:r w:rsidR="00244F65">
        <w:t>One</w:t>
      </w:r>
      <w:proofErr w:type="spellEnd"/>
      <w:r w:rsidR="00244F65">
        <w:t xml:space="preserve">-Shot-Learning und </w:t>
      </w:r>
      <w:proofErr w:type="spellStart"/>
      <w:r w:rsidR="00244F65">
        <w:t>Few</w:t>
      </w:r>
      <w:proofErr w:type="spellEnd"/>
      <w:r w:rsidR="00244F65">
        <w:t>-Shot Learning unterteilt werden</w:t>
      </w:r>
      <w:r w:rsidR="002921A8">
        <w:t xml:space="preserve">. </w:t>
      </w:r>
      <w:r w:rsidR="002921A8" w:rsidRPr="007041E2">
        <w:rPr>
          <w:bCs/>
          <w:rPrChange w:id="986" w:author="Ben Fels" w:date="2024-12-22T17:45:00Z" w16du:dateUtc="2024-12-22T16:45:00Z">
            <w:rPr>
              <w:bCs/>
              <w:lang w:val="en-US"/>
            </w:rPr>
          </w:rPrChange>
        </w:rPr>
        <w:t xml:space="preserve">Neben der Ergänzung von Beispielen in den Prompts gibt es noch weitere Ansätze. </w:t>
      </w:r>
      <w:r w:rsidR="002921A8" w:rsidRPr="00935F4F">
        <w:rPr>
          <w:bCs/>
        </w:rPr>
        <w:t xml:space="preserve">Dazu gehören beispielsweise </w:t>
      </w:r>
      <w:r w:rsidR="002921A8" w:rsidRPr="00935F4F">
        <w:rPr>
          <w:rPrChange w:id="987" w:author="Ben Fels" w:date="2024-12-22T17:45:00Z" w16du:dateUtc="2024-12-22T16:45:00Z">
            <w:rPr>
              <w:b/>
              <w:lang w:val="en-US"/>
            </w:rPr>
          </w:rPrChange>
        </w:rPr>
        <w:t>Chain-</w:t>
      </w:r>
      <w:proofErr w:type="spellStart"/>
      <w:r w:rsidR="002921A8" w:rsidRPr="00935F4F">
        <w:rPr>
          <w:rPrChange w:id="988" w:author="Ben Fels" w:date="2024-12-22T17:45:00Z" w16du:dateUtc="2024-12-22T16:45:00Z">
            <w:rPr>
              <w:b/>
              <w:lang w:val="en-US"/>
            </w:rPr>
          </w:rPrChange>
        </w:rPr>
        <w:t>of</w:t>
      </w:r>
      <w:proofErr w:type="spellEnd"/>
      <w:r w:rsidR="002921A8" w:rsidRPr="00935F4F">
        <w:rPr>
          <w:rPrChange w:id="989" w:author="Ben Fels" w:date="2024-12-22T17:45:00Z" w16du:dateUtc="2024-12-22T16:45:00Z">
            <w:rPr>
              <w:b/>
              <w:lang w:val="en-US"/>
            </w:rPr>
          </w:rPrChange>
        </w:rPr>
        <w:t>-</w:t>
      </w:r>
      <w:proofErr w:type="spellStart"/>
      <w:r w:rsidR="002921A8" w:rsidRPr="00935F4F">
        <w:rPr>
          <w:rPrChange w:id="990" w:author="Ben Fels" w:date="2024-12-22T17:45:00Z" w16du:dateUtc="2024-12-22T16:45:00Z">
            <w:rPr>
              <w:b/>
              <w:lang w:val="en-US"/>
            </w:rPr>
          </w:rPrChange>
        </w:rPr>
        <w:t>thought</w:t>
      </w:r>
      <w:proofErr w:type="spellEnd"/>
      <w:r w:rsidR="002921A8" w:rsidRPr="00935F4F">
        <w:rPr>
          <w:rPrChange w:id="991" w:author="Ben Fels" w:date="2024-12-22T17:45:00Z" w16du:dateUtc="2024-12-22T16:45:00Z">
            <w:rPr>
              <w:b/>
              <w:lang w:val="en-US"/>
            </w:rPr>
          </w:rPrChange>
        </w:rPr>
        <w:t xml:space="preserve"> </w:t>
      </w:r>
      <w:proofErr w:type="spellStart"/>
      <w:r w:rsidR="002921A8" w:rsidRPr="00935F4F">
        <w:rPr>
          <w:rPrChange w:id="992" w:author="Ben Fels" w:date="2024-12-22T17:45:00Z" w16du:dateUtc="2024-12-22T16:45:00Z">
            <w:rPr>
              <w:b/>
              <w:lang w:val="en-US"/>
            </w:rPr>
          </w:rPrChange>
        </w:rPr>
        <w:t>prompting</w:t>
      </w:r>
      <w:proofErr w:type="spellEnd"/>
      <w:r w:rsidR="002921A8" w:rsidRPr="00935F4F">
        <w:t xml:space="preserve"> und </w:t>
      </w:r>
      <w:r w:rsidR="00D147DB">
        <w:rPr>
          <w:bCs/>
        </w:rPr>
        <w:t>die Verwendung einer Persona</w:t>
      </w:r>
      <w:r w:rsidR="002921A8" w:rsidRPr="00935F4F">
        <w:rPr>
          <w:bCs/>
        </w:rPr>
        <w:t>.</w:t>
      </w:r>
      <w:r w:rsidR="00D147DB">
        <w:rPr>
          <w:bCs/>
        </w:rPr>
        <w:t xml:space="preserve"> Nachfolgend werden diese </w:t>
      </w:r>
      <w:r w:rsidR="00890A51">
        <w:rPr>
          <w:bCs/>
        </w:rPr>
        <w:t>Techniken sowie deren Anwendung für die Untersuchung erläutert.</w:t>
      </w:r>
    </w:p>
    <w:p w14:paraId="61570E9C" w14:textId="122BB106" w:rsidR="00D36626" w:rsidRPr="00D05D1C" w:rsidDel="003A08DE" w:rsidRDefault="00D36626" w:rsidP="00B91A8D">
      <w:pPr>
        <w:pStyle w:val="Listenabsatz"/>
        <w:numPr>
          <w:ilvl w:val="0"/>
          <w:numId w:val="1"/>
        </w:numPr>
        <w:tabs>
          <w:tab w:val="num" w:pos="360"/>
        </w:tabs>
        <w:ind w:left="0" w:firstLine="0"/>
        <w:contextualSpacing w:val="0"/>
        <w:jc w:val="both"/>
        <w:rPr>
          <w:del w:id="993" w:author="Ben Fels" w:date="2024-12-21T11:37:00Z" w16du:dateUtc="2024-12-21T10:37:00Z"/>
          <w:b/>
        </w:rPr>
      </w:pPr>
      <w:r>
        <w:rPr>
          <w:b/>
        </w:rPr>
        <w:lastRenderedPageBreak/>
        <w:t>Zero</w:t>
      </w:r>
      <w:ins w:id="994" w:author="Ben Fels" w:date="2024-12-21T11:41:00Z" w16du:dateUtc="2024-12-21T10:41:00Z">
        <w:r w:rsidRPr="00D05D1C">
          <w:rPr>
            <w:b/>
            <w:rPrChange w:id="995" w:author="Ben Fels" w:date="2024-12-21T18:19:00Z" w16du:dateUtc="2024-12-21T17:19:00Z">
              <w:rPr/>
            </w:rPrChange>
          </w:rPr>
          <w:t>-Shot Learning</w:t>
        </w:r>
      </w:ins>
      <w:r w:rsidRPr="00D05D1C">
        <w:rPr>
          <w:b/>
        </w:rPr>
        <w:t>/</w:t>
      </w:r>
      <w:proofErr w:type="spellStart"/>
      <w:r w:rsidRPr="00D05D1C">
        <w:rPr>
          <w:b/>
        </w:rPr>
        <w:t>Prompting</w:t>
      </w:r>
      <w:proofErr w:type="spellEnd"/>
      <w:r w:rsidRPr="00D05D1C">
        <w:rPr>
          <w:b/>
        </w:rPr>
        <w:t xml:space="preserve"> (ZS): </w:t>
      </w:r>
      <w:r w:rsidRPr="00D05D1C">
        <w:rPr>
          <w:highlight w:val="green"/>
        </w:rPr>
        <w:t>Beim ZS werden in dem Prompt k</w:t>
      </w:r>
      <w:ins w:id="996" w:author="Ben Fels" w:date="2024-12-21T11:46:00Z" w16du:dateUtc="2024-12-21T10:46:00Z">
        <w:r w:rsidRPr="00D05D1C">
          <w:rPr>
            <w:highlight w:val="green"/>
          </w:rPr>
          <w:t>ei</w:t>
        </w:r>
        <w:r w:rsidRPr="00D05D1C">
          <w:rPr>
            <w:highlight w:val="green"/>
            <w:rPrChange w:id="997" w:author="Ben Fels" w:date="2024-12-21T18:19:00Z" w16du:dateUtc="2024-12-21T17:19:00Z">
              <w:rPr>
                <w:lang w:val="en-US"/>
              </w:rPr>
            </w:rPrChange>
          </w:rPr>
          <w:t xml:space="preserve">n Beispiel </w:t>
        </w:r>
      </w:ins>
      <w:r w:rsidRPr="00D05D1C">
        <w:rPr>
          <w:highlight w:val="green"/>
        </w:rPr>
        <w:t>aufgeführt. Dem Modell wird lediglich eine Beschreibung der Aufgabe in natürlicher Sprache übergeben</w:t>
      </w:r>
      <w:r>
        <w:t xml:space="preserve"> </w:t>
      </w:r>
      <w:r w:rsidRPr="00D05D1C">
        <w:rPr>
          <w:highlight w:val="magenta"/>
        </w:rPr>
        <w:fldChar w:fldCharType="begin"/>
      </w:r>
      <w:r w:rsidRPr="00D05D1C">
        <w:rPr>
          <w:highlight w:val="magenta"/>
        </w:rPr>
        <w:instrText xml:space="preserve"> ADDIN ZOTERO_ITEM CSL_CITATION {"citationID":"guBei8DB","properties":{"formattedCitation":"(Brown et al., 2020, S. 7)","plainCitation":"(Brown et al., 2020, S. 7)","noteIndex":0},"citationItems":[{"id":229,"uris":["http://zotero.org/users/14644665/items/E6FXUFBM"],"itemData":{"id":229,"type":"article","abstract":"Recent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Pr="00D36626">
        <w:rPr>
          <w:highlight w:val="magenta"/>
        </w:rPr>
        <w: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w:instrText>
      </w:r>
      <w:r w:rsidRPr="00D05D1C">
        <w:rPr>
          <w:highlight w:val="magenta"/>
          <w:lang w:val="en-US"/>
        </w:rPr>
        <w:instrText xml:space="preserve">,{"family":"Child","given":"Rewon"},{"family":"Ramesh","given":"Aditya"},{"family":"Ziegler","given":"Daniel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7","label":"page"}],"schema":"https://github.com/citation-style-language/schema/raw/master/csl-citation.json"} </w:instrText>
      </w:r>
      <w:r w:rsidRPr="00D05D1C">
        <w:rPr>
          <w:highlight w:val="magenta"/>
        </w:rPr>
        <w:fldChar w:fldCharType="separate"/>
      </w:r>
      <w:r w:rsidRPr="00D05D1C">
        <w:rPr>
          <w:rFonts w:cs="Arial"/>
          <w:highlight w:val="magenta"/>
          <w:lang w:val="en-US"/>
        </w:rPr>
        <w:t>(Brown et al., 2020, S. 7)</w:t>
      </w:r>
      <w:r w:rsidRPr="00D05D1C">
        <w:rPr>
          <w:highlight w:val="magenta"/>
        </w:rPr>
        <w:fldChar w:fldCharType="end"/>
      </w:r>
      <w:r w:rsidRPr="00D05D1C">
        <w:rPr>
          <w:lang w:val="en-US"/>
        </w:rPr>
        <w:t>.</w:t>
      </w:r>
      <w:del w:id="998" w:author="Ben Fels" w:date="2024-12-21T11:37:00Z" w16du:dateUtc="2024-12-21T10:37:00Z">
        <w:r w:rsidRPr="00D05D1C" w:rsidDel="000752BD">
          <w:rPr>
            <w:lang w:val="en-US"/>
          </w:rPr>
          <w:delText xml:space="preserve">Prompting bezieht sich auf die Methode, einem LLM bestimmte Eingaben zu machen, um eine gewünschte Reaktion hervorzurufen </w:delText>
        </w:r>
        <w:r w:rsidRPr="00D05D1C" w:rsidDel="000752BD">
          <w:rPr>
            <w:highlight w:val="magenta"/>
          </w:rPr>
          <w:fldChar w:fldCharType="begin"/>
        </w:r>
        <w:r w:rsidRPr="00D05D1C" w:rsidDel="000752BD">
          <w:rPr>
            <w:highlight w:val="magenta"/>
            <w:lang w:val="en-US"/>
          </w:rPr>
          <w:delInstrText xml:space="preserve"> ADDIN ZOTERO_ITEM CSL_CITATION {"citationID":"YVxBpHWV","properties":{"formattedCitation":"(Maharjan et al., 2024, S. 8)","plainCitation":"(Maharjan et al., 2024, S. 8)","noteIndex":0},"citationItems":[{"id":851,"uris":["http://zotero.org/users/14644665/items/KAULLCSJ"],"itemData":{"id":851,"type":"article-journal","abstract":"Abstract\n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schema":"https://github.com/citation-style-language/schema/raw/master/csl-citation.json"} </w:delInstrText>
        </w:r>
        <w:r w:rsidRPr="00D05D1C" w:rsidDel="000752BD">
          <w:rPr>
            <w:highlight w:val="magenta"/>
          </w:rPr>
          <w:fldChar w:fldCharType="separate"/>
        </w:r>
        <w:r w:rsidRPr="00D05D1C" w:rsidDel="000752BD">
          <w:rPr>
            <w:rFonts w:cs="Arial"/>
            <w:highlight w:val="magenta"/>
            <w:lang w:val="en-US"/>
          </w:rPr>
          <w:delText>(Maharjan et al., 2024, S. 8)</w:delText>
        </w:r>
        <w:r w:rsidRPr="00D05D1C" w:rsidDel="000752BD">
          <w:rPr>
            <w:highlight w:val="magenta"/>
          </w:rPr>
          <w:fldChar w:fldCharType="end"/>
        </w:r>
        <w:r w:rsidRPr="00D05D1C" w:rsidDel="000752BD">
          <w:rPr>
            <w:lang w:val="en-US"/>
          </w:rPr>
          <w:delText xml:space="preserve">. </w:delText>
        </w:r>
      </w:del>
    </w:p>
    <w:p w14:paraId="0C96E6D1" w14:textId="77777777" w:rsidR="00D36626" w:rsidRPr="00D36626" w:rsidRDefault="00D36626" w:rsidP="00B91A8D">
      <w:pPr>
        <w:pStyle w:val="Listenabsatz"/>
        <w:numPr>
          <w:ilvl w:val="0"/>
          <w:numId w:val="72"/>
        </w:numPr>
        <w:jc w:val="both"/>
      </w:pPr>
    </w:p>
    <w:p w14:paraId="54864E74" w14:textId="1F7CAA1D" w:rsidR="005C290E" w:rsidRDefault="003A08DE" w:rsidP="00B91A8D">
      <w:pPr>
        <w:pStyle w:val="Listenabsatz"/>
        <w:numPr>
          <w:ilvl w:val="0"/>
          <w:numId w:val="72"/>
        </w:numPr>
        <w:jc w:val="both"/>
      </w:pPr>
      <w:proofErr w:type="spellStart"/>
      <w:ins w:id="999" w:author="Ben Fels" w:date="2024-12-21T11:41:00Z" w16du:dateUtc="2024-12-21T10:41:00Z">
        <w:r w:rsidRPr="00D36626">
          <w:rPr>
            <w:b/>
            <w:rPrChange w:id="1000" w:author="Ben Fels" w:date="2024-12-21T18:19:00Z" w16du:dateUtc="2024-12-21T17:19:00Z">
              <w:rPr/>
            </w:rPrChange>
          </w:rPr>
          <w:t>One</w:t>
        </w:r>
        <w:proofErr w:type="spellEnd"/>
        <w:r w:rsidRPr="00D36626">
          <w:rPr>
            <w:b/>
            <w:rPrChange w:id="1001" w:author="Ben Fels" w:date="2024-12-21T18:19:00Z" w16du:dateUtc="2024-12-21T17:19:00Z">
              <w:rPr/>
            </w:rPrChange>
          </w:rPr>
          <w:t>-Shot Learning</w:t>
        </w:r>
      </w:ins>
      <w:r w:rsidR="002B403B" w:rsidRPr="00D36626">
        <w:rPr>
          <w:b/>
        </w:rPr>
        <w:t xml:space="preserve"> (OS)</w:t>
      </w:r>
      <w:r w:rsidR="00FE5C78" w:rsidRPr="00D36626">
        <w:rPr>
          <w:b/>
        </w:rPr>
        <w:t xml:space="preserve">: </w:t>
      </w:r>
      <w:r w:rsidR="002B403B" w:rsidRPr="00D36626">
        <w:rPr>
          <w:highlight w:val="green"/>
        </w:rPr>
        <w:t>Beim OS wird in dem Prompt hingegen neben der Aufgabenbeschreibung zusätzlich ein Beisp</w:t>
      </w:r>
      <w:r w:rsidR="002C34A8" w:rsidRPr="00D36626">
        <w:rPr>
          <w:highlight w:val="green"/>
        </w:rPr>
        <w:t>iel aufgeführt</w:t>
      </w:r>
      <w:r w:rsidR="002C34A8" w:rsidRPr="00D36626">
        <w:t xml:space="preserve"> </w:t>
      </w:r>
      <w:r w:rsidR="002C34A8" w:rsidRPr="00D36626">
        <w:rPr>
          <w:highlight w:val="magenta"/>
        </w:rPr>
        <w:fldChar w:fldCharType="begin"/>
      </w:r>
      <w:r w:rsidR="002C34A8" w:rsidRPr="00D36626">
        <w:rPr>
          <w:highlight w:val="magenta"/>
        </w:rPr>
        <w:instrText xml:space="preserve"> ADDIN ZOTERO_ITEM CSL_CITATION {"citationID":"87MfOIRY","properties":{"formattedCitation":"(Brown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2C34A8" w:rsidRPr="00D36626">
        <w:rPr>
          <w:highlight w:val="magenta"/>
        </w:rPr>
        <w:fldChar w:fldCharType="separate"/>
      </w:r>
      <w:r w:rsidR="002C34A8" w:rsidRPr="00D36626">
        <w:rPr>
          <w:rFonts w:cs="Arial"/>
          <w:highlight w:val="magenta"/>
        </w:rPr>
        <w:t>(Brown et al., 2020, S. 6)</w:t>
      </w:r>
      <w:r w:rsidR="002C34A8" w:rsidRPr="00D36626">
        <w:rPr>
          <w:highlight w:val="magenta"/>
        </w:rPr>
        <w:fldChar w:fldCharType="end"/>
      </w:r>
      <w:r w:rsidR="002C34A8">
        <w:t>.</w:t>
      </w:r>
      <w:r w:rsidR="00327683">
        <w:t xml:space="preserve"> </w:t>
      </w:r>
      <w:r w:rsidR="00170A19" w:rsidRPr="00D36626">
        <w:rPr>
          <w:highlight w:val="green"/>
        </w:rPr>
        <w:t xml:space="preserve">Das Beispiel wird als </w:t>
      </w:r>
      <w:r w:rsidR="00282AE0" w:rsidRPr="00D36626">
        <w:rPr>
          <w:highlight w:val="green"/>
        </w:rPr>
        <w:t xml:space="preserve">Kombination </w:t>
      </w:r>
      <w:r w:rsidR="009E1511" w:rsidRPr="00D36626">
        <w:rPr>
          <w:highlight w:val="green"/>
        </w:rPr>
        <w:t xml:space="preserve">von </w:t>
      </w:r>
      <w:r w:rsidR="00D3480A" w:rsidRPr="00D36626">
        <w:rPr>
          <w:highlight w:val="green"/>
        </w:rPr>
        <w:t xml:space="preserve">übergebenen </w:t>
      </w:r>
      <w:ins w:id="1002" w:author="Ben Fels" w:date="2024-12-22T12:25:00Z" w16du:dateUtc="2024-12-22T11:25:00Z">
        <w:r w:rsidR="0068611E" w:rsidRPr="00D36626">
          <w:rPr>
            <w:highlight w:val="green"/>
          </w:rPr>
          <w:t>Input</w:t>
        </w:r>
      </w:ins>
      <w:r w:rsidR="009E1511" w:rsidRPr="00D36626">
        <w:rPr>
          <w:highlight w:val="green"/>
        </w:rPr>
        <w:t xml:space="preserve"> und gewünschtem </w:t>
      </w:r>
      <w:ins w:id="1003" w:author="Ben Fels" w:date="2024-12-22T12:25:00Z" w16du:dateUtc="2024-12-22T11:25:00Z">
        <w:r w:rsidR="0068611E" w:rsidRPr="00D36626">
          <w:rPr>
            <w:highlight w:val="green"/>
          </w:rPr>
          <w:t xml:space="preserve">Output </w:t>
        </w:r>
      </w:ins>
      <w:r w:rsidR="00981DB3" w:rsidRPr="00D36626">
        <w:rPr>
          <w:highlight w:val="green"/>
        </w:rPr>
        <w:t xml:space="preserve">aufgestellt. Der Input ist </w:t>
      </w:r>
      <w:r w:rsidR="00327683" w:rsidRPr="00D36626">
        <w:rPr>
          <w:highlight w:val="green"/>
        </w:rPr>
        <w:t xml:space="preserve">diesem Fall der Text des Aufsatzes und der Output die </w:t>
      </w:r>
      <w:r w:rsidR="00DB2681" w:rsidRPr="00D36626">
        <w:rPr>
          <w:highlight w:val="green"/>
        </w:rPr>
        <w:t xml:space="preserve">Argumentationskomponenten </w:t>
      </w:r>
      <w:r w:rsidR="00D3480A" w:rsidRPr="00D36626">
        <w:rPr>
          <w:highlight w:val="green"/>
        </w:rPr>
        <w:t xml:space="preserve">sowie deren Beziehungen, </w:t>
      </w:r>
      <w:r w:rsidR="00327683" w:rsidRPr="00D36626">
        <w:rPr>
          <w:highlight w:val="green"/>
        </w:rPr>
        <w:t xml:space="preserve">strukturiert als </w:t>
      </w:r>
      <w:r w:rsidR="00E86AE2" w:rsidRPr="00D36626">
        <w:rPr>
          <w:highlight w:val="green"/>
        </w:rPr>
        <w:t>JSON-Objekt</w:t>
      </w:r>
      <w:r w:rsidR="00327683">
        <w:t>.</w:t>
      </w:r>
      <w:r w:rsidR="008569CD">
        <w:t xml:space="preserve"> </w:t>
      </w:r>
      <w:r w:rsidR="008569CD" w:rsidRPr="00D36626">
        <w:rPr>
          <w:highlight w:val="green"/>
        </w:rPr>
        <w:t xml:space="preserve">Die Beispiele </w:t>
      </w:r>
      <w:r w:rsidR="00E86AE2" w:rsidRPr="00D36626">
        <w:rPr>
          <w:highlight w:val="green"/>
        </w:rPr>
        <w:t xml:space="preserve">wurden </w:t>
      </w:r>
      <w:r w:rsidR="008569CD" w:rsidRPr="00D36626">
        <w:rPr>
          <w:highlight w:val="green"/>
        </w:rPr>
        <w:t xml:space="preserve">zufällig </w:t>
      </w:r>
      <w:r w:rsidR="00212183" w:rsidRPr="00D36626">
        <w:rPr>
          <w:highlight w:val="green"/>
        </w:rPr>
        <w:t>ausgewählt</w:t>
      </w:r>
      <w:r w:rsidR="008569CD" w:rsidRPr="00D36626">
        <w:rPr>
          <w:highlight w:val="green"/>
        </w:rPr>
        <w:t>.</w:t>
      </w:r>
      <w:r w:rsidR="008569CD">
        <w:t xml:space="preserve"> </w:t>
      </w:r>
    </w:p>
    <w:p w14:paraId="04D03823" w14:textId="7350EFA1" w:rsidR="001A4072" w:rsidRPr="00B20D3A" w:rsidDel="003A08DE" w:rsidRDefault="003A08DE" w:rsidP="00B91A8D">
      <w:pPr>
        <w:jc w:val="both"/>
        <w:rPr>
          <w:del w:id="1004" w:author="Ben Fels" w:date="2024-12-21T11:40:00Z" w16du:dateUtc="2024-12-21T10:40:00Z"/>
          <w:highlight w:val="green"/>
          <w:lang w:val="en-US"/>
          <w:rPrChange w:id="1005" w:author="Ben Fels" w:date="2024-12-21T11:41:00Z" w16du:dateUtc="2024-12-21T10:41:00Z">
            <w:rPr>
              <w:del w:id="1006" w:author="Ben Fels" w:date="2024-12-21T11:40:00Z" w16du:dateUtc="2024-12-21T10:40:00Z"/>
            </w:rPr>
          </w:rPrChange>
        </w:rPr>
      </w:pPr>
      <w:ins w:id="1007" w:author="Ben Fels" w:date="2024-12-21T11:41:00Z" w16du:dateUtc="2024-12-21T10:41:00Z">
        <w:r w:rsidRPr="00D36626">
          <w:rPr>
            <w:b/>
            <w:lang w:val="en-US"/>
            <w:rPrChange w:id="1008" w:author="Ben Fels" w:date="2024-12-21T11:41:00Z" w16du:dateUtc="2024-12-21T10:41:00Z">
              <w:rPr/>
            </w:rPrChange>
          </w:rPr>
          <w:t>Few-shot Learning</w:t>
        </w:r>
      </w:ins>
      <w:r w:rsidR="00F93D27" w:rsidRPr="00D36626">
        <w:rPr>
          <w:b/>
          <w:lang w:val="en-US"/>
        </w:rPr>
        <w:t>/</w:t>
      </w:r>
      <w:proofErr w:type="spellStart"/>
      <w:r w:rsidR="00F93D27" w:rsidRPr="00D36626">
        <w:rPr>
          <w:b/>
          <w:lang w:val="en-US"/>
        </w:rPr>
        <w:t>Promping</w:t>
      </w:r>
      <w:proofErr w:type="spellEnd"/>
      <w:r w:rsidR="00F93D27" w:rsidRPr="00D36626">
        <w:rPr>
          <w:b/>
          <w:lang w:val="en-US"/>
        </w:rPr>
        <w:t xml:space="preserve"> (FS):</w:t>
      </w:r>
      <w:r w:rsidR="00D36626">
        <w:rPr>
          <w:b/>
          <w:lang w:val="en-US"/>
        </w:rPr>
        <w:t xml:space="preserve"> </w:t>
      </w:r>
      <w:del w:id="1009" w:author="Ben Fels" w:date="2024-12-21T11:40:00Z" w16du:dateUtc="2024-12-21T10:40:00Z">
        <w:r w:rsidR="001A4072" w:rsidRPr="00B20D3A" w:rsidDel="0015399A">
          <w:rPr>
            <w:b/>
            <w:highlight w:val="green"/>
            <w:lang w:val="en-US"/>
            <w:rPrChange w:id="1010" w:author="Ben Fels" w:date="2024-12-21T11:41:00Z" w16du:dateUtc="2024-12-21T10:41:00Z">
              <w:rPr/>
            </w:rPrChange>
          </w:rPr>
          <w:delText xml:space="preserve">Vorteil gegenüber feintuning: Es werden keine Trainingsdaten benötigt. Nachteil gegenüber feintuning: Man kann keinen Nutzen aus den gelabelten Daten ziehen, selbst wenn man diese zur Verfügung stehen hat </w:delText>
        </w:r>
        <w:r w:rsidR="001A4072" w:rsidRPr="00B20D3A" w:rsidDel="0015399A">
          <w:rPr>
            <w:b/>
            <w:highlight w:val="green"/>
            <w:rPrChange w:id="1011" w:author="Ben Fels" w:date="2024-12-21T11:41:00Z" w16du:dateUtc="2024-12-21T10:41:00Z">
              <w:rPr>
                <w:highlight w:val="magenta"/>
              </w:rPr>
            </w:rPrChange>
          </w:rPr>
          <w:fldChar w:fldCharType="begin"/>
        </w:r>
        <w:r w:rsidR="001A4072" w:rsidRPr="00B20D3A" w:rsidDel="0015399A">
          <w:rPr>
            <w:b/>
            <w:highlight w:val="green"/>
            <w:lang w:val="en-US"/>
            <w:rPrChange w:id="1012" w:author="Ben Fels" w:date="2024-12-21T11:41:00Z" w16du:dateUtc="2024-12-21T10:41:00Z">
              <w:rPr>
                <w:highlight w:val="magenta"/>
              </w:rPr>
            </w:rPrChange>
          </w:rPr>
          <w:delInstrText xml:space="preserve"> ADDIN ZOTERO_ITEM CSL_CITATION {"citationID":"kXFyAvB0","properties":{"formattedCitation":"(Tunstall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delInstrText>
        </w:r>
        <w:r w:rsidR="001A4072" w:rsidRPr="00B20D3A" w:rsidDel="0015399A">
          <w:rPr>
            <w:b/>
            <w:highlight w:val="green"/>
            <w:rPrChange w:id="1013" w:author="Ben Fels" w:date="2024-12-21T11:41:00Z" w16du:dateUtc="2024-12-21T10:41:00Z">
              <w:rPr>
                <w:highlight w:val="magenta"/>
              </w:rPr>
            </w:rPrChange>
          </w:rPr>
          <w:fldChar w:fldCharType="separate"/>
        </w:r>
        <w:r w:rsidR="001A4072" w:rsidRPr="00B20D3A" w:rsidDel="0015399A">
          <w:rPr>
            <w:rFonts w:cs="Arial"/>
            <w:b/>
            <w:highlight w:val="green"/>
            <w:lang w:val="en-US"/>
            <w:rPrChange w:id="1014" w:author="Ben Fels" w:date="2024-12-21T11:41:00Z" w16du:dateUtc="2024-12-21T10:41:00Z">
              <w:rPr>
                <w:rFonts w:cs="Arial"/>
                <w:highlight w:val="magenta"/>
              </w:rPr>
            </w:rPrChange>
          </w:rPr>
          <w:delText>(Tunstall et al., 2023, S. 330)</w:delText>
        </w:r>
        <w:r w:rsidR="001A4072" w:rsidRPr="00B20D3A" w:rsidDel="0015399A">
          <w:rPr>
            <w:b/>
            <w:highlight w:val="green"/>
            <w:rPrChange w:id="1015" w:author="Ben Fels" w:date="2024-12-21T11:41:00Z" w16du:dateUtc="2024-12-21T10:41:00Z">
              <w:rPr>
                <w:highlight w:val="magenta"/>
              </w:rPr>
            </w:rPrChange>
          </w:rPr>
          <w:fldChar w:fldCharType="end"/>
        </w:r>
        <w:r w:rsidR="001A4072" w:rsidRPr="00B20D3A" w:rsidDel="0015399A">
          <w:rPr>
            <w:b/>
            <w:highlight w:val="green"/>
            <w:lang w:val="en-US"/>
            <w:rPrChange w:id="1016" w:author="Ben Fels" w:date="2024-12-21T11:41:00Z" w16du:dateUtc="2024-12-21T10:41:00Z">
              <w:rPr/>
            </w:rPrChange>
          </w:rPr>
          <w:delText>. Stimmt nicht ganz, da man bei few-shot-learning auch aus gelabelten Daten einen Nutzen ziehen kann.</w:delText>
        </w:r>
      </w:del>
    </w:p>
    <w:p w14:paraId="7E182BFF" w14:textId="6BC6038F" w:rsidR="006A7220" w:rsidRPr="002921A8" w:rsidRDefault="000C61A4" w:rsidP="00FB3AAD">
      <w:pPr>
        <w:pStyle w:val="Listenabsatz"/>
        <w:numPr>
          <w:ilvl w:val="0"/>
          <w:numId w:val="72"/>
        </w:numPr>
        <w:autoSpaceDE w:val="0"/>
        <w:autoSpaceDN w:val="0"/>
        <w:adjustRightInd w:val="0"/>
        <w:spacing w:after="0"/>
        <w:jc w:val="both"/>
        <w:rPr>
          <w:highlight w:val="green"/>
          <w:rPrChange w:id="1017" w:author="Ben Fels" w:date="2024-12-22T09:26:00Z" w16du:dateUtc="2024-12-22T08:26:00Z">
            <w:rPr>
              <w:bCs/>
              <w:i/>
              <w:lang w:val="en-US"/>
            </w:rPr>
          </w:rPrChange>
        </w:rPr>
      </w:pPr>
      <w:r w:rsidRPr="0069508D">
        <w:rPr>
          <w:highlight w:val="green"/>
        </w:rPr>
        <w:t>Auch hier werden wie beim OS d</w:t>
      </w:r>
      <w:ins w:id="1018" w:author="Ben Fels" w:date="2024-12-22T12:25:00Z" w16du:dateUtc="2024-12-22T11:25:00Z">
        <w:r w:rsidRPr="0069508D">
          <w:rPr>
            <w:highlight w:val="green"/>
          </w:rPr>
          <w:t xml:space="preserve">em </w:t>
        </w:r>
      </w:ins>
      <w:r w:rsidR="00B91A8D" w:rsidRPr="0069508D">
        <w:rPr>
          <w:highlight w:val="green"/>
        </w:rPr>
        <w:t xml:space="preserve">LLM </w:t>
      </w:r>
      <w:r w:rsidRPr="0069508D">
        <w:rPr>
          <w:highlight w:val="green"/>
        </w:rPr>
        <w:t xml:space="preserve">zusätzlich zur Aufgabenbeschreibung </w:t>
      </w:r>
      <w:r w:rsidR="00B20D3A" w:rsidRPr="0069508D">
        <w:rPr>
          <w:highlight w:val="green"/>
        </w:rPr>
        <w:t xml:space="preserve">zufällige </w:t>
      </w:r>
      <w:r w:rsidRPr="0069508D">
        <w:rPr>
          <w:highlight w:val="green"/>
        </w:rPr>
        <w:t xml:space="preserve">Beispiele als </w:t>
      </w:r>
      <w:ins w:id="1019" w:author="Ben Fels" w:date="2024-12-22T12:25:00Z" w16du:dateUtc="2024-12-22T11:25:00Z">
        <w:r w:rsidRPr="0069508D">
          <w:rPr>
            <w:highlight w:val="green"/>
          </w:rPr>
          <w:t xml:space="preserve">Input-Output Paare übergeben. </w:t>
        </w:r>
      </w:ins>
      <w:ins w:id="1020" w:author="Ben Fels" w:date="2024-12-21T11:47:00Z" w16du:dateUtc="2024-12-21T10:47:00Z">
        <w:r w:rsidRPr="0069508D">
          <w:rPr>
            <w:highlight w:val="green"/>
          </w:rPr>
          <w:t>Nach</w:t>
        </w:r>
        <w:r>
          <w:t xml:space="preserve"> </w:t>
        </w:r>
        <w:r w:rsidRPr="0069508D">
          <w:rPr>
            <w:rFonts w:cs="Arial"/>
            <w:highlight w:val="magenta"/>
          </w:rPr>
          <w:t xml:space="preserve">Brown et al. </w:t>
        </w:r>
        <w:commentRangeStart w:id="1021"/>
        <w:r w:rsidRPr="0069508D">
          <w:rPr>
            <w:highlight w:val="magenta"/>
          </w:rPr>
          <w:fldChar w:fldCharType="begin"/>
        </w:r>
      </w:ins>
      <w:r w:rsidR="00992457" w:rsidRPr="0069508D">
        <w:rPr>
          <w:highlight w:val="magenta"/>
        </w:rPr>
        <w:instrText xml:space="preserve"> ADDIN ZOTERO_ITEM CSL_CITATION {"citationID":"fV1zFETA","properties":{"formattedCitation":"(2020, S. 6, 10)","plainCitation":"(2020, S. 6, 10)","noteIndex":0},"citationItems":[{"id":229,"uris":["http://zotero.org/users/14644665/items/E6FXUFBM"],"itemData":{"id":229,"type":"article","abstract":"Recent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 10","label":"page","suppress-author":true}],"schema":"https://github.com/citation-style-language/schema/raw/master/csl-citation.json"} </w:instrText>
      </w:r>
      <w:ins w:id="1022" w:author="Ben Fels" w:date="2024-12-21T11:47:00Z" w16du:dateUtc="2024-12-21T10:47:00Z">
        <w:r w:rsidRPr="0069508D">
          <w:rPr>
            <w:highlight w:val="magenta"/>
          </w:rPr>
          <w:fldChar w:fldCharType="separate"/>
        </w:r>
      </w:ins>
      <w:r w:rsidR="00992457" w:rsidRPr="0069508D">
        <w:rPr>
          <w:rFonts w:cs="Arial"/>
          <w:highlight w:val="magenta"/>
        </w:rPr>
        <w:t>(2020, S. 6, 10)</w:t>
      </w:r>
      <w:ins w:id="1023" w:author="Ben Fels" w:date="2024-12-21T11:47:00Z" w16du:dateUtc="2024-12-21T10:47:00Z">
        <w:r w:rsidRPr="0069508D">
          <w:rPr>
            <w:highlight w:val="magenta"/>
          </w:rPr>
          <w:fldChar w:fldCharType="end"/>
        </w:r>
      </w:ins>
      <w:commentRangeEnd w:id="1021"/>
      <w:r w:rsidR="00992457">
        <w:rPr>
          <w:rStyle w:val="Kommentarzeichen"/>
        </w:rPr>
        <w:commentReference w:id="1021"/>
      </w:r>
      <w:ins w:id="1024" w:author="Ben Fels" w:date="2024-12-21T11:47:00Z" w16du:dateUtc="2024-12-21T10:47:00Z">
        <w:r>
          <w:t xml:space="preserve"> wer</w:t>
        </w:r>
        <w:r w:rsidRPr="0069508D">
          <w:rPr>
            <w:highlight w:val="green"/>
          </w:rPr>
          <w:t>den dabei in der Regel zwischen 10 und 100 Beispiele übergeben</w:t>
        </w:r>
      </w:ins>
      <w:r w:rsidR="00B8221D" w:rsidRPr="0069508D">
        <w:rPr>
          <w:highlight w:val="green"/>
        </w:rPr>
        <w:t xml:space="preserve">, je nach der Größe des Kontextfensters des </w:t>
      </w:r>
      <w:r w:rsidR="00A6543F" w:rsidRPr="0069508D">
        <w:rPr>
          <w:highlight w:val="green"/>
        </w:rPr>
        <w:t>LLMs</w:t>
      </w:r>
      <w:ins w:id="1025" w:author="Ben Fels" w:date="2024-12-21T11:47:00Z" w16du:dateUtc="2024-12-21T10:47:00Z">
        <w:r w:rsidRPr="0069508D">
          <w:rPr>
            <w:highlight w:val="green"/>
          </w:rPr>
          <w:t>.</w:t>
        </w:r>
      </w:ins>
      <w:r w:rsidR="006C3CFA" w:rsidRPr="0069508D">
        <w:rPr>
          <w:highlight w:val="green"/>
        </w:rPr>
        <w:t xml:space="preserve"> </w:t>
      </w:r>
      <w:r w:rsidR="00323DB6" w:rsidRPr="0069508D">
        <w:rPr>
          <w:highlight w:val="green"/>
        </w:rPr>
        <w:t xml:space="preserve">Demnach </w:t>
      </w:r>
      <w:r w:rsidR="00A35193" w:rsidRPr="0069508D">
        <w:rPr>
          <w:highlight w:val="green"/>
        </w:rPr>
        <w:t>führen mehr Beispiele meist, aber nicht immer, zu besseren Ergebnisse.</w:t>
      </w:r>
      <w:r w:rsidR="00FE2517" w:rsidRPr="0069508D">
        <w:rPr>
          <w:highlight w:val="green"/>
        </w:rPr>
        <w:t xml:space="preserve"> So weisen</w:t>
      </w:r>
      <w:ins w:id="1026" w:author="Ben Fels" w:date="2024-12-21T11:47:00Z" w16du:dateUtc="2024-12-21T10:47:00Z">
        <w:r>
          <w:t xml:space="preserve"> </w:t>
        </w:r>
      </w:ins>
      <w:r w:rsidRPr="0069508D">
        <w:rPr>
          <w:highlight w:val="magenta"/>
        </w:rPr>
        <w:t xml:space="preserve">Google </w:t>
      </w:r>
      <w:r w:rsidRPr="0069508D">
        <w:rPr>
          <w:highlight w:val="magenta"/>
        </w:rPr>
        <w:fldChar w:fldCharType="begin"/>
      </w:r>
      <w:r w:rsidR="005A6983" w:rsidRPr="0069508D">
        <w:rPr>
          <w:highlight w:val="magenta"/>
        </w:rPr>
        <w:instrText xml:space="preserve"> ADDIN ZOTERO_ITEM CSL_CITATION {"citationID":"AYhbpYgD","properties":{"formattedCitation":"(2024)","plainCitation":"(2024)","noteIndex":0},"citationItems":[{"id":1988,"uris":["http://zotero.org/users/14644665/items/V5NQ4V7L"],"itemData":{"id":1988,"type":"webpage","abstract":"Gemini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label":"page","suppress-author":true}],"schema":"https://github.com/citation-style-language/schema/raw/master/csl-citation.json"} </w:instrText>
      </w:r>
      <w:r w:rsidRPr="0069508D">
        <w:rPr>
          <w:highlight w:val="magenta"/>
        </w:rPr>
        <w:fldChar w:fldCharType="separate"/>
      </w:r>
      <w:r w:rsidR="005A6983" w:rsidRPr="0069508D">
        <w:rPr>
          <w:rFonts w:cs="Arial"/>
          <w:highlight w:val="magenta"/>
        </w:rPr>
        <w:t>(2024)</w:t>
      </w:r>
      <w:r w:rsidRPr="0069508D">
        <w:rPr>
          <w:highlight w:val="magenta"/>
        </w:rPr>
        <w:fldChar w:fldCharType="end"/>
      </w:r>
      <w:r>
        <w:t xml:space="preserve"> </w:t>
      </w:r>
      <w:r w:rsidR="00333E54" w:rsidRPr="0069508D">
        <w:rPr>
          <w:highlight w:val="green"/>
        </w:rPr>
        <w:t>darauf hin</w:t>
      </w:r>
      <w:r w:rsidRPr="0069508D">
        <w:rPr>
          <w:highlight w:val="green"/>
        </w:rPr>
        <w:t>, dass Experimente notwendig sind um die optimale Anzahl der Beispiel zu bestimmen</w:t>
      </w:r>
      <w:r w:rsidR="00B20D3A" w:rsidRPr="0069508D">
        <w:rPr>
          <w:highlight w:val="green"/>
        </w:rPr>
        <w:t xml:space="preserve">, da </w:t>
      </w:r>
      <w:r w:rsidRPr="0069508D">
        <w:rPr>
          <w:highlight w:val="green"/>
        </w:rPr>
        <w:t xml:space="preserve">die Übergabe von zu vielen Beispielen </w:t>
      </w:r>
      <w:r w:rsidR="00FE2517" w:rsidRPr="0069508D">
        <w:rPr>
          <w:highlight w:val="green"/>
        </w:rPr>
        <w:t xml:space="preserve">kann </w:t>
      </w:r>
      <w:r w:rsidRPr="0069508D">
        <w:rPr>
          <w:highlight w:val="green"/>
        </w:rPr>
        <w:t xml:space="preserve">zum </w:t>
      </w:r>
      <w:proofErr w:type="spellStart"/>
      <w:r w:rsidRPr="0069508D">
        <w:rPr>
          <w:highlight w:val="green"/>
        </w:rPr>
        <w:t>Overfitting</w:t>
      </w:r>
      <w:proofErr w:type="spellEnd"/>
      <w:r w:rsidRPr="0069508D">
        <w:rPr>
          <w:highlight w:val="green"/>
        </w:rPr>
        <w:t xml:space="preserve"> führen</w:t>
      </w:r>
      <w:r w:rsidR="00B20D3A" w:rsidRPr="0069508D">
        <w:rPr>
          <w:highlight w:val="green"/>
        </w:rPr>
        <w:t xml:space="preserve"> kann</w:t>
      </w:r>
      <w:r>
        <w:t>.</w:t>
      </w:r>
      <w:r w:rsidR="00B20D3A">
        <w:t xml:space="preserve"> </w:t>
      </w:r>
      <w:r w:rsidR="008C1E11" w:rsidRPr="002921A8">
        <w:rPr>
          <w:highlight w:val="green"/>
        </w:rPr>
        <w:t xml:space="preserve">Die Übergabe der Beispiele soll dazu führen, dass </w:t>
      </w:r>
      <w:r w:rsidR="008B1CB0" w:rsidRPr="002921A8">
        <w:rPr>
          <w:highlight w:val="green"/>
        </w:rPr>
        <w:t xml:space="preserve">das LLM </w:t>
      </w:r>
      <w:r w:rsidR="00701F2D" w:rsidRPr="002921A8">
        <w:rPr>
          <w:highlight w:val="green"/>
        </w:rPr>
        <w:t xml:space="preserve">daraus </w:t>
      </w:r>
      <w:r w:rsidR="008B1CB0" w:rsidRPr="002921A8">
        <w:rPr>
          <w:highlight w:val="green"/>
        </w:rPr>
        <w:t xml:space="preserve">Muster </w:t>
      </w:r>
      <w:r w:rsidR="00701F2D" w:rsidRPr="002921A8">
        <w:rPr>
          <w:highlight w:val="green"/>
        </w:rPr>
        <w:t xml:space="preserve">erkennt, die für die Bearbeitung </w:t>
      </w:r>
      <w:r w:rsidR="00A427F3" w:rsidRPr="002921A8">
        <w:rPr>
          <w:highlight w:val="green"/>
        </w:rPr>
        <w:t>der Aufgabe zuträglich sind</w:t>
      </w:r>
      <w:r w:rsidR="00A427F3">
        <w:t xml:space="preserve"> </w:t>
      </w:r>
      <w:ins w:id="1027" w:author="Ben Fels" w:date="2024-12-22T12:26:00Z" w16du:dateUtc="2024-12-22T11:26:00Z">
        <w:r w:rsidR="00A427F3" w:rsidRPr="0069508D">
          <w:rPr>
            <w:highlight w:val="magenta"/>
          </w:rPr>
          <w:fldChar w:fldCharType="begin"/>
        </w:r>
      </w:ins>
      <w:r w:rsidR="00C050D9" w:rsidRPr="0069508D">
        <w:rPr>
          <w:highlight w:val="magenta"/>
        </w:rPr>
        <w:instrText xml:space="preserve"> ADDIN ZOTERO_ITEM CSL_CITATION {"citationID":"5Yf8qqfl","properties":{"formattedCitation":"(Ozdemir, 2024, S. 136; Yeginbergen et al., 2024, S. 11690)","plainCitation":"(Ozdemir, 2024, S. 136; Yeginbergen et al., 2024, S. 11690)","noteIndex":0},"citationItems":[{"id":197,"uris":["http://zotero.org/users/14644665/items/QCPDWWZD"],"itemData":{"id":197,"type":"book","abstract":"Das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136","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ins w:id="1028" w:author="Ben Fels" w:date="2024-12-22T12:26:00Z" w16du:dateUtc="2024-12-22T11:26:00Z">
        <w:r w:rsidR="00A427F3" w:rsidRPr="0069508D">
          <w:rPr>
            <w:highlight w:val="magenta"/>
          </w:rPr>
          <w:fldChar w:fldCharType="separate"/>
        </w:r>
      </w:ins>
      <w:r w:rsidR="00C050D9" w:rsidRPr="0069508D">
        <w:rPr>
          <w:rFonts w:cs="Arial"/>
          <w:highlight w:val="magenta"/>
        </w:rPr>
        <w:t>(Ozdemir, 2024, S. 136; Yeginbergen et al., 2024, S. 11690)</w:t>
      </w:r>
      <w:ins w:id="1029" w:author="Ben Fels" w:date="2024-12-22T12:26:00Z" w16du:dateUtc="2024-12-22T11:26:00Z">
        <w:r w:rsidR="00A427F3" w:rsidRPr="0069508D">
          <w:rPr>
            <w:highlight w:val="magenta"/>
          </w:rPr>
          <w:fldChar w:fldCharType="end"/>
        </w:r>
      </w:ins>
      <w:r w:rsidR="00A427F3">
        <w:t>.</w:t>
      </w:r>
      <w:r w:rsidR="00C050D9">
        <w:t xml:space="preserve"> </w:t>
      </w:r>
      <w:r w:rsidR="00C65762" w:rsidRPr="002921A8">
        <w:rPr>
          <w:highlight w:val="green"/>
        </w:rPr>
        <w:t xml:space="preserve">Mit Hinblick auf die </w:t>
      </w:r>
      <w:proofErr w:type="spellStart"/>
      <w:r w:rsidR="00C65762" w:rsidRPr="002921A8">
        <w:rPr>
          <w:highlight w:val="green"/>
        </w:rPr>
        <w:t>Tokenanzahl</w:t>
      </w:r>
      <w:proofErr w:type="spellEnd"/>
      <w:r w:rsidR="00C65762" w:rsidRPr="002921A8">
        <w:rPr>
          <w:highlight w:val="green"/>
        </w:rPr>
        <w:t xml:space="preserve"> wurde d</w:t>
      </w:r>
      <w:r w:rsidR="00CA1C29" w:rsidRPr="002921A8">
        <w:rPr>
          <w:highlight w:val="green"/>
        </w:rPr>
        <w:t xml:space="preserve">ie Anzahl der Beispiele wurde stufenweise verdoppelt, begonnen bei 10 über 20 </w:t>
      </w:r>
      <w:r w:rsidR="005A77DA" w:rsidRPr="002921A8">
        <w:rPr>
          <w:highlight w:val="green"/>
        </w:rPr>
        <w:t>bis hin</w:t>
      </w:r>
      <w:r w:rsidR="00CA1C29" w:rsidRPr="002921A8">
        <w:rPr>
          <w:highlight w:val="green"/>
        </w:rPr>
        <w:t xml:space="preserve"> zu 40 Beispielen.</w:t>
      </w:r>
      <w:r w:rsidR="005C40D1" w:rsidRPr="002921A8">
        <w:rPr>
          <w:highlight w:val="green"/>
        </w:rPr>
        <w:t xml:space="preserve"> </w:t>
      </w:r>
    </w:p>
    <w:p w14:paraId="061D853C" w14:textId="463375F2" w:rsidR="00F05175" w:rsidRPr="008805F2" w:rsidRDefault="001A4072">
      <w:pPr>
        <w:pStyle w:val="Listenabsatz"/>
        <w:numPr>
          <w:ilvl w:val="0"/>
          <w:numId w:val="58"/>
        </w:numPr>
        <w:jc w:val="both"/>
        <w:rPr>
          <w:highlight w:val="green"/>
        </w:rPr>
        <w:pPrChange w:id="1030" w:author="Ben Fels" w:date="2024-12-22T17:45:00Z" w16du:dateUtc="2024-12-22T16:45:00Z">
          <w:pPr>
            <w:pStyle w:val="berschrift3"/>
          </w:pPr>
        </w:pPrChange>
      </w:pPr>
      <w:r w:rsidRPr="005C290E">
        <w:rPr>
          <w:b/>
          <w:lang w:val="en-US"/>
          <w:rPrChange w:id="1031" w:author="Ben Fels" w:date="2024-12-21T18:24:00Z" w16du:dateUtc="2024-12-21T17:24:00Z">
            <w:rPr/>
          </w:rPrChange>
        </w:rPr>
        <w:t>Chain-of-thought</w:t>
      </w:r>
      <w:r w:rsidR="00F42E5E" w:rsidRPr="005C290E">
        <w:rPr>
          <w:b/>
          <w:lang w:val="en-US"/>
        </w:rPr>
        <w:t xml:space="preserve"> prompting</w:t>
      </w:r>
      <w:r w:rsidR="00A222A1" w:rsidRPr="005C290E">
        <w:rPr>
          <w:b/>
          <w:lang w:val="en-US"/>
        </w:rPr>
        <w:t xml:space="preserve"> </w:t>
      </w:r>
      <w:r w:rsidR="00A222A1" w:rsidRPr="005C290E">
        <w:rPr>
          <w:b/>
          <w:highlight w:val="red"/>
          <w:lang w:val="en-US"/>
          <w:rPrChange w:id="1032" w:author="Ben Fels" w:date="2024-12-22T17:45:00Z" w16du:dateUtc="2024-12-22T16:45:00Z">
            <w:rPr>
              <w:b/>
              <w:lang w:val="en-US"/>
            </w:rPr>
          </w:rPrChange>
        </w:rPr>
        <w:t>(COT</w:t>
      </w:r>
      <w:r w:rsidR="00A222A1" w:rsidRPr="005C290E">
        <w:rPr>
          <w:b/>
          <w:lang w:val="en-US"/>
        </w:rPr>
        <w:t xml:space="preserve">): </w:t>
      </w:r>
      <w:r w:rsidR="00F42E5E" w:rsidRPr="005C290E">
        <w:rPr>
          <w:rFonts w:cs="Arial"/>
          <w:highlight w:val="magenta"/>
          <w:lang w:val="en-US"/>
          <w:rPrChange w:id="1033" w:author="Ben Fels" w:date="2024-12-22T12:08:00Z" w16du:dateUtc="2024-12-22T11:08:00Z">
            <w:rPr>
              <w:rFonts w:cs="Arial"/>
              <w:highlight w:val="magenta"/>
            </w:rPr>
          </w:rPrChange>
        </w:rPr>
        <w:t xml:space="preserve">Wei et al. </w:t>
      </w:r>
      <w:r w:rsidR="00F42E5E" w:rsidRPr="005C290E">
        <w:rPr>
          <w:bCs/>
          <w:highlight w:val="magenta"/>
        </w:rPr>
        <w:fldChar w:fldCharType="begin"/>
      </w:r>
      <w:r w:rsidR="00F42E5E" w:rsidRPr="005C290E">
        <w:rPr>
          <w:bCs/>
          <w:highlight w:val="magenta"/>
          <w:lang w:val="en-US"/>
          <w:rPrChange w:id="1034" w:author="Ben Fels" w:date="2024-12-22T12:08:00Z" w16du:dateUtc="2024-12-22T11:08:00Z">
            <w:rPr>
              <w:bCs/>
              <w:highlight w:val="magenta"/>
            </w:rPr>
          </w:rPrChange>
        </w:rPr>
        <w:instrText xml:space="preserve"> ADDIN ZOTERO_ITEM CSL_CITATION {"citationID":"H7VBEOTQ","properties":{"formattedCitation":"(2023, S. 2)","plainCitation":"(2023, S. 2)","noteIndex":0},"citationItems":[{"id":1769,"uris":["http://zotero.org/users/14644665/items/J6PD8LM3"],"itemData":{"id":1769,"type":"article","abstract":"We explore how generating a chain of thought -- a series of intermediate reasoning steps -- signific</w:instrText>
      </w:r>
      <w:r w:rsidR="00F42E5E" w:rsidRPr="00F73557">
        <w:rPr>
          <w:bCs/>
          <w:highlight w:val="magenta"/>
        </w:rPr>
        <w:instrText xml:space="preserve">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ocator":"2","label":"page","suppress-author":true}],"schema":"https://github.com/citation-style-language/schema/raw/master/csl-citation.json"} </w:instrText>
      </w:r>
      <w:r w:rsidR="00F42E5E" w:rsidRPr="005C290E">
        <w:rPr>
          <w:bCs/>
          <w:highlight w:val="magenta"/>
        </w:rPr>
        <w:fldChar w:fldCharType="separate"/>
      </w:r>
      <w:r w:rsidR="00F42E5E" w:rsidRPr="005C290E">
        <w:rPr>
          <w:rFonts w:cs="Arial"/>
          <w:highlight w:val="magenta"/>
        </w:rPr>
        <w:t>(2023, S. 2)</w:t>
      </w:r>
      <w:r w:rsidR="00F42E5E" w:rsidRPr="005C290E">
        <w:rPr>
          <w:bCs/>
          <w:highlight w:val="magenta"/>
        </w:rPr>
        <w:fldChar w:fldCharType="end"/>
      </w:r>
      <w:r w:rsidR="00F42E5E" w:rsidRPr="005C290E">
        <w:rPr>
          <w:bCs/>
        </w:rPr>
        <w:t xml:space="preserve"> </w:t>
      </w:r>
      <w:r w:rsidR="00F42E5E" w:rsidRPr="004B30A9">
        <w:rPr>
          <w:bCs/>
          <w:highlight w:val="green"/>
        </w:rPr>
        <w:t>definieren COT als eine Reihe von Zwischenschritten in natürlicher Sprache, die zu dem Ergebnis führen</w:t>
      </w:r>
      <w:r w:rsidR="00F42E5E" w:rsidRPr="005C290E">
        <w:rPr>
          <w:bCs/>
        </w:rPr>
        <w:t>.</w:t>
      </w:r>
      <w:r w:rsidR="00F42E5E">
        <w:t xml:space="preserve"> </w:t>
      </w:r>
      <w:r w:rsidR="00ED055E" w:rsidRPr="005C290E">
        <w:rPr>
          <w:rFonts w:cs="Arial"/>
          <w:highlight w:val="magenta"/>
          <w:rPrChange w:id="1035" w:author="Ben Fels" w:date="2024-12-22T11:53:00Z" w16du:dateUtc="2024-12-22T10:53:00Z">
            <w:rPr>
              <w:rFonts w:cs="Arial"/>
            </w:rPr>
          </w:rPrChange>
        </w:rPr>
        <w:t xml:space="preserve">Wei et al. </w:t>
      </w:r>
      <w:r w:rsidR="00324F58" w:rsidRPr="005C290E">
        <w:rPr>
          <w:bCs/>
          <w:highlight w:val="magenta"/>
          <w:rPrChange w:id="1036" w:author="Ben Fels" w:date="2024-12-22T11:53:00Z" w16du:dateUtc="2024-12-22T10:53:00Z">
            <w:rPr>
              <w:bCs/>
            </w:rPr>
          </w:rPrChange>
        </w:rPr>
        <w:fldChar w:fldCharType="begin"/>
      </w:r>
      <w:r w:rsidR="00415299" w:rsidRPr="005C290E">
        <w:rPr>
          <w:bCs/>
          <w:highlight w:val="magenta"/>
        </w:rPr>
        <w:instrText xml:space="preserve"> ADDIN ZOTERO_ITEM CSL_CITATION {"citationID":"V6Gr4jKw","properties":{"formattedCitation":"(2023)","plainCitation":"(2023)","noteIndex":0},"citationItems":[{"id":1769,"uris":["http://zotero.org/users/14644665/items/J6PD8LM3"],"itemData":{"id":1769,"type":"article","abstract":"We explore how generating a chain of thought -- a series of intermediate reasoning steps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abel":"page","suppress-author":true}],"schema":"https://github.com/citation-style-language/schema/raw/master/csl-citation.json"} </w:instrText>
      </w:r>
      <w:r w:rsidR="00324F58" w:rsidRPr="005C290E">
        <w:rPr>
          <w:bCs/>
          <w:highlight w:val="magenta"/>
          <w:rPrChange w:id="1037" w:author="Ben Fels" w:date="2024-12-22T11:53:00Z" w16du:dateUtc="2024-12-22T10:53:00Z">
            <w:rPr>
              <w:bCs/>
            </w:rPr>
          </w:rPrChange>
        </w:rPr>
        <w:fldChar w:fldCharType="separate"/>
      </w:r>
      <w:r w:rsidR="00ED055E" w:rsidRPr="005C290E">
        <w:rPr>
          <w:rFonts w:cs="Arial"/>
          <w:highlight w:val="magenta"/>
          <w:rPrChange w:id="1038" w:author="Ben Fels" w:date="2024-12-22T11:53:00Z" w16du:dateUtc="2024-12-22T10:53:00Z">
            <w:rPr>
              <w:rFonts w:cs="Arial"/>
            </w:rPr>
          </w:rPrChange>
        </w:rPr>
        <w:t>(2023)</w:t>
      </w:r>
      <w:r w:rsidR="00324F58" w:rsidRPr="005C290E">
        <w:rPr>
          <w:bCs/>
          <w:highlight w:val="magenta"/>
          <w:rPrChange w:id="1039" w:author="Ben Fels" w:date="2024-12-22T11:53:00Z" w16du:dateUtc="2024-12-22T10:53:00Z">
            <w:rPr>
              <w:bCs/>
            </w:rPr>
          </w:rPrChange>
        </w:rPr>
        <w:fldChar w:fldCharType="end"/>
      </w:r>
      <w:r w:rsidR="00562FE9" w:rsidRPr="005C290E">
        <w:rPr>
          <w:bCs/>
        </w:rPr>
        <w:t xml:space="preserve"> </w:t>
      </w:r>
      <w:r w:rsidR="00562FE9" w:rsidRPr="003B4E1F">
        <w:rPr>
          <w:bCs/>
          <w:highlight w:val="green"/>
        </w:rPr>
        <w:t>zeigen, wi</w:t>
      </w:r>
      <w:r w:rsidR="00A50D30" w:rsidRPr="003B4E1F">
        <w:rPr>
          <w:bCs/>
          <w:highlight w:val="green"/>
        </w:rPr>
        <w:t xml:space="preserve">e </w:t>
      </w:r>
      <w:r w:rsidR="00F42E5E" w:rsidRPr="003B4E1F">
        <w:rPr>
          <w:bCs/>
          <w:highlight w:val="green"/>
        </w:rPr>
        <w:t xml:space="preserve">COT </w:t>
      </w:r>
      <w:r w:rsidR="00A50D30" w:rsidRPr="003B4E1F">
        <w:rPr>
          <w:bCs/>
          <w:highlight w:val="green"/>
        </w:rPr>
        <w:t>die Leistung des Modells be</w:t>
      </w:r>
      <w:r w:rsidR="00B428C1" w:rsidRPr="003B4E1F">
        <w:rPr>
          <w:bCs/>
          <w:highlight w:val="green"/>
        </w:rPr>
        <w:t xml:space="preserve">i komplexen Logikaufgaben </w:t>
      </w:r>
      <w:r w:rsidR="00A50D30" w:rsidRPr="003B4E1F">
        <w:rPr>
          <w:bCs/>
          <w:highlight w:val="green"/>
        </w:rPr>
        <w:t xml:space="preserve">signifikant </w:t>
      </w:r>
      <w:r w:rsidR="00B46597" w:rsidRPr="003B4E1F">
        <w:rPr>
          <w:bCs/>
          <w:highlight w:val="green"/>
        </w:rPr>
        <w:t xml:space="preserve">ohne </w:t>
      </w:r>
      <w:proofErr w:type="spellStart"/>
      <w:r w:rsidR="00B46597" w:rsidRPr="003B4E1F">
        <w:rPr>
          <w:bCs/>
          <w:highlight w:val="green"/>
        </w:rPr>
        <w:t>fine</w:t>
      </w:r>
      <w:proofErr w:type="spellEnd"/>
      <w:r w:rsidR="00B46597" w:rsidRPr="003B4E1F">
        <w:rPr>
          <w:bCs/>
          <w:highlight w:val="green"/>
        </w:rPr>
        <w:t xml:space="preserve">-tuning </w:t>
      </w:r>
      <w:r w:rsidR="00A50D30" w:rsidRPr="003B4E1F">
        <w:rPr>
          <w:bCs/>
          <w:highlight w:val="green"/>
        </w:rPr>
        <w:t>verbessern kann</w:t>
      </w:r>
      <w:r w:rsidR="00B428C1" w:rsidRPr="005C290E">
        <w:rPr>
          <w:bCs/>
        </w:rPr>
        <w:t>.</w:t>
      </w:r>
      <w:r w:rsidR="00EA53E6" w:rsidRPr="005C290E">
        <w:rPr>
          <w:bCs/>
        </w:rPr>
        <w:t xml:space="preserve"> </w:t>
      </w:r>
      <w:r w:rsidR="0085671A" w:rsidRPr="008805F2">
        <w:rPr>
          <w:bCs/>
          <w:highlight w:val="green"/>
        </w:rPr>
        <w:t>Auf den Anwendungsfall Argument Mining übersetzt werden dem Modell</w:t>
      </w:r>
      <w:r w:rsidR="00283FA4" w:rsidRPr="008805F2">
        <w:rPr>
          <w:bCs/>
          <w:highlight w:val="green"/>
        </w:rPr>
        <w:t xml:space="preserve"> die Teilaufgaben genannt</w:t>
      </w:r>
      <w:r w:rsidR="00DE7AB2" w:rsidRPr="008805F2">
        <w:rPr>
          <w:bCs/>
          <w:highlight w:val="green"/>
        </w:rPr>
        <w:t xml:space="preserve"> und </w:t>
      </w:r>
      <w:r w:rsidR="00694FEC" w:rsidRPr="008805F2">
        <w:rPr>
          <w:bCs/>
          <w:highlight w:val="green"/>
        </w:rPr>
        <w:t xml:space="preserve">beschrieben. </w:t>
      </w:r>
    </w:p>
    <w:p w14:paraId="5820FF3E" w14:textId="53A1491D" w:rsidR="0085445A" w:rsidRPr="009A1D0F" w:rsidRDefault="00C94EC0">
      <w:pPr>
        <w:pStyle w:val="Listenabsatz"/>
        <w:numPr>
          <w:ilvl w:val="0"/>
          <w:numId w:val="58"/>
        </w:numPr>
        <w:jc w:val="both"/>
        <w:rPr>
          <w:ins w:id="1040" w:author="Ben Fels" w:date="2024-12-22T11:51:00Z" w16du:dateUtc="2024-12-22T10:51:00Z"/>
          <w:bCs/>
          <w:highlight w:val="green"/>
        </w:rPr>
        <w:pPrChange w:id="1041" w:author="Ben Fels" w:date="2024-12-22T19:54:00Z" w16du:dateUtc="2024-12-22T18:54:00Z">
          <w:pPr>
            <w:pStyle w:val="Listenabsatz"/>
            <w:numPr>
              <w:ilvl w:val="1"/>
              <w:numId w:val="27"/>
            </w:numPr>
            <w:ind w:left="1440" w:hanging="360"/>
          </w:pPr>
        </w:pPrChange>
      </w:pPr>
      <w:r w:rsidRPr="005C290E">
        <w:rPr>
          <w:b/>
          <w:bCs/>
        </w:rPr>
        <w:t>Pers</w:t>
      </w:r>
      <w:r w:rsidR="009041D6" w:rsidRPr="005C290E">
        <w:rPr>
          <w:b/>
          <w:bCs/>
        </w:rPr>
        <w:t>ona</w:t>
      </w:r>
      <w:r w:rsidR="007C6A28" w:rsidRPr="005C290E">
        <w:rPr>
          <w:b/>
          <w:bCs/>
        </w:rPr>
        <w:t xml:space="preserve">: </w:t>
      </w:r>
      <w:r w:rsidR="007C6A28" w:rsidRPr="0062666D">
        <w:rPr>
          <w:bCs/>
          <w:highlight w:val="green"/>
        </w:rPr>
        <w:t>Hierbei wird das LLM angehalten eine gewisse Persona zu imitieren und die Ausgaben entsprechend zu formulieren, um so relevante Informationen auszugeben</w:t>
      </w:r>
      <w:r w:rsidR="007C6A28" w:rsidRPr="005C290E">
        <w:rPr>
          <w:bCs/>
        </w:rPr>
        <w:t xml:space="preserve"> </w:t>
      </w:r>
      <w:r w:rsidR="007C6A28" w:rsidRPr="005C290E">
        <w:rPr>
          <w:bCs/>
          <w:highlight w:val="magenta"/>
        </w:rPr>
        <w:fldChar w:fldCharType="begin"/>
      </w:r>
      <w:r w:rsidR="004C2386">
        <w:rPr>
          <w:bCs/>
          <w:highlight w:val="magenta"/>
        </w:rPr>
        <w:instrText xml:space="preserve"> ADDIN ZOTERO_ITEM CSL_CITATION {"citationID":"pLPWZuGT","properties":{"formattedCitation":"(OpenAI, 2024e; Trad &amp; Chehab, 2024, S. 369)","plainCitation":"(OpenAI, 2024e; Trad &amp; Chehab, 2024, S. 369)","noteIndex":0},"citationItems":[{"id":1905,"uris":["http://zotero.org/users/14644665/items/ET8P5QU8"],"itemData":{"id":1905,"type":"webpage","abstract":"Explore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ssued":{"date-parts":[["2024"]]}}},{"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007C6A28" w:rsidRPr="005C290E">
        <w:rPr>
          <w:bCs/>
          <w:highlight w:val="magenta"/>
        </w:rPr>
        <w:fldChar w:fldCharType="separate"/>
      </w:r>
      <w:r w:rsidR="004C2386" w:rsidRPr="004C2386">
        <w:rPr>
          <w:rFonts w:cs="Arial"/>
          <w:highlight w:val="magenta"/>
        </w:rPr>
        <w:t>(OpenAI, 2024e; Trad &amp; Chehab, 2024, S. 369)</w:t>
      </w:r>
      <w:r w:rsidR="007C6A28" w:rsidRPr="005C290E">
        <w:rPr>
          <w:bCs/>
          <w:highlight w:val="magenta"/>
        </w:rPr>
        <w:fldChar w:fldCharType="end"/>
      </w:r>
      <w:r w:rsidR="007C6A28" w:rsidRPr="009F2204">
        <w:rPr>
          <w:bCs/>
          <w:highlight w:val="magenta"/>
        </w:rPr>
        <w:t>.</w:t>
      </w:r>
      <w:r w:rsidR="0062666D" w:rsidRPr="009F2204">
        <w:rPr>
          <w:bCs/>
          <w:highlight w:val="magenta"/>
        </w:rPr>
        <w:t xml:space="preserve"> </w:t>
      </w:r>
      <w:r w:rsidR="00093DD6" w:rsidRPr="009A1D0F">
        <w:rPr>
          <w:bCs/>
          <w:highlight w:val="green"/>
        </w:rPr>
        <w:t xml:space="preserve">Für </w:t>
      </w:r>
      <w:r w:rsidR="009F2204" w:rsidRPr="009A1D0F">
        <w:rPr>
          <w:bCs/>
          <w:highlight w:val="green"/>
        </w:rPr>
        <w:t xml:space="preserve">den vorliegenden Anwendungsfall </w:t>
      </w:r>
      <w:r w:rsidR="00405B67" w:rsidRPr="009A1D0F">
        <w:rPr>
          <w:bCs/>
          <w:highlight w:val="green"/>
        </w:rPr>
        <w:t>wird dem LLM mitgeteilt dass es ein Experte für Argument Mining sei.</w:t>
      </w:r>
      <w:del w:id="1042" w:author="Ben Fels" w:date="2024-12-22T19:54:00Z" w16du:dateUtc="2024-12-22T18:54:00Z">
        <w:r w:rsidR="003C1254" w:rsidRPr="009A1D0F" w:rsidDel="004256BC">
          <w:rPr>
            <w:bCs/>
            <w:highlight w:val="green"/>
            <w:rPrChange w:id="1043" w:author="Ben Fels" w:date="2024-12-22T11:10:00Z" w16du:dateUtc="2024-12-22T10:10:00Z">
              <w:rPr>
                <w:bCs/>
              </w:rPr>
            </w:rPrChange>
          </w:rPr>
          <w:fldChar w:fldCharType="begin"/>
        </w:r>
        <w:r w:rsidR="00324F58" w:rsidRPr="009A1D0F" w:rsidDel="004256BC">
          <w:rPr>
            <w:bCs/>
            <w:highlight w:val="green"/>
          </w:rPr>
          <w:delInstrText xml:space="preserve"> ADDIN ZOTERO_ITEM CSL_CITATION {"citationID":"plVMPyqx","properties":{"formattedCitation":"(Trad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delInstrText>
        </w:r>
        <w:r w:rsidR="003C1254" w:rsidRPr="009A1D0F" w:rsidDel="004256BC">
          <w:rPr>
            <w:bCs/>
            <w:highlight w:val="green"/>
            <w:rPrChange w:id="1044" w:author="Ben Fels" w:date="2024-12-22T11:10:00Z" w16du:dateUtc="2024-12-22T10:10:00Z">
              <w:rPr>
                <w:bCs/>
              </w:rPr>
            </w:rPrChange>
          </w:rPr>
          <w:fldChar w:fldCharType="separate"/>
        </w:r>
        <w:r w:rsidR="003C1254" w:rsidRPr="009A1D0F" w:rsidDel="004256BC">
          <w:rPr>
            <w:rFonts w:cs="Arial"/>
            <w:highlight w:val="green"/>
            <w:rPrChange w:id="1045" w:author="Ben Fels" w:date="2024-12-22T11:10:00Z" w16du:dateUtc="2024-12-22T10:10:00Z">
              <w:rPr>
                <w:rFonts w:cs="Arial"/>
              </w:rPr>
            </w:rPrChange>
          </w:rPr>
          <w:delText>(Trad &amp; Chehab, 2024, S. 369)</w:delText>
        </w:r>
        <w:r w:rsidR="003C1254" w:rsidRPr="009A1D0F" w:rsidDel="004256BC">
          <w:rPr>
            <w:bCs/>
            <w:highlight w:val="green"/>
            <w:rPrChange w:id="1046" w:author="Ben Fels" w:date="2024-12-22T11:10:00Z" w16du:dateUtc="2024-12-22T10:10:00Z">
              <w:rPr>
                <w:bCs/>
              </w:rPr>
            </w:rPrChange>
          </w:rPr>
          <w:fldChar w:fldCharType="end"/>
        </w:r>
      </w:del>
    </w:p>
    <w:p w14:paraId="5AE96B26" w14:textId="6718F2DA" w:rsidR="004256BC" w:rsidRDefault="008E1D91">
      <w:pPr>
        <w:jc w:val="both"/>
        <w:rPr>
          <w:bCs/>
        </w:rPr>
      </w:pPr>
      <w:ins w:id="1047" w:author="Ben Fels" w:date="2024-12-22T18:16:00Z" w16du:dateUtc="2024-12-22T17:16:00Z">
        <w:r w:rsidRPr="00AC2170">
          <w:rPr>
            <w:bCs/>
            <w:rPrChange w:id="1048" w:author="Ben Fels" w:date="2024-12-22T18:16:00Z" w16du:dateUtc="2024-12-22T17:16:00Z">
              <w:rPr>
                <w:bCs/>
                <w:highlight w:val="magenta"/>
              </w:rPr>
            </w:rPrChange>
          </w:rPr>
          <w:lastRenderedPageBreak/>
          <w:t>Neben den bereits genannten</w:t>
        </w:r>
        <w:r w:rsidRPr="00AC2170">
          <w:rPr>
            <w:bCs/>
          </w:rPr>
          <w:t xml:space="preserve"> Techniken empfehlen</w:t>
        </w:r>
      </w:ins>
      <w:r w:rsidR="0087748B" w:rsidRPr="00AC2170">
        <w:rPr>
          <w:bCs/>
        </w:rPr>
        <w:t xml:space="preserve"> </w:t>
      </w:r>
      <w:r w:rsidR="0087748B" w:rsidRPr="00AC2170">
        <w:rPr>
          <w:bCs/>
          <w:highlight w:val="magenta"/>
        </w:rPr>
        <w:t xml:space="preserve">Google </w:t>
      </w:r>
      <w:r w:rsidR="0087748B" w:rsidRPr="00BF7A58">
        <w:rPr>
          <w:bCs/>
          <w:highlight w:val="magenta"/>
        </w:rPr>
        <w:fldChar w:fldCharType="begin"/>
      </w:r>
      <w:r w:rsidR="005A6983">
        <w:rPr>
          <w:bCs/>
          <w:highlight w:val="magenta"/>
        </w:rPr>
        <w:instrText xml:space="preserve"> ADDIN ZOTERO_ITEM CSL_CITATION {"citationID":"OJxKNnHG","properties":{"formattedCitation":"(2024)","plainCitation":"(2024)","noteIndex":0},"citationItems":[{"id":1988,"uris":["http://zotero.org/users/14644665/items/V5NQ4V7L"],"itemData":{"id":1988,"type":"webpage","abstract":"Gemini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label":"page","suppress-author":true}],"schema":"https://github.com/citation-style-language/schema/raw/master/csl-citation.json"} </w:instrText>
      </w:r>
      <w:r w:rsidR="0087748B" w:rsidRPr="00BF7A58">
        <w:rPr>
          <w:bCs/>
          <w:highlight w:val="magenta"/>
        </w:rPr>
        <w:fldChar w:fldCharType="separate"/>
      </w:r>
      <w:r w:rsidR="005A6983" w:rsidRPr="005A6983">
        <w:rPr>
          <w:rFonts w:cs="Arial"/>
          <w:highlight w:val="magenta"/>
        </w:rPr>
        <w:t>(2024)</w:t>
      </w:r>
      <w:r w:rsidR="0087748B" w:rsidRPr="00BF7A58">
        <w:rPr>
          <w:bCs/>
          <w:highlight w:val="magenta"/>
        </w:rPr>
        <w:fldChar w:fldCharType="end"/>
      </w:r>
      <w:r w:rsidR="0011700B" w:rsidRPr="00AC2170">
        <w:rPr>
          <w:bCs/>
        </w:rPr>
        <w:t xml:space="preserve"> </w:t>
      </w:r>
      <w:r w:rsidR="0087748B">
        <w:rPr>
          <w:bCs/>
        </w:rPr>
        <w:t>und</w:t>
      </w:r>
      <w:ins w:id="1049" w:author="Ben Fels" w:date="2024-12-22T18:16:00Z" w16du:dateUtc="2024-12-22T17:16:00Z">
        <w:r>
          <w:rPr>
            <w:bCs/>
          </w:rPr>
          <w:t xml:space="preserve"> </w:t>
        </w:r>
      </w:ins>
      <w:ins w:id="1050" w:author="Ben Fels" w:date="2024-12-22T18:08:00Z" w16du:dateUtc="2024-12-22T17:08:00Z">
        <w:r w:rsidR="00D05ADC" w:rsidRPr="0039768F">
          <w:rPr>
            <w:bCs/>
            <w:highlight w:val="magenta"/>
            <w:rPrChange w:id="1051" w:author="Ben Fels" w:date="2024-12-22T18:10:00Z" w16du:dateUtc="2024-12-22T17:10:00Z">
              <w:rPr>
                <w:bCs/>
                <w:lang w:val="en-US"/>
              </w:rPr>
            </w:rPrChange>
          </w:rPr>
          <w:t xml:space="preserve">OpenAI </w:t>
        </w:r>
      </w:ins>
      <w:r w:rsidR="000F68E6" w:rsidRPr="008328FE">
        <w:rPr>
          <w:bCs/>
          <w:highlight w:val="magenta"/>
          <w:lang w:val="en-US"/>
          <w:rPrChange w:id="1052" w:author="Ben Fels" w:date="2024-12-22T18:10:00Z" w16du:dateUtc="2024-12-22T17:10:00Z">
            <w:rPr>
              <w:bCs/>
              <w:lang w:val="en-US"/>
            </w:rPr>
          </w:rPrChange>
        </w:rPr>
        <w:fldChar w:fldCharType="begin"/>
      </w:r>
      <w:r w:rsidR="004C2386">
        <w:rPr>
          <w:bCs/>
          <w:highlight w:val="magenta"/>
        </w:rPr>
        <w:instrText xml:space="preserve"> ADDIN ZOTERO_ITEM CSL_CITATION {"citationID":"ax8tDp9S","properties":{"formattedCitation":"(2024e)","plainCitation":"(2024e)","noteIndex":0},"citationItems":[{"id":1905,"uris":["http://zotero.org/users/14644665/items/ET8P5QU8"],"itemData":{"id":1905,"type":"webpage","abstract":"Explore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ssued":{"date-parts":[["2024"]]}},"label":"page","suppress-author":true}],"schema":"https://github.com/citation-style-language/schema/raw/master/csl-citation.json"} </w:instrText>
      </w:r>
      <w:r w:rsidR="000F68E6" w:rsidRPr="008328FE">
        <w:rPr>
          <w:bCs/>
          <w:highlight w:val="magenta"/>
          <w:lang w:val="en-US"/>
          <w:rPrChange w:id="1053" w:author="Ben Fels" w:date="2024-12-22T18:10:00Z" w16du:dateUtc="2024-12-22T17:10:00Z">
            <w:rPr>
              <w:bCs/>
              <w:lang w:val="en-US"/>
            </w:rPr>
          </w:rPrChange>
        </w:rPr>
        <w:fldChar w:fldCharType="separate"/>
      </w:r>
      <w:r w:rsidR="004C2386" w:rsidRPr="004C2386">
        <w:rPr>
          <w:rFonts w:cs="Arial"/>
          <w:highlight w:val="magenta"/>
        </w:rPr>
        <w:t>(2024e)</w:t>
      </w:r>
      <w:r w:rsidR="000F68E6" w:rsidRPr="008328FE">
        <w:rPr>
          <w:bCs/>
          <w:highlight w:val="magenta"/>
          <w:lang w:val="en-US"/>
          <w:rPrChange w:id="1054" w:author="Ben Fels" w:date="2024-12-22T18:10:00Z" w16du:dateUtc="2024-12-22T17:10:00Z">
            <w:rPr>
              <w:bCs/>
              <w:lang w:val="en-US"/>
            </w:rPr>
          </w:rPrChange>
        </w:rPr>
        <w:fldChar w:fldCharType="end"/>
      </w:r>
      <w:ins w:id="1055" w:author="Ben Fels" w:date="2024-12-22T18:08:00Z" w16du:dateUtc="2024-12-22T17:08:00Z">
        <w:r w:rsidR="00D05ADC" w:rsidRPr="00D05ADC">
          <w:rPr>
            <w:bCs/>
            <w:rPrChange w:id="1056" w:author="Ben Fels" w:date="2024-12-22T18:08:00Z" w16du:dateUtc="2024-12-22T17:08:00Z">
              <w:rPr>
                <w:bCs/>
                <w:lang w:val="en-US"/>
              </w:rPr>
            </w:rPrChange>
          </w:rPr>
          <w:t xml:space="preserve"> </w:t>
        </w:r>
        <w:r w:rsidR="00D05ADC" w:rsidRPr="00BD07B7">
          <w:rPr>
            <w:bCs/>
          </w:rPr>
          <w:t xml:space="preserve">für </w:t>
        </w:r>
        <w:r w:rsidR="00D05ADC" w:rsidRPr="00B76032">
          <w:rPr>
            <w:bCs/>
            <w:highlight w:val="green"/>
          </w:rPr>
          <w:t xml:space="preserve">bessere Ergebnisse </w:t>
        </w:r>
      </w:ins>
      <w:ins w:id="1057" w:author="Ben Fels" w:date="2024-12-22T18:13:00Z" w16du:dateUtc="2024-12-22T17:13:00Z">
        <w:r w:rsidR="00427542" w:rsidRPr="00B76032">
          <w:rPr>
            <w:bCs/>
            <w:highlight w:val="green"/>
          </w:rPr>
          <w:t xml:space="preserve">beispielsweise </w:t>
        </w:r>
      </w:ins>
      <w:ins w:id="1058" w:author="Ben Fels" w:date="2024-12-22T18:10:00Z" w16du:dateUtc="2024-12-22T17:10:00Z">
        <w:r w:rsidR="0039768F" w:rsidRPr="00B76032">
          <w:rPr>
            <w:bCs/>
            <w:highlight w:val="green"/>
          </w:rPr>
          <w:t xml:space="preserve">das Schreiben von </w:t>
        </w:r>
      </w:ins>
      <w:r w:rsidR="006E16C5" w:rsidRPr="00B76032">
        <w:rPr>
          <w:bCs/>
          <w:highlight w:val="green"/>
        </w:rPr>
        <w:t>spezifischen</w:t>
      </w:r>
      <w:ins w:id="1059" w:author="Ben Fels" w:date="2024-12-22T18:10:00Z" w16du:dateUtc="2024-12-22T17:10:00Z">
        <w:r w:rsidR="0039768F" w:rsidRPr="00B76032">
          <w:rPr>
            <w:bCs/>
            <w:highlight w:val="green"/>
          </w:rPr>
          <w:t xml:space="preserve"> Anweisungen</w:t>
        </w:r>
      </w:ins>
      <w:r w:rsidR="00461993" w:rsidRPr="00B76032">
        <w:rPr>
          <w:bCs/>
          <w:highlight w:val="green"/>
        </w:rPr>
        <w:t xml:space="preserve"> mit Kontextinformationen</w:t>
      </w:r>
      <w:r w:rsidR="004B5DE2" w:rsidRPr="00B76032">
        <w:rPr>
          <w:bCs/>
          <w:highlight w:val="green"/>
        </w:rPr>
        <w:t>, die konsistente</w:t>
      </w:r>
      <w:r w:rsidR="0018221E" w:rsidRPr="00B76032">
        <w:rPr>
          <w:bCs/>
          <w:highlight w:val="green"/>
        </w:rPr>
        <w:t xml:space="preserve"> Formatierung von Beispielen</w:t>
      </w:r>
      <w:ins w:id="1060" w:author="Ben Fels" w:date="2024-12-22T20:42:00Z" w16du:dateUtc="2024-12-22T19:42:00Z">
        <w:r w:rsidR="00585481" w:rsidRPr="00B76032">
          <w:rPr>
            <w:bCs/>
            <w:highlight w:val="green"/>
          </w:rPr>
          <w:t xml:space="preserve"> </w:t>
        </w:r>
      </w:ins>
      <w:ins w:id="1061" w:author="Ben Fels" w:date="2024-12-22T20:05:00Z" w16du:dateUtc="2024-12-22T19:05:00Z">
        <w:r w:rsidR="00A77CE4" w:rsidRPr="00B76032">
          <w:rPr>
            <w:bCs/>
            <w:highlight w:val="green"/>
          </w:rPr>
          <w:t xml:space="preserve">und </w:t>
        </w:r>
      </w:ins>
      <w:ins w:id="1062" w:author="Ben Fels" w:date="2024-12-22T18:13:00Z" w16du:dateUtc="2024-12-22T17:13:00Z">
        <w:r w:rsidR="00A51F5C" w:rsidRPr="00B76032">
          <w:rPr>
            <w:bCs/>
            <w:highlight w:val="green"/>
          </w:rPr>
          <w:t xml:space="preserve">die Verwendung </w:t>
        </w:r>
      </w:ins>
      <w:ins w:id="1063" w:author="Ben Fels" w:date="2024-12-22T18:14:00Z" w16du:dateUtc="2024-12-22T17:14:00Z">
        <w:r w:rsidR="000A7B42" w:rsidRPr="00B76032">
          <w:rPr>
            <w:bCs/>
            <w:highlight w:val="green"/>
          </w:rPr>
          <w:t>von Begrenzungszeichen</w:t>
        </w:r>
      </w:ins>
      <w:ins w:id="1064" w:author="Ben Fels" w:date="2024-12-22T19:55:00Z" w16du:dateUtc="2024-12-22T18:55:00Z">
        <w:r w:rsidR="0085445A" w:rsidRPr="00B76032">
          <w:rPr>
            <w:bCs/>
            <w:highlight w:val="green"/>
          </w:rPr>
          <w:t xml:space="preserve"> </w:t>
        </w:r>
      </w:ins>
      <w:ins w:id="1065" w:author="Ben Fels" w:date="2024-12-22T19:11:00Z" w16du:dateUtc="2024-12-22T18:11:00Z">
        <w:r w:rsidR="00DC0016" w:rsidRPr="00B76032">
          <w:rPr>
            <w:bCs/>
            <w:highlight w:val="green"/>
          </w:rPr>
          <w:t>sowie den systematischen T</w:t>
        </w:r>
      </w:ins>
      <w:ins w:id="1066" w:author="Ben Fels" w:date="2024-12-22T19:12:00Z" w16du:dateUtc="2024-12-22T18:12:00Z">
        <w:r w:rsidR="00DC0016" w:rsidRPr="00B76032">
          <w:rPr>
            <w:bCs/>
            <w:highlight w:val="green"/>
          </w:rPr>
          <w:t>est von</w:t>
        </w:r>
        <w:r w:rsidR="00447506" w:rsidRPr="00B76032">
          <w:rPr>
            <w:bCs/>
            <w:highlight w:val="green"/>
          </w:rPr>
          <w:t xml:space="preserve"> Veränderungen</w:t>
        </w:r>
      </w:ins>
      <w:ins w:id="1067" w:author="Ben Fels" w:date="2024-12-22T20:05:00Z" w16du:dateUtc="2024-12-22T19:05:00Z">
        <w:r w:rsidR="00A71639" w:rsidRPr="00B76032">
          <w:rPr>
            <w:bCs/>
            <w:highlight w:val="green"/>
          </w:rPr>
          <w:t xml:space="preserve"> in den Prompts.</w:t>
        </w:r>
      </w:ins>
      <w:r w:rsidR="000B57D0" w:rsidRPr="00B76032">
        <w:rPr>
          <w:bCs/>
          <w:highlight w:val="green"/>
        </w:rPr>
        <w:t xml:space="preserve"> Dies stellt nur eine Auswahl möglicher </w:t>
      </w:r>
      <w:r w:rsidR="00A32228" w:rsidRPr="00B76032">
        <w:rPr>
          <w:bCs/>
          <w:highlight w:val="green"/>
        </w:rPr>
        <w:t>Techniken dar</w:t>
      </w:r>
      <w:r w:rsidR="00E72403" w:rsidRPr="00B76032">
        <w:rPr>
          <w:bCs/>
          <w:highlight w:val="green"/>
        </w:rPr>
        <w:t xml:space="preserve">. </w:t>
      </w:r>
      <w:r w:rsidR="00362401" w:rsidRPr="00B76032">
        <w:rPr>
          <w:bCs/>
          <w:highlight w:val="green"/>
        </w:rPr>
        <w:t xml:space="preserve">Einzelne </w:t>
      </w:r>
      <w:r w:rsidR="00E72403" w:rsidRPr="00B76032">
        <w:rPr>
          <w:bCs/>
          <w:highlight w:val="green"/>
        </w:rPr>
        <w:t xml:space="preserve">Ansätze wie </w:t>
      </w:r>
      <w:r w:rsidR="00650C83" w:rsidRPr="00B76032">
        <w:rPr>
          <w:bCs/>
          <w:highlight w:val="green"/>
        </w:rPr>
        <w:t>S</w:t>
      </w:r>
      <w:r w:rsidR="00E72403" w:rsidRPr="00B76032">
        <w:rPr>
          <w:bCs/>
          <w:highlight w:val="green"/>
        </w:rPr>
        <w:t>elf-</w:t>
      </w:r>
      <w:r w:rsidR="00650C83" w:rsidRPr="00B76032">
        <w:rPr>
          <w:bCs/>
          <w:highlight w:val="green"/>
        </w:rPr>
        <w:t>C</w:t>
      </w:r>
      <w:r w:rsidR="00E72403" w:rsidRPr="00B76032">
        <w:rPr>
          <w:bCs/>
          <w:highlight w:val="green"/>
        </w:rPr>
        <w:t xml:space="preserve">onsistency, bei welchem </w:t>
      </w:r>
      <w:r w:rsidR="00650C83" w:rsidRPr="00B76032">
        <w:rPr>
          <w:bCs/>
          <w:highlight w:val="green"/>
        </w:rPr>
        <w:t xml:space="preserve">zu einem Prompt </w:t>
      </w:r>
      <w:r w:rsidR="00362401" w:rsidRPr="00B76032">
        <w:rPr>
          <w:bCs/>
          <w:highlight w:val="green"/>
        </w:rPr>
        <w:t xml:space="preserve">mehrere Ausgaben erzeugt und </w:t>
      </w:r>
      <w:r w:rsidR="00E72403" w:rsidRPr="00B76032">
        <w:rPr>
          <w:bCs/>
          <w:highlight w:val="green"/>
        </w:rPr>
        <w:t xml:space="preserve">die </w:t>
      </w:r>
      <w:r w:rsidR="00613042" w:rsidRPr="00B76032">
        <w:rPr>
          <w:bCs/>
          <w:highlight w:val="green"/>
        </w:rPr>
        <w:t>am häufigsten vorkommende Antwort verwendet wir</w:t>
      </w:r>
      <w:r w:rsidR="00613042">
        <w:rPr>
          <w:bCs/>
        </w:rPr>
        <w:t>d</w:t>
      </w:r>
      <w:r w:rsidR="008328FE">
        <w:rPr>
          <w:bCs/>
        </w:rPr>
        <w:t xml:space="preserve"> </w:t>
      </w:r>
      <w:r w:rsidR="00DE77E2" w:rsidRPr="00DE77E2">
        <w:rPr>
          <w:bCs/>
          <w:highlight w:val="magenta"/>
        </w:rPr>
        <w:fldChar w:fldCharType="begin"/>
      </w:r>
      <w:r w:rsidR="00DE77E2" w:rsidRPr="00DE77E2">
        <w:rPr>
          <w:bCs/>
          <w:highlight w:val="magenta"/>
        </w:rPr>
        <w:instrText xml:space="preserve"> ADDIN ZOTERO_ITEM CSL_CITATION {"citationID":"yckk2gZg","properties":{"formattedCitation":"(Meta, 2024)","plainCitation":"(Meta, 2024)","noteIndex":0},"citationItems":[{"id":1903,"uris":["http://zotero.org/users/14644665/items/9BANLYXK"],"itemData":{"id":1903,"type":"webpage","abstract":"Prompt engineering is a technique used in natural language processing (NLP) to improve the performance of the language model by providing them with more context and information about the task in hand.","container-title":"How-to guides","language":"en","title":"Prompting","URL":"https://www.llama.com/docs/how-to-guides/prompting/","author":[{"family":"Meta","given":""}],"accessed":{"date-parts":[["2024",12,15]]},"issued":{"date-parts":[["2024"]]}}}],"schema":"https://github.com/citation-style-language/schema/raw/master/csl-citation.json"} </w:instrText>
      </w:r>
      <w:r w:rsidR="00DE77E2" w:rsidRPr="00DE77E2">
        <w:rPr>
          <w:bCs/>
          <w:highlight w:val="magenta"/>
        </w:rPr>
        <w:fldChar w:fldCharType="separate"/>
      </w:r>
      <w:r w:rsidR="00DE77E2" w:rsidRPr="00DE77E2">
        <w:rPr>
          <w:rFonts w:cs="Arial"/>
          <w:highlight w:val="magenta"/>
        </w:rPr>
        <w:t>(Meta, 2024)</w:t>
      </w:r>
      <w:r w:rsidR="00DE77E2" w:rsidRPr="00DE77E2">
        <w:rPr>
          <w:bCs/>
          <w:highlight w:val="magenta"/>
        </w:rPr>
        <w:fldChar w:fldCharType="end"/>
      </w:r>
      <w:r w:rsidR="00362401">
        <w:rPr>
          <w:bCs/>
        </w:rPr>
        <w:t>,</w:t>
      </w:r>
      <w:r w:rsidR="00B01172">
        <w:rPr>
          <w:bCs/>
        </w:rPr>
        <w:t xml:space="preserve"> </w:t>
      </w:r>
      <w:r w:rsidR="00B01172" w:rsidRPr="00B76032">
        <w:rPr>
          <w:bCs/>
          <w:highlight w:val="green"/>
        </w:rPr>
        <w:t xml:space="preserve">werden für die Untersuchung nicht </w:t>
      </w:r>
      <w:r w:rsidR="00362401" w:rsidRPr="00B76032">
        <w:rPr>
          <w:bCs/>
          <w:highlight w:val="green"/>
        </w:rPr>
        <w:t xml:space="preserve"> </w:t>
      </w:r>
      <w:r w:rsidR="004656BA" w:rsidRPr="00B76032">
        <w:rPr>
          <w:bCs/>
          <w:highlight w:val="green"/>
        </w:rPr>
        <w:t>betrachtet</w:t>
      </w:r>
      <w:r w:rsidR="004656BA">
        <w:rPr>
          <w:bCs/>
        </w:rPr>
        <w:t>.</w:t>
      </w:r>
    </w:p>
    <w:p w14:paraId="052F8A61" w14:textId="5CFAA36F" w:rsidR="00DE526B" w:rsidRPr="00D77527" w:rsidRDefault="00674BDE" w:rsidP="00713DC0">
      <w:pPr>
        <w:autoSpaceDE w:val="0"/>
        <w:autoSpaceDN w:val="0"/>
        <w:adjustRightInd w:val="0"/>
        <w:spacing w:after="0"/>
        <w:jc w:val="both"/>
        <w:rPr>
          <w:highlight w:val="green"/>
        </w:rPr>
      </w:pPr>
      <w:r>
        <w:t>D</w:t>
      </w:r>
      <w:r w:rsidR="00CF556D">
        <w:t xml:space="preserve">ie </w:t>
      </w:r>
      <w:r w:rsidR="00CF556D" w:rsidRPr="00D322E5">
        <w:rPr>
          <w:highlight w:val="green"/>
        </w:rPr>
        <w:t xml:space="preserve">Prompts </w:t>
      </w:r>
      <w:r w:rsidRPr="00D322E5">
        <w:rPr>
          <w:highlight w:val="green"/>
        </w:rPr>
        <w:t xml:space="preserve">werden </w:t>
      </w:r>
      <w:r w:rsidR="00CF556D" w:rsidRPr="00D322E5">
        <w:rPr>
          <w:highlight w:val="green"/>
        </w:rPr>
        <w:t xml:space="preserve">modular </w:t>
      </w:r>
      <w:r w:rsidR="005C593C" w:rsidRPr="00D322E5">
        <w:rPr>
          <w:highlight w:val="green"/>
        </w:rPr>
        <w:t>anhand von Textbausteinen erstellt</w:t>
      </w:r>
      <w:r w:rsidR="005C593C">
        <w:t xml:space="preserve">. </w:t>
      </w:r>
      <w:r w:rsidR="00950048" w:rsidRPr="005C74AB">
        <w:rPr>
          <w:highlight w:val="green"/>
        </w:rPr>
        <w:t>Diese Textbausteine</w:t>
      </w:r>
      <w:r w:rsidR="004D154E" w:rsidRPr="005C74AB">
        <w:rPr>
          <w:highlight w:val="green"/>
        </w:rPr>
        <w:t xml:space="preserve"> enthalten </w:t>
      </w:r>
      <w:r w:rsidR="00D84009" w:rsidRPr="005C74AB">
        <w:rPr>
          <w:highlight w:val="green"/>
        </w:rPr>
        <w:t>die Aufgabenbeschreibung, das Ausgabeformat</w:t>
      </w:r>
      <w:r w:rsidR="00982F2D" w:rsidRPr="005C74AB">
        <w:rPr>
          <w:highlight w:val="green"/>
        </w:rPr>
        <w:t xml:space="preserve">, die </w:t>
      </w:r>
      <w:r w:rsidR="007559D4" w:rsidRPr="005C74AB">
        <w:rPr>
          <w:highlight w:val="green"/>
        </w:rPr>
        <w:t>schrittweise</w:t>
      </w:r>
      <w:r w:rsidR="00982F2D" w:rsidRPr="005C74AB">
        <w:rPr>
          <w:highlight w:val="green"/>
        </w:rPr>
        <w:t xml:space="preserve"> Aufgabenbeschreibung</w:t>
      </w:r>
      <w:r w:rsidR="007559D4" w:rsidRPr="005C74AB">
        <w:rPr>
          <w:highlight w:val="green"/>
        </w:rPr>
        <w:t xml:space="preserve"> und </w:t>
      </w:r>
      <w:r w:rsidR="004D154E" w:rsidRPr="005C74AB">
        <w:rPr>
          <w:highlight w:val="green"/>
        </w:rPr>
        <w:t>die Beschreibung der Persona</w:t>
      </w:r>
      <w:r w:rsidR="007559D4" w:rsidRPr="005C74AB">
        <w:rPr>
          <w:highlight w:val="green"/>
        </w:rPr>
        <w:t xml:space="preserve">. Diese </w:t>
      </w:r>
      <w:r w:rsidR="00D108D2" w:rsidRPr="005C74AB">
        <w:rPr>
          <w:highlight w:val="green"/>
        </w:rPr>
        <w:t xml:space="preserve">Textbausteine </w:t>
      </w:r>
      <w:r w:rsidR="00D37E59">
        <w:rPr>
          <w:highlight w:val="green"/>
        </w:rPr>
        <w:t xml:space="preserve">werden </w:t>
      </w:r>
      <w:r w:rsidR="00D108D2" w:rsidRPr="005C74AB">
        <w:rPr>
          <w:highlight w:val="green"/>
        </w:rPr>
        <w:t xml:space="preserve">dann um Beispiele ergänzt </w:t>
      </w:r>
      <w:r w:rsidR="00961A2A" w:rsidRPr="005C74AB">
        <w:rPr>
          <w:highlight w:val="green"/>
        </w:rPr>
        <w:t xml:space="preserve">und </w:t>
      </w:r>
      <w:r w:rsidR="00D108D2" w:rsidRPr="005C74AB">
        <w:rPr>
          <w:highlight w:val="green"/>
        </w:rPr>
        <w:t>miteinander kombiniert</w:t>
      </w:r>
      <w:r w:rsidR="00961A2A" w:rsidRPr="005C74AB">
        <w:rPr>
          <w:highlight w:val="green"/>
        </w:rPr>
        <w:t>.</w:t>
      </w:r>
      <w:r w:rsidR="00961A2A">
        <w:t xml:space="preserve"> </w:t>
      </w:r>
      <w:r w:rsidR="00961A2A" w:rsidRPr="005F4E55">
        <w:rPr>
          <w:highlight w:val="green"/>
        </w:rPr>
        <w:t xml:space="preserve">Damit soll </w:t>
      </w:r>
      <w:r w:rsidR="00FC73B2">
        <w:rPr>
          <w:highlight w:val="green"/>
        </w:rPr>
        <w:t>verhindert werden</w:t>
      </w:r>
      <w:r w:rsidR="00961A2A" w:rsidRPr="005F4E55">
        <w:rPr>
          <w:highlight w:val="green"/>
        </w:rPr>
        <w:t xml:space="preserve">, dass </w:t>
      </w:r>
      <w:r w:rsidR="00527B7F" w:rsidRPr="005F4E55">
        <w:rPr>
          <w:highlight w:val="green"/>
        </w:rPr>
        <w:t>leichte Abweichungen in der Formulierung die Ergebnisse verzerren.</w:t>
      </w:r>
      <w:r w:rsidR="00FB75F0" w:rsidRPr="005F4E55">
        <w:rPr>
          <w:highlight w:val="green"/>
        </w:rPr>
        <w:t xml:space="preserve"> Darüber hinaus </w:t>
      </w:r>
      <w:r w:rsidR="00FC73B2">
        <w:rPr>
          <w:highlight w:val="green"/>
        </w:rPr>
        <w:t xml:space="preserve">könnten </w:t>
      </w:r>
      <w:r w:rsidR="00004AFC">
        <w:rPr>
          <w:highlight w:val="green"/>
        </w:rPr>
        <w:t xml:space="preserve">anhand dessen </w:t>
      </w:r>
      <w:r w:rsidR="00870C26" w:rsidRPr="005F4E55">
        <w:rPr>
          <w:highlight w:val="green"/>
        </w:rPr>
        <w:t>flexibel weitere Prompts konstruier</w:t>
      </w:r>
      <w:r w:rsidR="00004AFC">
        <w:rPr>
          <w:highlight w:val="green"/>
        </w:rPr>
        <w:t>t werden</w:t>
      </w:r>
      <w:r w:rsidR="00870C26" w:rsidRPr="005F4E55">
        <w:rPr>
          <w:highlight w:val="green"/>
        </w:rPr>
        <w:t>.</w:t>
      </w:r>
      <w:r w:rsidR="00923D7F">
        <w:t xml:space="preserve"> </w:t>
      </w:r>
      <w:ins w:id="1068" w:author="Ben Fels" w:date="2024-12-22T11:05:00Z" w16du:dateUtc="2024-12-22T10:05:00Z">
        <w:r w:rsidR="00590195">
          <w:t>D</w:t>
        </w:r>
        <w:r w:rsidR="00590195" w:rsidRPr="001541CE">
          <w:rPr>
            <w:highlight w:val="green"/>
          </w:rPr>
          <w:t>ie Eingabeaufforderungen sind in Englisch formuliert, da der Datensatz englische Texte beinhaltet</w:t>
        </w:r>
      </w:ins>
      <w:r w:rsidR="00D802DF" w:rsidRPr="001541CE">
        <w:rPr>
          <w:highlight w:val="green"/>
        </w:rPr>
        <w:t xml:space="preserve"> und d</w:t>
      </w:r>
      <w:ins w:id="1069" w:author="Ben Fels" w:date="2024-12-22T11:05:00Z" w16du:dateUtc="2024-12-22T10:05:00Z">
        <w:r w:rsidR="00590195" w:rsidRPr="001541CE">
          <w:rPr>
            <w:highlight w:val="green"/>
          </w:rPr>
          <w:t xml:space="preserve">ie multilingualen Fähigkeiten </w:t>
        </w:r>
      </w:ins>
      <w:ins w:id="1070" w:author="Ben Fels" w:date="2024-12-22T11:50:00Z" w16du:dateUtc="2024-12-22T10:50:00Z">
        <w:r w:rsidR="00AA1D07" w:rsidRPr="001541CE">
          <w:rPr>
            <w:highlight w:val="green"/>
          </w:rPr>
          <w:t xml:space="preserve">des </w:t>
        </w:r>
      </w:ins>
      <w:ins w:id="1071" w:author="Ben Fels" w:date="2024-12-22T11:05:00Z" w16du:dateUtc="2024-12-22T10:05:00Z">
        <w:r w:rsidR="00590195" w:rsidRPr="001541CE">
          <w:rPr>
            <w:highlight w:val="green"/>
          </w:rPr>
          <w:t xml:space="preserve">LLMs nicht </w:t>
        </w:r>
      </w:ins>
      <w:ins w:id="1072" w:author="Ben Fels" w:date="2024-12-22T11:52:00Z" w16du:dateUtc="2024-12-22T10:52:00Z">
        <w:r w:rsidR="00DC30B8" w:rsidRPr="001541CE">
          <w:rPr>
            <w:highlight w:val="green"/>
          </w:rPr>
          <w:t>Teil dieser Untersuchung</w:t>
        </w:r>
      </w:ins>
      <w:r w:rsidR="00D802DF" w:rsidRPr="001541CE">
        <w:rPr>
          <w:highlight w:val="green"/>
        </w:rPr>
        <w:t xml:space="preserve"> sind</w:t>
      </w:r>
      <w:ins w:id="1073" w:author="Ben Fels" w:date="2024-12-22T11:05:00Z" w16du:dateUtc="2024-12-22T10:05:00Z">
        <w:r w:rsidR="00590195" w:rsidRPr="001541CE">
          <w:rPr>
            <w:highlight w:val="green"/>
          </w:rPr>
          <w:t>.</w:t>
        </w:r>
      </w:ins>
      <w:r w:rsidR="00923D7F" w:rsidRPr="001541CE">
        <w:rPr>
          <w:highlight w:val="green"/>
        </w:rPr>
        <w:t xml:space="preserve"> </w:t>
      </w:r>
      <w:r w:rsidR="001B3F62" w:rsidRPr="001541CE">
        <w:rPr>
          <w:highlight w:val="green"/>
        </w:rPr>
        <w:t xml:space="preserve">Konkret werden dem LLM </w:t>
      </w:r>
      <w:r w:rsidR="00CD5DC7" w:rsidRPr="001541CE">
        <w:rPr>
          <w:highlight w:val="green"/>
        </w:rPr>
        <w:t xml:space="preserve">im Sinne des ZS, OS und FS </w:t>
      </w:r>
      <w:r w:rsidR="008345E2" w:rsidRPr="001541CE">
        <w:rPr>
          <w:highlight w:val="green"/>
        </w:rPr>
        <w:t xml:space="preserve">eine Aufgabenbeschreibung </w:t>
      </w:r>
      <w:r w:rsidR="00254FE6" w:rsidRPr="001541CE">
        <w:rPr>
          <w:highlight w:val="green"/>
        </w:rPr>
        <w:t xml:space="preserve">mit </w:t>
      </w:r>
      <w:r w:rsidR="00803181" w:rsidRPr="001541CE">
        <w:rPr>
          <w:highlight w:val="green"/>
        </w:rPr>
        <w:t>0</w:t>
      </w:r>
      <w:r w:rsidR="008345E2" w:rsidRPr="001541CE">
        <w:rPr>
          <w:highlight w:val="green"/>
        </w:rPr>
        <w:t xml:space="preserve">, </w:t>
      </w:r>
      <w:r w:rsidR="00803181" w:rsidRPr="001541CE">
        <w:rPr>
          <w:highlight w:val="green"/>
        </w:rPr>
        <w:t>1</w:t>
      </w:r>
      <w:r w:rsidR="00A26612" w:rsidRPr="001541CE">
        <w:rPr>
          <w:highlight w:val="green"/>
        </w:rPr>
        <w:t>, 10, 20 und 40</w:t>
      </w:r>
      <w:r w:rsidR="008345E2" w:rsidRPr="001541CE">
        <w:rPr>
          <w:highlight w:val="green"/>
        </w:rPr>
        <w:t xml:space="preserve"> Beispiele</w:t>
      </w:r>
      <w:r w:rsidR="00254FE6" w:rsidRPr="001541CE">
        <w:rPr>
          <w:highlight w:val="green"/>
        </w:rPr>
        <w:t>n</w:t>
      </w:r>
      <w:r w:rsidR="008345E2" w:rsidRPr="001541CE">
        <w:rPr>
          <w:highlight w:val="green"/>
        </w:rPr>
        <w:t xml:space="preserve"> </w:t>
      </w:r>
      <w:r w:rsidR="00F060A1" w:rsidRPr="001541CE">
        <w:rPr>
          <w:highlight w:val="green"/>
        </w:rPr>
        <w:t xml:space="preserve">übergeben. </w:t>
      </w:r>
      <w:r w:rsidR="001655B2" w:rsidRPr="001541CE">
        <w:rPr>
          <w:highlight w:val="green"/>
        </w:rPr>
        <w:t xml:space="preserve">Diese grundlegende Prompt-Struktur wird </w:t>
      </w:r>
      <w:r w:rsidR="00C46FD3" w:rsidRPr="001541CE">
        <w:rPr>
          <w:highlight w:val="green"/>
        </w:rPr>
        <w:t xml:space="preserve">um </w:t>
      </w:r>
      <w:r w:rsidR="00B92C86" w:rsidRPr="001541CE">
        <w:rPr>
          <w:highlight w:val="green"/>
        </w:rPr>
        <w:t xml:space="preserve">die </w:t>
      </w:r>
      <w:r w:rsidR="00F060A1" w:rsidRPr="001541CE">
        <w:rPr>
          <w:highlight w:val="green"/>
        </w:rPr>
        <w:t>Textbaustein</w:t>
      </w:r>
      <w:r w:rsidR="00B92C86" w:rsidRPr="001541CE">
        <w:rPr>
          <w:highlight w:val="green"/>
        </w:rPr>
        <w:t>e</w:t>
      </w:r>
      <w:r w:rsidR="00F060A1" w:rsidRPr="001541CE">
        <w:rPr>
          <w:highlight w:val="green"/>
        </w:rPr>
        <w:t xml:space="preserve"> </w:t>
      </w:r>
      <w:r w:rsidR="00C46FD3" w:rsidRPr="001541CE">
        <w:rPr>
          <w:highlight w:val="green"/>
        </w:rPr>
        <w:t>Persona oder</w:t>
      </w:r>
      <w:r w:rsidR="00385494" w:rsidRPr="001541CE">
        <w:rPr>
          <w:highlight w:val="green"/>
        </w:rPr>
        <w:t xml:space="preserve"> COT</w:t>
      </w:r>
      <w:r w:rsidR="00C46FD3" w:rsidRPr="001541CE">
        <w:rPr>
          <w:highlight w:val="green"/>
        </w:rPr>
        <w:t xml:space="preserve"> oder beide</w:t>
      </w:r>
      <w:r w:rsidR="002D303D" w:rsidRPr="001541CE">
        <w:rPr>
          <w:highlight w:val="green"/>
        </w:rPr>
        <w:t>n</w:t>
      </w:r>
      <w:r w:rsidR="00C46FD3" w:rsidRPr="001541CE">
        <w:rPr>
          <w:highlight w:val="green"/>
        </w:rPr>
        <w:t xml:space="preserve"> ergänzt.</w:t>
      </w:r>
      <w:r w:rsidR="007F0EC6" w:rsidRPr="001541CE">
        <w:rPr>
          <w:highlight w:val="green"/>
        </w:rPr>
        <w:t xml:space="preserve"> </w:t>
      </w:r>
      <w:r w:rsidR="00E75DAF" w:rsidRPr="001541CE">
        <w:rPr>
          <w:highlight w:val="green"/>
        </w:rPr>
        <w:t xml:space="preserve">Hieraus ergeben sich </w:t>
      </w:r>
      <w:r w:rsidR="00DE4675" w:rsidRPr="001541CE">
        <w:rPr>
          <w:highlight w:val="green"/>
        </w:rPr>
        <w:t>insgesamt</w:t>
      </w:r>
      <w:r w:rsidR="00DE4675">
        <w:t xml:space="preserve"> </w:t>
      </w:r>
      <w:r w:rsidR="00A81C43" w:rsidRPr="00DF25E5">
        <w:rPr>
          <w:highlight w:val="yellow"/>
        </w:rPr>
        <w:t>20</w:t>
      </w:r>
      <w:r w:rsidR="006A66F6" w:rsidRPr="00DF25E5">
        <w:rPr>
          <w:highlight w:val="yellow"/>
        </w:rPr>
        <w:t xml:space="preserve"> </w:t>
      </w:r>
      <w:r w:rsidR="000E2207">
        <w:rPr>
          <w:highlight w:val="yellow"/>
        </w:rPr>
        <w:t xml:space="preserve">verschiedene </w:t>
      </w:r>
      <w:r w:rsidR="00451CEE" w:rsidRPr="00DF25E5">
        <w:rPr>
          <w:highlight w:val="yellow"/>
        </w:rPr>
        <w:t>Prompts</w:t>
      </w:r>
      <w:r w:rsidR="00155869">
        <w:t xml:space="preserve">, </w:t>
      </w:r>
      <w:r w:rsidR="00155869" w:rsidRPr="00B37C04">
        <w:rPr>
          <w:highlight w:val="green"/>
        </w:rPr>
        <w:t xml:space="preserve">anhand derer die Auswirkungen der </w:t>
      </w:r>
      <w:r w:rsidR="002724C9" w:rsidRPr="00B37C04">
        <w:rPr>
          <w:highlight w:val="green"/>
        </w:rPr>
        <w:t xml:space="preserve">Prompt Engineering Techniken </w:t>
      </w:r>
      <w:r w:rsidR="00AE00E8" w:rsidRPr="00B37C04">
        <w:rPr>
          <w:highlight w:val="green"/>
        </w:rPr>
        <w:t xml:space="preserve">analysiert </w:t>
      </w:r>
      <w:r w:rsidR="00155869" w:rsidRPr="00B37C04">
        <w:rPr>
          <w:highlight w:val="green"/>
        </w:rPr>
        <w:t>werden können</w:t>
      </w:r>
      <w:r w:rsidR="00155869">
        <w:t xml:space="preserve">. </w:t>
      </w:r>
      <w:r w:rsidR="00451CEE">
        <w:t xml:space="preserve">Da </w:t>
      </w:r>
      <w:r w:rsidR="008A02FB" w:rsidRPr="00DF25E5">
        <w:rPr>
          <w:highlight w:val="yellow"/>
        </w:rPr>
        <w:t>40</w:t>
      </w:r>
      <w:r w:rsidR="00451CEE" w:rsidRPr="00DF25E5">
        <w:rPr>
          <w:highlight w:val="yellow"/>
        </w:rPr>
        <w:t xml:space="preserve"> </w:t>
      </w:r>
      <w:r w:rsidR="00B37C04">
        <w:rPr>
          <w:highlight w:val="yellow"/>
        </w:rPr>
        <w:t>Aufsätze</w:t>
      </w:r>
      <w:r w:rsidR="00451CEE" w:rsidRPr="00DF25E5">
        <w:rPr>
          <w:highlight w:val="yellow"/>
        </w:rPr>
        <w:t xml:space="preserve"> als Beispiele</w:t>
      </w:r>
      <w:r w:rsidR="00451CEE">
        <w:t xml:space="preserve"> </w:t>
      </w:r>
      <w:r w:rsidR="00451CEE" w:rsidRPr="00D77527">
        <w:rPr>
          <w:highlight w:val="green"/>
        </w:rPr>
        <w:t>verwendet werden</w:t>
      </w:r>
      <w:r w:rsidR="00F26600" w:rsidRPr="00D77527">
        <w:rPr>
          <w:highlight w:val="green"/>
        </w:rPr>
        <w:t xml:space="preserve"> und somit als Trainingsdaten zählen, können </w:t>
      </w:r>
      <w:r w:rsidR="00451CEE" w:rsidRPr="00D77527">
        <w:rPr>
          <w:highlight w:val="green"/>
        </w:rPr>
        <w:t>z</w:t>
      </w:r>
      <w:r w:rsidR="00451CEE">
        <w:t xml:space="preserve">ur </w:t>
      </w:r>
      <w:r w:rsidR="00451CEE" w:rsidRPr="00DF25E5">
        <w:rPr>
          <w:highlight w:val="yellow"/>
        </w:rPr>
        <w:t>Evaluation</w:t>
      </w:r>
      <w:r w:rsidR="00531F0B" w:rsidRPr="00DF25E5">
        <w:rPr>
          <w:highlight w:val="yellow"/>
        </w:rPr>
        <w:t xml:space="preserve"> </w:t>
      </w:r>
      <w:r w:rsidR="008A02FB" w:rsidRPr="00DF25E5">
        <w:rPr>
          <w:highlight w:val="yellow"/>
        </w:rPr>
        <w:t>362</w:t>
      </w:r>
      <w:r w:rsidR="00531F0B" w:rsidRPr="00DF25E5">
        <w:rPr>
          <w:highlight w:val="yellow"/>
        </w:rPr>
        <w:t xml:space="preserve"> </w:t>
      </w:r>
      <w:r w:rsidR="00B37C04" w:rsidRPr="00D77527">
        <w:rPr>
          <w:highlight w:val="green"/>
        </w:rPr>
        <w:t>Aufsätze</w:t>
      </w:r>
      <w:r w:rsidR="00531F0B" w:rsidRPr="00D77527">
        <w:rPr>
          <w:highlight w:val="green"/>
        </w:rPr>
        <w:t xml:space="preserve"> </w:t>
      </w:r>
      <w:r w:rsidR="00EB5A89" w:rsidRPr="00D77527">
        <w:rPr>
          <w:highlight w:val="green"/>
        </w:rPr>
        <w:t xml:space="preserve">als Testdatensatz </w:t>
      </w:r>
      <w:r w:rsidR="00531F0B" w:rsidRPr="00D77527">
        <w:rPr>
          <w:highlight w:val="green"/>
        </w:rPr>
        <w:t>herangezogen werden.</w:t>
      </w:r>
      <w:r w:rsidR="00C506A3" w:rsidRPr="00D77527">
        <w:rPr>
          <w:highlight w:val="green"/>
        </w:rPr>
        <w:t xml:space="preserve"> </w:t>
      </w:r>
    </w:p>
    <w:p w14:paraId="140D3A57" w14:textId="77777777" w:rsidR="00DE526B" w:rsidRPr="00D05ADC" w:rsidRDefault="00DE526B" w:rsidP="00DE526B">
      <w:pPr>
        <w:jc w:val="both"/>
        <w:rPr>
          <w:ins w:id="1074" w:author="Ben Fels" w:date="2024-12-16T22:10:00Z" w16du:dateUtc="2024-12-16T21:10:00Z"/>
          <w:bCs/>
        </w:rPr>
      </w:pPr>
      <w:r w:rsidRPr="004B49FF">
        <w:rPr>
          <w:bCs/>
          <w:highlight w:val="cyan"/>
        </w:rPr>
        <w:t xml:space="preserve">Hier ggf. irgendwo auf die steigende </w:t>
      </w:r>
      <w:proofErr w:type="spellStart"/>
      <w:r w:rsidRPr="004B49FF">
        <w:rPr>
          <w:bCs/>
          <w:highlight w:val="cyan"/>
        </w:rPr>
        <w:t>Tokenanzahl</w:t>
      </w:r>
      <w:proofErr w:type="spellEnd"/>
      <w:r w:rsidRPr="004B49FF">
        <w:rPr>
          <w:bCs/>
          <w:highlight w:val="cyan"/>
        </w:rPr>
        <w:t xml:space="preserve"> der Prompts mit </w:t>
      </w:r>
      <w:proofErr w:type="spellStart"/>
      <w:r w:rsidRPr="004B49FF">
        <w:rPr>
          <w:bCs/>
          <w:highlight w:val="cyan"/>
        </w:rPr>
        <w:t>zunehehmender</w:t>
      </w:r>
      <w:proofErr w:type="spellEnd"/>
      <w:r w:rsidRPr="004B49FF">
        <w:rPr>
          <w:bCs/>
          <w:highlight w:val="cyan"/>
        </w:rPr>
        <w:t xml:space="preserve"> Anzahl an Beispielen eingehen und die Tabelle mit den Infos in den Anhang packen</w:t>
      </w:r>
    </w:p>
    <w:p w14:paraId="74DEFE16" w14:textId="30ADD905" w:rsidR="00856F90" w:rsidRDefault="00932DAE" w:rsidP="00713DC0">
      <w:pPr>
        <w:autoSpaceDE w:val="0"/>
        <w:autoSpaceDN w:val="0"/>
        <w:adjustRightInd w:val="0"/>
        <w:spacing w:after="0"/>
        <w:jc w:val="both"/>
      </w:pPr>
      <w:r>
        <w:t xml:space="preserve">Um </w:t>
      </w:r>
      <w:r w:rsidRPr="00F045AA">
        <w:rPr>
          <w:highlight w:val="green"/>
        </w:rPr>
        <w:t xml:space="preserve">die Generalisierungsfähigkeit der </w:t>
      </w:r>
      <w:r w:rsidR="00AC2AAF" w:rsidRPr="00F045AA">
        <w:rPr>
          <w:highlight w:val="green"/>
        </w:rPr>
        <w:t>Prompts bestmöglich bewerten zu können, w</w:t>
      </w:r>
      <w:r w:rsidR="00AB2BC5" w:rsidRPr="00F045AA">
        <w:rPr>
          <w:highlight w:val="green"/>
        </w:rPr>
        <w:t xml:space="preserve">ird jeder Prompt </w:t>
      </w:r>
      <w:r w:rsidR="0073479C" w:rsidRPr="00F045AA">
        <w:rPr>
          <w:highlight w:val="green"/>
        </w:rPr>
        <w:t xml:space="preserve">in Kombination mit </w:t>
      </w:r>
      <w:r w:rsidR="00EB5A89" w:rsidRPr="00F045AA">
        <w:rPr>
          <w:highlight w:val="green"/>
        </w:rPr>
        <w:t>jedem Text aus dem Testdatensatz</w:t>
      </w:r>
      <w:r w:rsidR="0086585C" w:rsidRPr="00F045AA">
        <w:rPr>
          <w:highlight w:val="green"/>
        </w:rPr>
        <w:t xml:space="preserve"> </w:t>
      </w:r>
      <w:r w:rsidR="0073479C" w:rsidRPr="00F045AA">
        <w:rPr>
          <w:highlight w:val="green"/>
        </w:rPr>
        <w:t>an das LLM übergeben</w:t>
      </w:r>
      <w:r w:rsidR="009F0C06" w:rsidRPr="00F045AA">
        <w:rPr>
          <w:highlight w:val="green"/>
        </w:rPr>
        <w:t xml:space="preserve">. </w:t>
      </w:r>
      <w:r w:rsidR="00713DC0" w:rsidRPr="00F045AA">
        <w:rPr>
          <w:highlight w:val="green"/>
        </w:rPr>
        <w:t xml:space="preserve">Daraus ergeben sich </w:t>
      </w:r>
      <w:r w:rsidR="00713DC0" w:rsidRPr="00F045AA">
        <w:rPr>
          <w:highlight w:val="yellow"/>
        </w:rPr>
        <w:t xml:space="preserve">7240 Anfragen </w:t>
      </w:r>
      <w:r w:rsidR="00713DC0" w:rsidRPr="00F045AA">
        <w:rPr>
          <w:highlight w:val="green"/>
        </w:rPr>
        <w:t>an das LLM</w:t>
      </w:r>
      <w:r w:rsidR="00713DC0">
        <w:t>.</w:t>
      </w:r>
    </w:p>
    <w:p w14:paraId="328591B8" w14:textId="5D423CDE" w:rsidR="001A4072" w:rsidRDefault="00F04E46" w:rsidP="007C3A77">
      <w:pPr>
        <w:autoSpaceDE w:val="0"/>
        <w:autoSpaceDN w:val="0"/>
        <w:adjustRightInd w:val="0"/>
        <w:spacing w:after="0"/>
        <w:jc w:val="both"/>
      </w:pPr>
      <w:r w:rsidRPr="004152E8">
        <w:t xml:space="preserve">OpenAI </w:t>
      </w:r>
      <w:r w:rsidR="00621159" w:rsidRPr="00326563">
        <w:rPr>
          <w:highlight w:val="magenta"/>
        </w:rPr>
        <w:fldChar w:fldCharType="begin"/>
      </w:r>
      <w:r w:rsidR="00334167">
        <w:rPr>
          <w:highlight w:val="magenta"/>
        </w:rPr>
        <w:instrText xml:space="preserve"> ADDIN ZOTERO_ITEM CSL_CITATION {"citationID":"KRrSN8nE","properties":{"formattedCitation":"(OpenAI, 2025e)","plainCitation":"(OpenAI, 2025e)","noteIndex":0},"citationItems":[{"id":2228,"uris":["http://zotero.org/users/14644665/items/V7ZNTSKN"],"itemData":{"id":2228,"type":"webpage","abstract":"Explore developer resources, tutorials, API docs, and dynamic examples to get the most out of OpenAI's platform.","language":"en","title":"Text generation","URL":"https://platform.openai.com/docs/guides/text-generation","author":[{"family":"OpenAI","given":""}],"accessed":{"date-parts":[["2025",1,18]]},"issued":{"date-parts":[["2025"]]}}}],"schema":"https://github.com/citation-style-language/schema/raw/master/csl-citation.json"} </w:instrText>
      </w:r>
      <w:r w:rsidR="00621159" w:rsidRPr="00326563">
        <w:rPr>
          <w:highlight w:val="magenta"/>
        </w:rPr>
        <w:fldChar w:fldCharType="separate"/>
      </w:r>
      <w:r w:rsidR="00334167" w:rsidRPr="00334167">
        <w:rPr>
          <w:rFonts w:cs="Arial"/>
          <w:highlight w:val="magenta"/>
        </w:rPr>
        <w:t>(OpenAI, 2025e)</w:t>
      </w:r>
      <w:r w:rsidR="00621159" w:rsidRPr="00326563">
        <w:rPr>
          <w:highlight w:val="magenta"/>
        </w:rPr>
        <w:fldChar w:fldCharType="end"/>
      </w:r>
      <w:r w:rsidR="004E7980" w:rsidRPr="004152E8">
        <w:t xml:space="preserve"> </w:t>
      </w:r>
      <w:r w:rsidR="004E7980" w:rsidRPr="00856F90">
        <w:rPr>
          <w:highlight w:val="green"/>
        </w:rPr>
        <w:t xml:space="preserve">unterscheidet </w:t>
      </w:r>
      <w:r w:rsidR="00BE6BEB" w:rsidRPr="00856F90">
        <w:rPr>
          <w:highlight w:val="green"/>
        </w:rPr>
        <w:t>bei der Übergabe v</w:t>
      </w:r>
      <w:r w:rsidR="008A0B02" w:rsidRPr="00856F90">
        <w:rPr>
          <w:highlight w:val="green"/>
        </w:rPr>
        <w:t xml:space="preserve">on Nachrichten an das </w:t>
      </w:r>
      <w:r w:rsidR="00D7746F" w:rsidRPr="00856F90">
        <w:rPr>
          <w:highlight w:val="green"/>
        </w:rPr>
        <w:t xml:space="preserve">LLM </w:t>
      </w:r>
      <w:r w:rsidR="008A0B02" w:rsidRPr="00856F90">
        <w:rPr>
          <w:highlight w:val="green"/>
        </w:rPr>
        <w:t xml:space="preserve">verschiedene Rollen, welche Beeinflussen, </w:t>
      </w:r>
      <w:r w:rsidR="006A108D" w:rsidRPr="00856F90">
        <w:rPr>
          <w:highlight w:val="green"/>
        </w:rPr>
        <w:t xml:space="preserve">wie das LLM die Eingabe interpretiert. Demnach </w:t>
      </w:r>
      <w:r w:rsidR="00DB4C53" w:rsidRPr="00856F90">
        <w:rPr>
          <w:highlight w:val="green"/>
        </w:rPr>
        <w:t xml:space="preserve">können mit der </w:t>
      </w:r>
      <w:r w:rsidR="00EA34BE" w:rsidRPr="00856F90">
        <w:rPr>
          <w:highlight w:val="green"/>
        </w:rPr>
        <w:t xml:space="preserve">Rolle </w:t>
      </w:r>
      <w:proofErr w:type="spellStart"/>
      <w:r w:rsidR="00EA34BE" w:rsidRPr="00856F90">
        <w:rPr>
          <w:i/>
          <w:highlight w:val="green"/>
        </w:rPr>
        <w:t>user</w:t>
      </w:r>
      <w:proofErr w:type="spellEnd"/>
      <w:r w:rsidR="00EA34BE" w:rsidRPr="00856F90">
        <w:rPr>
          <w:highlight w:val="green"/>
        </w:rPr>
        <w:t xml:space="preserve"> </w:t>
      </w:r>
      <w:r w:rsidR="00DB4C53" w:rsidRPr="00856F90">
        <w:rPr>
          <w:highlight w:val="green"/>
        </w:rPr>
        <w:t>Anweisungen an das LLM übergeben werden</w:t>
      </w:r>
      <w:r w:rsidR="009A2D1F" w:rsidRPr="00856F90">
        <w:rPr>
          <w:highlight w:val="green"/>
        </w:rPr>
        <w:t>, um eine Ausgabe zu erzeugen</w:t>
      </w:r>
      <w:r w:rsidR="00EA34BE" w:rsidRPr="00856F90">
        <w:rPr>
          <w:highlight w:val="green"/>
        </w:rPr>
        <w:t>.</w:t>
      </w:r>
      <w:r w:rsidR="004236A1" w:rsidRPr="00856F90">
        <w:rPr>
          <w:highlight w:val="green"/>
        </w:rPr>
        <w:t xml:space="preserve"> Sie vergleichen es mit der Eingabe </w:t>
      </w:r>
      <w:r w:rsidR="001946F1" w:rsidRPr="00856F90">
        <w:rPr>
          <w:highlight w:val="green"/>
        </w:rPr>
        <w:t xml:space="preserve">einer </w:t>
      </w:r>
      <w:r w:rsidR="001946F1" w:rsidRPr="00856F90">
        <w:rPr>
          <w:highlight w:val="green"/>
        </w:rPr>
        <w:lastRenderedPageBreak/>
        <w:t>Nachricht bei ChatGPT.</w:t>
      </w:r>
      <w:r w:rsidR="009A2D1F" w:rsidRPr="00856F90">
        <w:rPr>
          <w:highlight w:val="green"/>
        </w:rPr>
        <w:t xml:space="preserve"> </w:t>
      </w:r>
      <w:r w:rsidR="009C1663" w:rsidRPr="00856F90">
        <w:rPr>
          <w:highlight w:val="green"/>
        </w:rPr>
        <w:t xml:space="preserve">Mit der </w:t>
      </w:r>
      <w:r w:rsidR="009A2D1F" w:rsidRPr="00856F90">
        <w:rPr>
          <w:highlight w:val="green"/>
        </w:rPr>
        <w:t xml:space="preserve">Rolle </w:t>
      </w:r>
      <w:proofErr w:type="spellStart"/>
      <w:r w:rsidR="009A2D1F" w:rsidRPr="00856F90">
        <w:rPr>
          <w:i/>
          <w:highlight w:val="green"/>
        </w:rPr>
        <w:t>developer</w:t>
      </w:r>
      <w:proofErr w:type="spellEnd"/>
      <w:r w:rsidR="009A2D1F" w:rsidRPr="00856F90">
        <w:rPr>
          <w:i/>
          <w:highlight w:val="green"/>
        </w:rPr>
        <w:t xml:space="preserve"> </w:t>
      </w:r>
      <w:r w:rsidR="009C1663" w:rsidRPr="00856F90">
        <w:rPr>
          <w:highlight w:val="green"/>
        </w:rPr>
        <w:t xml:space="preserve">können ebenfalls </w:t>
      </w:r>
      <w:r w:rsidR="002C6F4F" w:rsidRPr="00856F90">
        <w:rPr>
          <w:highlight w:val="green"/>
        </w:rPr>
        <w:t xml:space="preserve">Anweisungen an das Modell übergeben werden, jedoch haben sie </w:t>
      </w:r>
      <w:r w:rsidR="00BA4466" w:rsidRPr="00856F90">
        <w:rPr>
          <w:highlight w:val="green"/>
        </w:rPr>
        <w:t xml:space="preserve">Vorrang </w:t>
      </w:r>
      <w:r w:rsidR="002C6F4F" w:rsidRPr="00856F90">
        <w:rPr>
          <w:highlight w:val="green"/>
        </w:rPr>
        <w:t xml:space="preserve">vor den Nachrichten </w:t>
      </w:r>
      <w:r w:rsidR="00D252BF" w:rsidRPr="00856F90">
        <w:rPr>
          <w:highlight w:val="green"/>
        </w:rPr>
        <w:t xml:space="preserve">der </w:t>
      </w:r>
      <w:r w:rsidR="00D252BF" w:rsidRPr="00856F90">
        <w:rPr>
          <w:i/>
          <w:highlight w:val="green"/>
        </w:rPr>
        <w:t>user</w:t>
      </w:r>
      <w:r w:rsidR="00D252BF" w:rsidRPr="00856F90">
        <w:rPr>
          <w:highlight w:val="green"/>
        </w:rPr>
        <w:t>-Rolle.</w:t>
      </w:r>
      <w:r w:rsidR="009226DE" w:rsidRPr="00856F90">
        <w:rPr>
          <w:highlight w:val="green"/>
        </w:rPr>
        <w:t xml:space="preserve"> Damit können die Ausgaben des Modells </w:t>
      </w:r>
      <w:r w:rsidR="00D7746F" w:rsidRPr="00856F90">
        <w:rPr>
          <w:highlight w:val="green"/>
        </w:rPr>
        <w:t>unabhängig von der Benutzereingabe beeinflusst werden.</w:t>
      </w:r>
      <w:r w:rsidR="0045491C">
        <w:t xml:space="preserve"> </w:t>
      </w:r>
      <w:r w:rsidR="009736EA" w:rsidRPr="007C64DC">
        <w:rPr>
          <w:highlight w:val="green"/>
        </w:rPr>
        <w:t>Die Anfragen</w:t>
      </w:r>
      <w:r w:rsidR="0045491C" w:rsidRPr="007C64DC">
        <w:rPr>
          <w:highlight w:val="green"/>
        </w:rPr>
        <w:t xml:space="preserve"> an das LLM</w:t>
      </w:r>
      <w:r w:rsidR="009736EA" w:rsidRPr="007C64DC">
        <w:rPr>
          <w:highlight w:val="green"/>
        </w:rPr>
        <w:t xml:space="preserve"> </w:t>
      </w:r>
      <w:r w:rsidR="0045491C" w:rsidRPr="007C64DC">
        <w:rPr>
          <w:highlight w:val="green"/>
        </w:rPr>
        <w:t xml:space="preserve">sind unter Berücksichtigung dieser Rollen </w:t>
      </w:r>
      <w:r w:rsidR="009736EA" w:rsidRPr="007C64DC">
        <w:rPr>
          <w:highlight w:val="green"/>
        </w:rPr>
        <w:t xml:space="preserve">sind so aufgebaut, dass </w:t>
      </w:r>
      <w:r w:rsidR="009F0C06" w:rsidRPr="007C64DC">
        <w:rPr>
          <w:highlight w:val="green"/>
        </w:rPr>
        <w:t xml:space="preserve">der Prompt </w:t>
      </w:r>
      <w:r w:rsidR="009736EA" w:rsidRPr="007C64DC">
        <w:rPr>
          <w:highlight w:val="green"/>
        </w:rPr>
        <w:t xml:space="preserve">der Rolle </w:t>
      </w:r>
      <w:proofErr w:type="spellStart"/>
      <w:r w:rsidR="00713DC0" w:rsidRPr="007C64DC">
        <w:rPr>
          <w:i/>
          <w:highlight w:val="green"/>
        </w:rPr>
        <w:t>developer</w:t>
      </w:r>
      <w:proofErr w:type="spellEnd"/>
      <w:r w:rsidR="00713DC0" w:rsidRPr="007C64DC">
        <w:rPr>
          <w:i/>
          <w:highlight w:val="green"/>
        </w:rPr>
        <w:t xml:space="preserve"> </w:t>
      </w:r>
      <w:r w:rsidR="00713DC0" w:rsidRPr="007C64DC">
        <w:rPr>
          <w:highlight w:val="green"/>
        </w:rPr>
        <w:t xml:space="preserve"> und der Aufsatz </w:t>
      </w:r>
      <w:r w:rsidR="009736EA" w:rsidRPr="007C64DC">
        <w:rPr>
          <w:highlight w:val="green"/>
        </w:rPr>
        <w:t xml:space="preserve">der Rolle </w:t>
      </w:r>
      <w:proofErr w:type="spellStart"/>
      <w:r w:rsidR="00713DC0" w:rsidRPr="007C64DC">
        <w:rPr>
          <w:i/>
          <w:highlight w:val="green"/>
        </w:rPr>
        <w:t>user</w:t>
      </w:r>
      <w:proofErr w:type="spellEnd"/>
      <w:r w:rsidR="00713DC0" w:rsidRPr="007C64DC">
        <w:rPr>
          <w:i/>
          <w:highlight w:val="green"/>
        </w:rPr>
        <w:t xml:space="preserve"> </w:t>
      </w:r>
      <w:r w:rsidR="00713DC0" w:rsidRPr="007C64DC">
        <w:rPr>
          <w:highlight w:val="green"/>
        </w:rPr>
        <w:t xml:space="preserve"> </w:t>
      </w:r>
      <w:r w:rsidR="009736EA" w:rsidRPr="007C64DC">
        <w:rPr>
          <w:highlight w:val="green"/>
        </w:rPr>
        <w:t xml:space="preserve">zugewiesen </w:t>
      </w:r>
      <w:r w:rsidR="009F4A65" w:rsidRPr="007C64DC">
        <w:rPr>
          <w:highlight w:val="green"/>
        </w:rPr>
        <w:t>sind</w:t>
      </w:r>
      <w:r w:rsidR="00713DC0" w:rsidRPr="007C64DC">
        <w:rPr>
          <w:highlight w:val="green"/>
        </w:rPr>
        <w:t>.</w:t>
      </w:r>
      <w:r w:rsidR="00805A54" w:rsidRPr="007C64DC">
        <w:rPr>
          <w:highlight w:val="green"/>
        </w:rPr>
        <w:t xml:space="preserve"> Damit soll das Szenario imitiert werden, dass </w:t>
      </w:r>
      <w:r w:rsidR="00C377EF" w:rsidRPr="007C64DC">
        <w:rPr>
          <w:highlight w:val="green"/>
        </w:rPr>
        <w:t xml:space="preserve">ein Benutzer lediglich den Text übergibt, aus denen die Argumentationskomponenten </w:t>
      </w:r>
      <w:r w:rsidR="00A53F11" w:rsidRPr="007C64DC">
        <w:rPr>
          <w:highlight w:val="green"/>
        </w:rPr>
        <w:t>und deren Beziehungen extrahiert werden soll</w:t>
      </w:r>
      <w:r w:rsidR="00481C91" w:rsidRPr="007C64DC">
        <w:rPr>
          <w:highlight w:val="green"/>
        </w:rPr>
        <w:t xml:space="preserve">, wobei über die </w:t>
      </w:r>
      <w:proofErr w:type="spellStart"/>
      <w:r w:rsidR="00691980" w:rsidRPr="007C64DC">
        <w:rPr>
          <w:i/>
          <w:highlight w:val="green"/>
        </w:rPr>
        <w:t>developer</w:t>
      </w:r>
      <w:proofErr w:type="spellEnd"/>
      <w:r w:rsidR="00691980" w:rsidRPr="007C64DC">
        <w:rPr>
          <w:highlight w:val="green"/>
        </w:rPr>
        <w:t xml:space="preserve">-Rolle das Verhalten des LLMs </w:t>
      </w:r>
      <w:r w:rsidR="00856F90" w:rsidRPr="007C64DC">
        <w:rPr>
          <w:highlight w:val="green"/>
        </w:rPr>
        <w:t>gesteuert</w:t>
      </w:r>
      <w:r w:rsidR="00856F90">
        <w:t xml:space="preserve"> wird.</w:t>
      </w:r>
    </w:p>
    <w:p w14:paraId="414FDE93" w14:textId="77777777" w:rsidR="009B2AC2" w:rsidRPr="00713DC0" w:rsidRDefault="009B2AC2" w:rsidP="007C3A77">
      <w:pPr>
        <w:autoSpaceDE w:val="0"/>
        <w:autoSpaceDN w:val="0"/>
        <w:adjustRightInd w:val="0"/>
        <w:spacing w:after="0"/>
        <w:jc w:val="both"/>
        <w:rPr>
          <w:highlight w:val="green"/>
        </w:rPr>
      </w:pPr>
    </w:p>
    <w:p w14:paraId="78570A95" w14:textId="77777777" w:rsidR="009B2AC2" w:rsidRDefault="009B2AC2">
      <w:pPr>
        <w:pStyle w:val="berschrift3"/>
        <w:rPr>
          <w:ins w:id="1075" w:author="Ben Fels" w:date="2024-12-21T19:09:00Z" w16du:dateUtc="2024-12-21T18:09:00Z"/>
        </w:rPr>
        <w:pPrChange w:id="1076" w:author="Ben Fels" w:date="2024-12-22T10:46:00Z" w16du:dateUtc="2024-12-22T09:46:00Z">
          <w:pPr>
            <w:jc w:val="both"/>
          </w:pPr>
        </w:pPrChange>
      </w:pPr>
      <w:bookmarkStart w:id="1077" w:name="_Toc187929389"/>
      <w:ins w:id="1078" w:author="Ben Fels" w:date="2024-12-22T10:45:00Z" w16du:dateUtc="2024-12-22T09:45:00Z">
        <w:r>
          <w:t>Metriken zur Evaluation</w:t>
        </w:r>
      </w:ins>
      <w:bookmarkEnd w:id="1077"/>
    </w:p>
    <w:p w14:paraId="3E3DF43C" w14:textId="77777777" w:rsidR="009B2AC2" w:rsidRDefault="009B2AC2" w:rsidP="009B2AC2">
      <w:pPr>
        <w:jc w:val="both"/>
      </w:pPr>
      <w:r>
        <w:t xml:space="preserve">Bei der Wahl einer geeigneten Evaluationsmetrik gibt es aufgrund der vorhandenen Komplexität einige Besonderheiten, die es zu berücksichtigen gilt. So kann es vorkommen, dass das Model eine abweichende Anzahl an Argumentationskomponenten zurückgibt, als tatsächlich vorhanden sind. Das liegt daran, dass es auch nicht-argumentative Textabschnitte gibt oder die Zuordnung der Textabschnitte innerhalb der Argumentationskomponenten vom Modell falsch vorgenommen wurde. Die größere Schwierigkeit besteht darin, dass die vom Modell extrahierten Textabschnitte von der Grundwahrheit (Annotationen) abweichen können, indem mehr oder weniger Wörter der Argumentationskomponente zugeordnet werden. Bei gängigen </w:t>
      </w:r>
      <w:proofErr w:type="spellStart"/>
      <w:r>
        <w:t>Klassifikationsmetriken</w:t>
      </w:r>
      <w:proofErr w:type="spellEnd"/>
      <w:r>
        <w:t xml:space="preserve"> wie </w:t>
      </w:r>
      <w:proofErr w:type="spellStart"/>
      <w:r>
        <w:t>Accuracy</w:t>
      </w:r>
      <w:proofErr w:type="spellEnd"/>
      <w:r>
        <w:t xml:space="preserve"> oder Precision würde ein Textabschnitt, welcher nicht vollständig mit der Grundwahrheit </w:t>
      </w:r>
      <w:proofErr w:type="gramStart"/>
      <w:r>
        <w:t>übereinstimmt</w:t>
      </w:r>
      <w:proofErr w:type="gramEnd"/>
      <w:r>
        <w:t xml:space="preserve"> als eigene Instanz betrachtet werden, zu der keine Grundwahrheit vorhanden ist. Ein Ansatz mit diesem Problem umzugehen ist, Übereinstimmungen oberhalb einer gewissen Grenze als Wahr festzulegen. Ein weitere Ansatz ist die Verwendung von ähnlichkeitsbasierten Metriken. </w:t>
      </w:r>
    </w:p>
    <w:p w14:paraId="69CF703F" w14:textId="1458D628" w:rsidR="009B2AC2" w:rsidRDefault="009B2AC2" w:rsidP="009B2AC2">
      <w:pPr>
        <w:jc w:val="both"/>
        <w:rPr>
          <w:strike/>
        </w:rPr>
      </w:pPr>
      <w:r>
        <w:t xml:space="preserve">Metriken, die auf </w:t>
      </w:r>
      <w:r w:rsidR="008450DC">
        <w:t xml:space="preserve">der </w:t>
      </w:r>
      <w:r>
        <w:t>semantischer Ähnlichkeit beruhen</w:t>
      </w:r>
      <w:r w:rsidR="008450DC">
        <w:t xml:space="preserve"> </w:t>
      </w:r>
      <w:r>
        <w:t>werden nicht herangezogen, da die Argumentationskomponenten möglichst exakt und nicht sinngemäß extrahiert werden sollen.</w:t>
      </w:r>
    </w:p>
    <w:p w14:paraId="5612018B" w14:textId="77777777" w:rsidR="009B2AC2" w:rsidRDefault="009B2AC2" w:rsidP="009B2AC2">
      <w:pPr>
        <w:jc w:val="both"/>
      </w:pPr>
      <w:r w:rsidRPr="00322C41">
        <w:rPr>
          <w:b/>
          <w:bCs/>
        </w:rPr>
        <w:t xml:space="preserve">BLEU </w:t>
      </w:r>
      <w:r w:rsidRPr="00B63EB8">
        <w:t xml:space="preserve">(Bilingual Evaluation </w:t>
      </w:r>
      <w:proofErr w:type="spellStart"/>
      <w:r w:rsidRPr="00B63EB8">
        <w:t>Understudy</w:t>
      </w:r>
      <w:proofErr w:type="spellEnd"/>
      <w:r w:rsidRPr="00B63EB8">
        <w:t>)</w:t>
      </w:r>
      <w:r w:rsidRPr="00D43867">
        <w:t xml:space="preserve">: </w:t>
      </w:r>
      <w:r>
        <w:t xml:space="preserve">Die Metrik wurde von </w:t>
      </w:r>
      <w:proofErr w:type="spellStart"/>
      <w:r w:rsidRPr="00946AEF">
        <w:rPr>
          <w:rFonts w:cs="Arial"/>
          <w:highlight w:val="magenta"/>
        </w:rPr>
        <w:t>Papineni</w:t>
      </w:r>
      <w:proofErr w:type="spellEnd"/>
      <w:r w:rsidRPr="00946AEF">
        <w:rPr>
          <w:rFonts w:cs="Arial"/>
          <w:highlight w:val="magenta"/>
        </w:rPr>
        <w:t xml:space="preserve"> et al. </w:t>
      </w:r>
      <w:r w:rsidRPr="00946AEF">
        <w:rPr>
          <w:highlight w:val="magenta"/>
        </w:rPr>
        <w:fldChar w:fldCharType="begin"/>
      </w:r>
      <w:r>
        <w:rPr>
          <w:highlight w:val="magenta"/>
        </w:rPr>
        <w:instrText xml:space="preserve"> ADDIN ZOTERO_ITEM CSL_CITATION {"citationID":"88wwwBSB","properties":{"formattedCitation":"(2002)","plainCitation":"(2002)","noteIndex":0},"citationItems":[{"id":2014,"uris":["http://zotero.org/users/14644665/items/MTIB952M"],"itemData":{"id":2014,"type":"paper-conference","container-title":"Proceedings of the 40th Annual Meeting on Association for Computational Linguistics  - ACL '02","DOI":"10.3115/1073083.1073135","event-place":"Philadelphia, Pennsylvania","event-title":"the 40th Annual Meeting","language":"en","note":"done","page":"311-318","publisher":"Association for Computational Linguistics","publisher-place":"Philadelphia, Pennsylvania","source":"DOI.org (Crossref)","title":"BLEU: a method for automatic evaluation of machine translation","title-short":"BLEU","URL":"http://portal.acm.org/citation.cfm?doid=1073083.1073135","author":[{"family":"Papineni","given":"Kishore"},{"family":"Roukos","given":"Salim"},{"family":"Ward","given":"Todd"},{"family":"Zhu","given":"Wei-Jing"}],"accessed":{"date-parts":[["2025",1,12]]},"issued":{"date-parts":[["2002"]]}},"label":"page","suppress-author":true}],"schema":"https://github.com/citation-style-language/schema/raw/master/csl-citation.json"} </w:instrText>
      </w:r>
      <w:r w:rsidRPr="00946AEF">
        <w:rPr>
          <w:highlight w:val="magenta"/>
        </w:rPr>
        <w:fldChar w:fldCharType="separate"/>
      </w:r>
      <w:r w:rsidRPr="00946AEF">
        <w:rPr>
          <w:rFonts w:cs="Arial"/>
          <w:highlight w:val="magenta"/>
        </w:rPr>
        <w:t>(2002)</w:t>
      </w:r>
      <w:r w:rsidRPr="00946AEF">
        <w:rPr>
          <w:highlight w:val="magenta"/>
        </w:rPr>
        <w:fldChar w:fldCharType="end"/>
      </w:r>
      <w:r>
        <w:t xml:space="preserve"> zur Bewertung von maschinellen Übersetzungen entwickelt und hat sich dort nach </w:t>
      </w:r>
      <w:r>
        <w:fldChar w:fldCharType="begin"/>
      </w:r>
      <w:r>
        <w:instrText xml:space="preserve"> ADDIN ZOTERO_ITEM CSL_CITATION {"citationID":"I08nji5a","properties":{"formattedCitation":"(Chen &amp; Cherry, 2014)","plainCitation":"(Chen &amp; Cherry, 2014)","noteIndex":0},"citationItems":[{"id":2066,"uris":["http://zotero.org/users/14644665/items/VAS6L47L"],"itemData":{"id":2066,"type":"paper-conference","container-title":"Proceedings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schema":"https://github.com/citation-style-language/schema/raw/master/csl-citation.json"} </w:instrText>
      </w:r>
      <w:r>
        <w:fldChar w:fldCharType="separate"/>
      </w:r>
      <w:r w:rsidRPr="00BC7E42">
        <w:rPr>
          <w:rFonts w:cs="Arial"/>
        </w:rPr>
        <w:t>(</w:t>
      </w:r>
      <w:r w:rsidRPr="00BD2A78">
        <w:rPr>
          <w:rFonts w:cs="Arial"/>
          <w:highlight w:val="magenta"/>
        </w:rPr>
        <w:t>Chen &amp; Cherry, 2014)</w:t>
      </w:r>
      <w:r>
        <w:fldChar w:fldCharType="end"/>
      </w:r>
      <w:r>
        <w:t xml:space="preserve"> als Standard etabliert. Sie kann jedoch auch auf ähnliche Aufgaben angewendet werden. BLEU basiert auf der Metrik Precision und misst, wie ähnlich ein generierter Text zu einem Referenztext ist. Laut der </w:t>
      </w:r>
      <w:r>
        <w:lastRenderedPageBreak/>
        <w:t xml:space="preserve">Beschreibung von </w:t>
      </w:r>
      <w:proofErr w:type="spellStart"/>
      <w:r w:rsidRPr="00946AEF">
        <w:rPr>
          <w:rFonts w:cs="Arial"/>
          <w:highlight w:val="magenta"/>
        </w:rPr>
        <w:t>Papineni</w:t>
      </w:r>
      <w:proofErr w:type="spellEnd"/>
      <w:r w:rsidRPr="00946AEF">
        <w:rPr>
          <w:rFonts w:cs="Arial"/>
          <w:highlight w:val="magenta"/>
        </w:rPr>
        <w:t xml:space="preserve"> et al. </w:t>
      </w:r>
      <w:r w:rsidRPr="00946AEF">
        <w:rPr>
          <w:highlight w:val="magenta"/>
        </w:rPr>
        <w:fldChar w:fldCharType="begin"/>
      </w:r>
      <w:r>
        <w:rPr>
          <w:highlight w:val="magenta"/>
        </w:rPr>
        <w:instrText xml:space="preserve"> ADDIN ZOTERO_ITEM CSL_CITATION {"citationID":"BLhfd0WH","properties":{"formattedCitation":"(2002)","plainCitation":"(2002)","noteIndex":0},"citationItems":[{"id":2014,"uris":["http://zotero.org/users/14644665/items/MTIB952M"],"itemData":{"id":2014,"type":"paper-conference","container-title":"Proceedings of the 40th Annual Meeting on Association for Computational Linguistics  - ACL '02","DOI":"10.3115/1073083.1073135","event-place":"Philadelphia, Pennsylvania","event-title":"the 40th Annual Meeting","language":"en","note":"done","page":"311-318","publisher":"Association for Computational Linguistics","publisher-place":"Philadelphia, Pennsylvania","source":"DOI.org (Crossref)","title":"BLEU: a method for automatic evaluation of machine translation","title-short":"BLEU","URL":"http://portal.acm.org/citation.cfm?doid=1073083.1073135","author":[{"family":"Papineni","given":"Kishore"},{"family":"Roukos","given":"Salim"},{"family":"Ward","given":"Todd"},{"family":"Zhu","given":"Wei-Jing"}],"accessed":{"date-parts":[["2025",1,12]]},"issued":{"date-parts":[["2002"]]}},"label":"page","suppress-author":true}],"schema":"https://github.com/citation-style-language/schema/raw/master/csl-citation.json"} </w:instrText>
      </w:r>
      <w:r w:rsidRPr="00946AEF">
        <w:rPr>
          <w:highlight w:val="magenta"/>
        </w:rPr>
        <w:fldChar w:fldCharType="separate"/>
      </w:r>
      <w:r w:rsidRPr="00946AEF">
        <w:rPr>
          <w:rFonts w:cs="Arial"/>
          <w:highlight w:val="magenta"/>
        </w:rPr>
        <w:t>(2002)</w:t>
      </w:r>
      <w:r w:rsidRPr="00946AEF">
        <w:rPr>
          <w:highlight w:val="magenta"/>
        </w:rPr>
        <w:fldChar w:fldCharType="end"/>
      </w:r>
      <w:r>
        <w:t xml:space="preserve"> werden zur Bewertung der Übereinstimmungen n-Gramme herangezogen. Ein n-Gramm ist eine Folge von n aufeinanderfolgenden Elementen. Bezogen auf den vorliegenden Anwendungsfall sind die Elemente Wörter in einem Text. Dabei werden Wörter die häufiger in dem generierten Text, als in dem Referenztext vorkommen, sowie kurze generierte Texte bestraft. </w:t>
      </w:r>
      <w:r w:rsidRPr="000867DB">
        <w:rPr>
          <w:highlight w:val="green"/>
        </w:rPr>
        <w:t>Damit soll sichergestellt werden, dass die Texte in Länge, Wortwahl und Reihenfolge der Wörter übereinstimmen</w:t>
      </w:r>
      <w:r>
        <w:t xml:space="preserve">. </w:t>
      </w:r>
      <w:r w:rsidRPr="00A70ABD">
        <w:rPr>
          <w:highlight w:val="green"/>
        </w:rPr>
        <w:t>Der BLEU-Score kann zwischen 0 und 1 liegen. Je höher der Wert, desto höher die Übereinstimmung, mit dem Wert 1 bei einer identischen Übereinstimmung</w:t>
      </w:r>
      <w:r>
        <w:t xml:space="preserve">. </w:t>
      </w:r>
      <w:commentRangeStart w:id="1079"/>
      <w:commentRangeStart w:id="1080"/>
      <w:r>
        <w:t xml:space="preserve">Bei der Berechnung des BLEU-Scores besteht das Problem, dass wenn größere n-Gramme, wie bei n=4, für einen Satz eine Precision von 0 haben, der  BLEU-Score für den Satz ebenfalls 0 </w:t>
      </w:r>
      <w:proofErr w:type="spellStart"/>
      <w:r>
        <w:t>is</w:t>
      </w:r>
      <w:proofErr w:type="spellEnd"/>
      <w:r>
        <w:t xml:space="preserve">, ungeachtet der Übereinstimmungen kleinerer n-Gramme, was wiederum zu einer verzerrten Bewertung führen kann </w:t>
      </w:r>
      <w:r w:rsidRPr="00C4789D">
        <w:rPr>
          <w:highlight w:val="magenta"/>
        </w:rPr>
        <w:fldChar w:fldCharType="begin"/>
      </w:r>
      <w:r>
        <w:rPr>
          <w:highlight w:val="magenta"/>
        </w:rPr>
        <w:instrText xml:space="preserve"> ADDIN ZOTERO_ITEM CSL_CITATION {"citationID":"0u89zR7c","properties":{"formattedCitation":"(Chen &amp; Cherry, 2014, S. 362)","plainCitation":"(Chen &amp; Cherry, 2014, S. 362)","noteIndex":0},"citationItems":[{"id":2066,"uris":["http://zotero.org/users/14644665/items/VAS6L47L"],"itemData":{"id":2066,"type":"paper-conference","container-title":"Proceedings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locator":"362","label":"page"}],"schema":"https://github.com/citation-style-language/schema/raw/master/csl-citation.json"} </w:instrText>
      </w:r>
      <w:r w:rsidRPr="00C4789D">
        <w:rPr>
          <w:highlight w:val="magenta"/>
        </w:rPr>
        <w:fldChar w:fldCharType="separate"/>
      </w:r>
      <w:r w:rsidRPr="00C4789D">
        <w:rPr>
          <w:rFonts w:cs="Arial"/>
          <w:highlight w:val="magenta"/>
        </w:rPr>
        <w:t>(Chen &amp; Cherry, 2014, S. 362)</w:t>
      </w:r>
      <w:r w:rsidRPr="00C4789D">
        <w:rPr>
          <w:highlight w:val="magenta"/>
        </w:rPr>
        <w:fldChar w:fldCharType="end"/>
      </w:r>
      <w:r>
        <w:t xml:space="preserve">. </w:t>
      </w:r>
      <w:r w:rsidRPr="00C4789D">
        <w:rPr>
          <w:rFonts w:cs="Arial"/>
          <w:highlight w:val="magenta"/>
        </w:rPr>
        <w:t>Chen &amp; Cherry</w:t>
      </w:r>
      <w:r w:rsidRPr="00C4789D">
        <w:rPr>
          <w:highlight w:val="magenta"/>
        </w:rPr>
        <w:t xml:space="preserve"> </w:t>
      </w:r>
      <w:r w:rsidRPr="00C4789D">
        <w:rPr>
          <w:highlight w:val="magenta"/>
        </w:rPr>
        <w:fldChar w:fldCharType="begin"/>
      </w:r>
      <w:r>
        <w:rPr>
          <w:highlight w:val="magenta"/>
        </w:rPr>
        <w:instrText xml:space="preserve"> ADDIN ZOTERO_ITEM CSL_CITATION {"citationID":"8hQH7sRy","properties":{"formattedCitation":"(2014, S. 362)","plainCitation":"(2014, S. 362)","noteIndex":0},"citationItems":[{"id":2066,"uris":["http://zotero.org/users/14644665/items/VAS6L47L"],"itemData":{"id":2066,"type":"paper-conference","container-title":"Proceedings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locator":"362","label":"page","suppress-author":true}],"schema":"https://github.com/citation-style-language/schema/raw/master/csl-citation.json"} </w:instrText>
      </w:r>
      <w:r w:rsidRPr="00C4789D">
        <w:rPr>
          <w:highlight w:val="magenta"/>
        </w:rPr>
        <w:fldChar w:fldCharType="separate"/>
      </w:r>
      <w:r w:rsidRPr="00CE780C">
        <w:rPr>
          <w:rFonts w:cs="Arial"/>
          <w:highlight w:val="magenta"/>
        </w:rPr>
        <w:t>(2014, S. 362)</w:t>
      </w:r>
      <w:r w:rsidRPr="00C4789D">
        <w:rPr>
          <w:highlight w:val="magenta"/>
        </w:rPr>
        <w:fldChar w:fldCharType="end"/>
      </w:r>
      <w:r>
        <w:t xml:space="preserve"> haben deshalb sieben verschiedene </w:t>
      </w:r>
      <w:r w:rsidRPr="009C01B6">
        <w:t>Glättungsverfahren</w:t>
      </w:r>
      <w:r>
        <w:t xml:space="preserve"> verglichen, die dieses Problem beheben. </w:t>
      </w:r>
      <w:r w:rsidRPr="000355CC">
        <w:t>Die Methoden wurden hinsichtlich ihrer Korrelation mit menschlicher Beurteilung</w:t>
      </w:r>
      <w:r>
        <w:t xml:space="preserve">. Demnach zeigte die 7.Glättungsfunktion </w:t>
      </w:r>
      <w:r w:rsidRPr="00BC7707">
        <w:t>die beste Korrelation auf Satzebene</w:t>
      </w:r>
      <w:r>
        <w:t>, weshalb sie für die Untersuchung angewendet wird</w:t>
      </w:r>
      <w:commentRangeEnd w:id="1079"/>
      <w:r>
        <w:rPr>
          <w:rStyle w:val="Kommentarzeichen"/>
        </w:rPr>
        <w:commentReference w:id="1079"/>
      </w:r>
      <w:commentRangeEnd w:id="1080"/>
      <w:r>
        <w:rPr>
          <w:rStyle w:val="Kommentarzeichen"/>
        </w:rPr>
        <w:commentReference w:id="1080"/>
      </w:r>
      <w:r>
        <w:t xml:space="preserve">. </w:t>
      </w:r>
      <w:r w:rsidRPr="00D72379">
        <w:t xml:space="preserve">Die Implementierung von BLEU </w:t>
      </w:r>
      <w:commentRangeStart w:id="1081"/>
      <w:r w:rsidRPr="00F94E0E">
        <w:rPr>
          <w:highlight w:val="cyan"/>
        </w:rPr>
        <w:t>inklusive der Glättungsfunktion</w:t>
      </w:r>
      <w:r>
        <w:t xml:space="preserve"> </w:t>
      </w:r>
      <w:commentRangeEnd w:id="1081"/>
      <w:r>
        <w:rPr>
          <w:rStyle w:val="Kommentarzeichen"/>
        </w:rPr>
        <w:commentReference w:id="1081"/>
      </w:r>
      <w:r w:rsidRPr="00D72379">
        <w:t>erfolgt über NLTK</w:t>
      </w:r>
      <w:r>
        <w:t xml:space="preserve">. Damit zwei Texte für die Untersuchung als übereinstimmend gelten wird als Grenzwert ein BLEU-Score von </w:t>
      </w:r>
      <w:commentRangeStart w:id="1082"/>
      <w:r>
        <w:t xml:space="preserve">0,75 </w:t>
      </w:r>
      <w:commentRangeEnd w:id="1082"/>
      <w:r>
        <w:rPr>
          <w:rStyle w:val="Kommentarzeichen"/>
        </w:rPr>
        <w:commentReference w:id="1082"/>
      </w:r>
      <w:r>
        <w:t xml:space="preserve">festgelegt. </w:t>
      </w:r>
      <w:r w:rsidRPr="00347A6A">
        <w:rPr>
          <w:highlight w:val="cyan"/>
        </w:rPr>
        <w:t>Ggf.</w:t>
      </w:r>
      <w:r>
        <w:t xml:space="preserve"> </w:t>
      </w:r>
      <w:r w:rsidRPr="00BE6BDE">
        <w:rPr>
          <w:highlight w:val="cyan"/>
        </w:rPr>
        <w:t>Beispiel zur Orientierung anführen, evtl. in Fußnote</w:t>
      </w:r>
    </w:p>
    <w:p w14:paraId="0BD2177A" w14:textId="77777777" w:rsidR="009B2AC2" w:rsidRDefault="009B2AC2" w:rsidP="009B2AC2">
      <w:pPr>
        <w:pStyle w:val="Listenabsatz"/>
        <w:ind w:left="0"/>
        <w:jc w:val="both"/>
      </w:pPr>
      <w:r>
        <w:t>Da die argumentativen Textabschnitte extrahiert und nicht umschrieben werden sollen, und zudem die Reihenfolge der Wörter relevant ist, wird die Metrik als geeignet angesehen.</w:t>
      </w:r>
    </w:p>
    <w:p w14:paraId="15DB5EF7" w14:textId="77777777" w:rsidR="009B2AC2" w:rsidRDefault="009B2AC2" w:rsidP="009B2AC2">
      <w:r w:rsidRPr="0058226A">
        <w:rPr>
          <w:b/>
        </w:rPr>
        <w:t>Konfusions</w:t>
      </w:r>
      <w:r>
        <w:rPr>
          <w:b/>
        </w:rPr>
        <w:t>m</w:t>
      </w:r>
      <w:r w:rsidRPr="0058226A">
        <w:rPr>
          <w:b/>
        </w:rPr>
        <w:t>atrix</w:t>
      </w:r>
      <w:r>
        <w:t xml:space="preserve">: Berechnung von True Positives (TP), </w:t>
      </w:r>
      <w:proofErr w:type="spellStart"/>
      <w:r>
        <w:t>False</w:t>
      </w:r>
      <w:proofErr w:type="spellEnd"/>
      <w:r>
        <w:t xml:space="preserve"> Positives (FP), </w:t>
      </w:r>
      <w:proofErr w:type="spellStart"/>
      <w:r>
        <w:t>False</w:t>
      </w:r>
      <w:proofErr w:type="spellEnd"/>
      <w:r>
        <w:t xml:space="preserve"> Negatives (FN) und True Negatives (TN), um daraus die Metriken wie Precision und Recall zu bestimmen. Dabei eine Grenze festlegen, ab wann ein Satz nahe genug der Grundwahrheit entspricht und damit als korrekt vorhergesagt gilt.</w:t>
      </w:r>
    </w:p>
    <w:p w14:paraId="1BD6F3B0" w14:textId="63223A40" w:rsidR="009B2AC2" w:rsidRPr="00AC5797" w:rsidRDefault="009B2AC2" w:rsidP="009B2AC2">
      <w:r>
        <w:t xml:space="preserve">Hier die </w:t>
      </w:r>
      <w:commentRangeStart w:id="1083"/>
      <w:r>
        <w:t xml:space="preserve">Bedeutung der Felder in der Konfusionsmatrix </w:t>
      </w:r>
      <w:commentRangeEnd w:id="1083"/>
      <w:r>
        <w:rPr>
          <w:rStyle w:val="Kommentarzeichen"/>
        </w:rPr>
        <w:commentReference w:id="1083"/>
      </w:r>
      <w:r>
        <w:t>an dem Beispiel von Behauptungen. Diese lassen sich sinngemäß auf die anderen Argumentationskomponenten übertr</w:t>
      </w:r>
      <w:r w:rsidR="00C923FD">
        <w:t>a</w:t>
      </w:r>
      <w:r>
        <w:t>gen.</w:t>
      </w:r>
    </w:p>
    <w:p w14:paraId="204F6521" w14:textId="77777777" w:rsidR="009B2AC2" w:rsidRDefault="009B2AC2" w:rsidP="009B2AC2">
      <w:pPr>
        <w:pStyle w:val="Listenabsatz"/>
        <w:numPr>
          <w:ilvl w:val="0"/>
          <w:numId w:val="64"/>
        </w:numPr>
      </w:pPr>
      <w:r w:rsidRPr="007B6EDC">
        <w:rPr>
          <w:b/>
        </w:rPr>
        <w:t xml:space="preserve">True Positive (TP): </w:t>
      </w:r>
      <w:r w:rsidRPr="00E74B73">
        <w:rPr>
          <w:highlight w:val="green"/>
        </w:rPr>
        <w:t>Die Textabschnitte werden als Behauptung gemäß der Ähnlichkeitsmetrik ausreichend genau erkannt.</w:t>
      </w:r>
    </w:p>
    <w:p w14:paraId="20E773B0" w14:textId="75930A44" w:rsidR="009B2AC2" w:rsidRDefault="009B2AC2" w:rsidP="009B2AC2">
      <w:pPr>
        <w:pStyle w:val="Listenabsatz"/>
        <w:numPr>
          <w:ilvl w:val="0"/>
          <w:numId w:val="64"/>
        </w:numPr>
      </w:pPr>
      <w:proofErr w:type="spellStart"/>
      <w:r w:rsidRPr="007B6EDC">
        <w:rPr>
          <w:b/>
        </w:rPr>
        <w:t>False</w:t>
      </w:r>
      <w:proofErr w:type="spellEnd"/>
      <w:r w:rsidRPr="007B6EDC">
        <w:rPr>
          <w:b/>
        </w:rPr>
        <w:t xml:space="preserve"> Negative (FN)</w:t>
      </w:r>
      <w:r>
        <w:t xml:space="preserve">: </w:t>
      </w:r>
      <w:r w:rsidRPr="00C923FD">
        <w:rPr>
          <w:highlight w:val="green"/>
        </w:rPr>
        <w:t xml:space="preserve">Die Textabschnitte werden nicht als Behauptung vom LLM erkannt, obwohl es </w:t>
      </w:r>
      <w:r w:rsidR="00C923FD">
        <w:rPr>
          <w:highlight w:val="green"/>
        </w:rPr>
        <w:t xml:space="preserve">welche </w:t>
      </w:r>
      <w:r w:rsidRPr="00C923FD">
        <w:rPr>
          <w:highlight w:val="green"/>
        </w:rPr>
        <w:t>sind</w:t>
      </w:r>
      <w:r>
        <w:t>.</w:t>
      </w:r>
    </w:p>
    <w:p w14:paraId="6A4DF277" w14:textId="77777777" w:rsidR="009B2AC2" w:rsidRDefault="009B2AC2" w:rsidP="009B2AC2">
      <w:pPr>
        <w:pStyle w:val="Listenabsatz"/>
        <w:numPr>
          <w:ilvl w:val="0"/>
          <w:numId w:val="64"/>
        </w:numPr>
      </w:pPr>
      <w:proofErr w:type="spellStart"/>
      <w:r w:rsidRPr="007B6EDC">
        <w:rPr>
          <w:b/>
        </w:rPr>
        <w:t>False</w:t>
      </w:r>
      <w:proofErr w:type="spellEnd"/>
      <w:r w:rsidRPr="007B6EDC">
        <w:rPr>
          <w:b/>
        </w:rPr>
        <w:t xml:space="preserve"> Positive (FP)</w:t>
      </w:r>
      <w:r>
        <w:t xml:space="preserve">: </w:t>
      </w:r>
      <w:r w:rsidRPr="00C923FD">
        <w:rPr>
          <w:highlight w:val="green"/>
        </w:rPr>
        <w:t>Die Textabschnitte werden als Behauptung vom LLM identifiziert, obwohl sie es nicht sind.</w:t>
      </w:r>
      <w:r>
        <w:t xml:space="preserve"> </w:t>
      </w:r>
    </w:p>
    <w:p w14:paraId="4B5B9CAA" w14:textId="24DED8D3" w:rsidR="009B2AC2" w:rsidRDefault="009B2AC2" w:rsidP="009B2AC2">
      <w:pPr>
        <w:pStyle w:val="Listenabsatz"/>
        <w:numPr>
          <w:ilvl w:val="0"/>
          <w:numId w:val="64"/>
        </w:numPr>
      </w:pPr>
      <w:r w:rsidRPr="004B3FB2">
        <w:rPr>
          <w:b/>
        </w:rPr>
        <w:t>True Negative (TN)</w:t>
      </w:r>
      <w:r>
        <w:t xml:space="preserve">: </w:t>
      </w:r>
      <w:r w:rsidRPr="00B7025E">
        <w:rPr>
          <w:highlight w:val="green"/>
        </w:rPr>
        <w:t xml:space="preserve">Die Textabschnitte werden korrekt nicht als Behauptung erkannt. Die Besonderheit bei dem vorliegenden Anwendungsfall ist, dass das LLM nur die argumentativen Texte extrahieren soll. Es </w:t>
      </w:r>
      <w:r w:rsidR="00B7025E">
        <w:rPr>
          <w:highlight w:val="green"/>
        </w:rPr>
        <w:t xml:space="preserve">werden </w:t>
      </w:r>
      <w:r w:rsidRPr="00B7025E">
        <w:rPr>
          <w:highlight w:val="green"/>
        </w:rPr>
        <w:t>folglich keine nicht-argumentativen Texte</w:t>
      </w:r>
      <w:r w:rsidR="002154AB">
        <w:t xml:space="preserve"> ausgegeben</w:t>
      </w:r>
      <w:r w:rsidR="003B530C">
        <w:t>.</w:t>
      </w:r>
    </w:p>
    <w:p w14:paraId="14961302" w14:textId="77777777" w:rsidR="009B2AC2" w:rsidRDefault="009B2AC2" w:rsidP="009B2AC2">
      <w:pPr>
        <w:jc w:val="both"/>
      </w:pPr>
      <w:r w:rsidRPr="003B530C">
        <w:rPr>
          <w:highlight w:val="green"/>
        </w:rPr>
        <w:t>Diese Betrachtung erfolgt für jede Argumentationskomponente einzeln. Eine Betrachtung in einer gemeinsamen Konfusionsmatrix wird nicht vorgenommen. Dazu müssten die nicht-argumentativen Texte als solche ebenfalls annotiert werden.</w:t>
      </w:r>
      <w:r>
        <w:t xml:space="preserve"> </w:t>
      </w:r>
    </w:p>
    <w:p w14:paraId="5C63E0C2" w14:textId="77777777" w:rsidR="009B2AC2" w:rsidRDefault="009B2AC2" w:rsidP="009B2AC2">
      <w:pPr>
        <w:jc w:val="both"/>
      </w:pPr>
      <w:r>
        <w:t xml:space="preserve">Man kann sich die argumentativen und nicht-argumentativen Textabschnitte in einem Text wie Bausteine vorstellen. Jeder Textbaustein hat feste Grenzen, mit denen er an anliegende Textbausteine angrenzt. Für eine Evaluation im Sinne einer gemeinsamen Konfusionsmatrix müssen für alle Textbausteine mit seinen festen Grenzen eine Klasse vorhergesagt werden und eine Grundwahrheit vorhanden sein. Würde das Modell nun einen Textbaustein nicht korrekt vorhersagen, </w:t>
      </w:r>
    </w:p>
    <w:p w14:paraId="7EB252AE" w14:textId="77777777" w:rsidR="009B2AC2" w:rsidRDefault="009B2AC2" w:rsidP="009B2AC2">
      <w:pPr>
        <w:jc w:val="both"/>
      </w:pPr>
      <w:r>
        <w:t>Die Aufgabe ist somit nicht nur eine Klassifikation von Textbausteinen, sondern auch die korrekte Textextraktion</w:t>
      </w:r>
    </w:p>
    <w:p w14:paraId="1A1AE61C" w14:textId="77777777" w:rsidR="009B2AC2" w:rsidRDefault="009B2AC2" w:rsidP="009B2AC2">
      <w:pPr>
        <w:jc w:val="both"/>
      </w:pPr>
      <w:r>
        <w:t xml:space="preserve">Aufgrund des Phänomens von Halluzinationen </w:t>
      </w:r>
      <w:r w:rsidRPr="00C550EA">
        <w:rPr>
          <w:highlight w:val="cyan"/>
        </w:rPr>
        <w:t>(</w:t>
      </w:r>
      <w:proofErr w:type="gramStart"/>
      <w:r w:rsidRPr="00C550EA">
        <w:rPr>
          <w:highlight w:val="cyan"/>
        </w:rPr>
        <w:t>Hier</w:t>
      </w:r>
      <w:proofErr w:type="gramEnd"/>
      <w:r w:rsidRPr="00C550EA">
        <w:rPr>
          <w:highlight w:val="cyan"/>
        </w:rPr>
        <w:t xml:space="preserve"> noch beschreiben was es ist mit Quelle)</w:t>
      </w:r>
      <w:r>
        <w:t xml:space="preserve"> bei einem LLM kann es trotz klarer Anweisungen dazu kommen, dass Wörter ergänzt werden oder entfallen. Es würde somit Textbausteine </w:t>
      </w:r>
      <w:proofErr w:type="gramStart"/>
      <w:r>
        <w:t>vorliegen</w:t>
      </w:r>
      <w:proofErr w:type="gramEnd"/>
      <w:r>
        <w:t xml:space="preserve"> die so in dem Text nicht existieren</w:t>
      </w:r>
    </w:p>
    <w:p w14:paraId="14FA6E41" w14:textId="77777777" w:rsidR="009B2AC2" w:rsidRDefault="009B2AC2" w:rsidP="009B2AC2">
      <w:pPr>
        <w:jc w:val="both"/>
      </w:pPr>
      <w:r>
        <w:t>Aufgrund der zuvor erläuterten möglichen Abweichungen in den Grenzen der extrahierten Textabschnitte würden zusätzliche Komplikationen entstehen.</w:t>
      </w:r>
    </w:p>
    <w:p w14:paraId="66648249" w14:textId="77777777" w:rsidR="009B2AC2" w:rsidRDefault="009B2AC2" w:rsidP="009B2AC2">
      <w:pPr>
        <w:jc w:val="both"/>
      </w:pPr>
      <w:r>
        <w:t xml:space="preserve">Bei eine sauberen Klassifizierung der Textabschnitte eines Aufsatzes in die drei Argumentationskomponenten und nicht-argumentativen Textabschnitte ist jedes Wort einer der Klassen zuzuordnen. Der damit verbundene Aufwand wird als zu hoch bewerten, mit keiner zu geringen Erfolgsaussicht. Nichtsdestotrotz lassen sich aus den Werten der Konfusionsmatrix diejenigen </w:t>
      </w:r>
      <w:proofErr w:type="spellStart"/>
      <w:r>
        <w:t>Klassifikationsmetriken</w:t>
      </w:r>
      <w:proofErr w:type="spellEnd"/>
      <w:r>
        <w:t xml:space="preserve"> berechnen, für die FN nicht benötigt werden. Somit können Precision, Recall und F1-Score berechnet werden. </w:t>
      </w:r>
    </w:p>
    <w:p w14:paraId="38E72015" w14:textId="77777777" w:rsidR="009B2AC2" w:rsidRPr="00B36212" w:rsidRDefault="009B2AC2" w:rsidP="009B2AC2">
      <w:pPr>
        <w:jc w:val="both"/>
        <w:rPr>
          <w:ins w:id="1084" w:author="Ben Fels" w:date="2024-12-16T22:14:00Z" w16du:dateUtc="2024-12-16T21:14:00Z"/>
          <w:highlight w:val="green"/>
        </w:rPr>
      </w:pPr>
      <w:r w:rsidRPr="00E83763">
        <w:rPr>
          <w:highlight w:val="green"/>
        </w:rPr>
        <w:t>Zum besseren Verständnis werden die Metriken erneut an dem Beispiel der Argumentationskomponente Behauptung erläutert. Precision misst den Anteil der identifizierten Behauptungen, die tatsächlich Behauptungen sind. Recall ist hingegen der Anteil der tatsächlichen Behauptungen, die korrekt als solche extrahiert wurden</w:t>
      </w:r>
      <w:r>
        <w:t xml:space="preserve">. </w:t>
      </w:r>
      <w:commentRangeStart w:id="1085"/>
      <w:r w:rsidRPr="003E440C">
        <w:rPr>
          <w:highlight w:val="green"/>
        </w:rPr>
        <w:t>Eine hohe Precision allein könnte bedeuten, dass nur wenige tatsächliche Behauptungen vom LLM identifiziert werden</w:t>
      </w:r>
      <w:commentRangeEnd w:id="1085"/>
      <w:r w:rsidRPr="003E440C">
        <w:rPr>
          <w:rStyle w:val="Kommentarzeichen"/>
          <w:highlight w:val="green"/>
        </w:rPr>
        <w:commentReference w:id="1085"/>
      </w:r>
      <w:r w:rsidRPr="003E440C">
        <w:rPr>
          <w:highlight w:val="green"/>
        </w:rPr>
        <w:t>. Der Fokus auf einen hohen Recall ohne ausreichende Precision könnte hingegen bedeuten, dass das LLM viele tatsächliche Behauptungen erkennt, aber auch viele Argumentationskomponenten fälschlicherweise als Behauptungen klassifiziert. Es ist somit sinnvoll ein ausgewogenes Verhältnis zwischen den beiden Metriken zur Bewertung der Gesamtleistung des LLMs heranzuziehen. Hierfür eignet sich der F1-Score, welcher Precision und Recall in einem Wert vereint, indem das harmonische Mittel aus ihnen gebildet wird</w:t>
      </w:r>
      <w:r>
        <w:t xml:space="preserve"> </w:t>
      </w:r>
      <w:r w:rsidRPr="000800F4">
        <w:rPr>
          <w:highlight w:val="magenta"/>
        </w:rPr>
        <w:fldChar w:fldCharType="begin"/>
      </w:r>
      <w:r>
        <w:rPr>
          <w:highlight w:val="magenta"/>
        </w:rPr>
        <w:instrText xml:space="preserve"> ADDIN ZOTERO_ITEM CSL_CITATION {"citationID":"ufdhaLvo","properties":{"formattedCitation":"(G\\uc0\\u233{}ron, 2022, S. 111)","plainCitation":"(Géron, 2022, S. 111)","noteIndex":0},"citationItems":[{"id":32,"uris":["http://zotero.org/users/14644665/items/3GURMLH4"],"itemData":{"id":32,"type":"book","abstract":"Through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TensorFlow","author":[{"family":"Géron","given":"Aurélien"}],"issued":{"date-parts":[["2022"]]}},"locator":"111","label":"page"}],"schema":"https://github.com/citation-style-language/schema/raw/master/csl-citation.json"} </w:instrText>
      </w:r>
      <w:r w:rsidRPr="000800F4">
        <w:rPr>
          <w:highlight w:val="magenta"/>
        </w:rPr>
        <w:fldChar w:fldCharType="separate"/>
      </w:r>
      <w:r w:rsidRPr="00B91FAC">
        <w:rPr>
          <w:rFonts w:cs="Arial"/>
        </w:rPr>
        <w:t>(</w:t>
      </w:r>
      <w:r w:rsidRPr="00B91FAC">
        <w:rPr>
          <w:rFonts w:cs="Arial"/>
          <w:highlight w:val="magenta"/>
        </w:rPr>
        <w:t>Géron, 2022, S. 111)</w:t>
      </w:r>
      <w:r w:rsidRPr="000800F4">
        <w:rPr>
          <w:highlight w:val="magenta"/>
        </w:rPr>
        <w:fldChar w:fldCharType="end"/>
      </w:r>
      <w:r>
        <w:t>.</w:t>
      </w:r>
    </w:p>
    <w:p w14:paraId="15C69F3F" w14:textId="77777777" w:rsidR="009B2AC2" w:rsidRPr="004A62D9" w:rsidRDefault="009B2AC2" w:rsidP="009B2AC2">
      <w:pPr>
        <w:pStyle w:val="Listenabsatz"/>
        <w:numPr>
          <w:ilvl w:val="0"/>
          <w:numId w:val="63"/>
        </w:numPr>
        <w:rPr>
          <w:lang w:val="en-US"/>
        </w:rPr>
      </w:pPr>
      <w:ins w:id="1086" w:author="Ben Fels" w:date="2024-12-16T22:14:00Z" w16du:dateUtc="2024-12-16T21:14:00Z">
        <w:r w:rsidRPr="004A62D9">
          <w:rPr>
            <w:lang w:val="en-US"/>
          </w:rPr>
          <w:t>F1</w:t>
        </w:r>
      </w:ins>
      <w:r w:rsidRPr="004A62D9">
        <w:rPr>
          <w:lang w:val="en-US"/>
        </w:rPr>
        <w:t xml:space="preserve"> macro-averaged</w:t>
      </w:r>
      <w:r>
        <w:rPr>
          <w:lang w:val="en-US"/>
        </w:rPr>
        <w:t xml:space="preserve"> </w:t>
      </w:r>
      <w:ins w:id="1087" w:author="Ben Fels" w:date="2024-12-16T22:14:00Z" w16du:dateUtc="2024-12-16T21:14:00Z">
        <w:r w:rsidRPr="004A62D9">
          <w:rPr>
            <w:lang w:val="en-US"/>
          </w:rPr>
          <w:t>score</w:t>
        </w:r>
      </w:ins>
      <w:r>
        <w:rPr>
          <w:lang w:val="en-US"/>
        </w:rPr>
        <w:t xml:space="preserve"> calculated at sequence level</w:t>
      </w:r>
      <w:ins w:id="1088" w:author="Ben Fels" w:date="2024-12-16T22:14:00Z" w16du:dateUtc="2024-12-16T21:14:00Z">
        <w:r w:rsidRPr="004A62D9">
          <w:rPr>
            <w:lang w:val="en-US"/>
          </w:rPr>
          <w:t xml:space="preserve">  </w:t>
        </w:r>
        <w:r w:rsidRPr="009E08AA">
          <w:rPr>
            <w:highlight w:val="magenta"/>
          </w:rPr>
          <w:fldChar w:fldCharType="begin"/>
        </w:r>
        <w:r w:rsidRPr="004A62D9">
          <w:rPr>
            <w:highlight w:val="magenta"/>
            <w:lang w:val="en-US"/>
          </w:rPr>
          <w: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instrText>
        </w:r>
        <w:r w:rsidRPr="009E08AA">
          <w:rPr>
            <w:highlight w:val="magenta"/>
          </w:rPr>
          <w:fldChar w:fldCharType="separate"/>
        </w:r>
        <w:r w:rsidRPr="004A62D9">
          <w:rPr>
            <w:rFonts w:cs="Arial"/>
            <w:highlight w:val="magenta"/>
            <w:lang w:val="en-US"/>
          </w:rPr>
          <w:t>(Yeginbergen et al., 2024, S. 11691)</w:t>
        </w:r>
        <w:r w:rsidRPr="009E08AA">
          <w:rPr>
            <w:highlight w:val="magenta"/>
          </w:rPr>
          <w:fldChar w:fldCharType="end"/>
        </w:r>
      </w:ins>
      <w:r w:rsidRPr="001B63F4">
        <w:rPr>
          <w:lang w:val="en-US"/>
        </w:rPr>
        <w:t xml:space="preserve"> “Precision is the percentage of named entities found by the learning system that are correct. Recall is the percentage of named entities present in the corpus that are found by the system. A named entity is correct only if it is an exact match of the corresponding entity in the data file.”</w:t>
      </w:r>
      <w:r w:rsidRPr="00AD2883">
        <w:rPr>
          <w:lang w:val="en-US"/>
        </w:rPr>
        <w:t xml:space="preserve"> (Tjong Kim Sang and De </w:t>
      </w:r>
      <w:proofErr w:type="spellStart"/>
      <w:r w:rsidRPr="00AD2883">
        <w:rPr>
          <w:lang w:val="en-US"/>
        </w:rPr>
        <w:t>Meulder</w:t>
      </w:r>
      <w:proofErr w:type="spellEnd"/>
      <w:r w:rsidRPr="00AD2883">
        <w:rPr>
          <w:lang w:val="en-US"/>
        </w:rPr>
        <w:t>, 2003).</w:t>
      </w:r>
    </w:p>
    <w:p w14:paraId="7FD7F0A6" w14:textId="77777777" w:rsidR="009B2AC2" w:rsidRDefault="009B2AC2" w:rsidP="009B2AC2">
      <w:pPr>
        <w:pStyle w:val="Listenabsatz"/>
        <w:numPr>
          <w:ilvl w:val="0"/>
          <w:numId w:val="63"/>
        </w:numPr>
      </w:pPr>
      <w:proofErr w:type="spellStart"/>
      <w:r>
        <w:t>Stance</w:t>
      </w:r>
      <w:proofErr w:type="spellEnd"/>
      <w:r>
        <w:t xml:space="preserve"> Classification </w:t>
      </w:r>
      <w:r>
        <w:sym w:font="Wingdings" w:char="F0E0"/>
      </w:r>
      <w:r>
        <w:t xml:space="preserve"> </w:t>
      </w:r>
      <w:proofErr w:type="spellStart"/>
      <w:r>
        <w:t>Macro</w:t>
      </w:r>
      <w:proofErr w:type="spellEnd"/>
      <w:r>
        <w:t xml:space="preserve"> F1</w:t>
      </w:r>
    </w:p>
    <w:p w14:paraId="1A381C6C" w14:textId="77777777" w:rsidR="009B2AC2" w:rsidRPr="00FD1A46" w:rsidRDefault="009B2AC2" w:rsidP="009B2AC2">
      <w:pPr>
        <w:pStyle w:val="Listenabsatz"/>
        <w:numPr>
          <w:ilvl w:val="0"/>
          <w:numId w:val="63"/>
        </w:numPr>
        <w:rPr>
          <w:ins w:id="1089" w:author="Ben Fels" w:date="2024-12-16T22:14:00Z" w16du:dateUtc="2024-12-16T21:14:00Z"/>
          <w:lang w:val="en-US"/>
        </w:rPr>
      </w:pPr>
      <w:r w:rsidRPr="00FD1A46">
        <w:rPr>
          <w:lang w:val="en-US"/>
        </w:rPr>
        <w:t xml:space="preserve">Stab &amp; </w:t>
      </w:r>
      <w:proofErr w:type="spellStart"/>
      <w:r w:rsidRPr="00FD1A46">
        <w:rPr>
          <w:lang w:val="en-US"/>
        </w:rPr>
        <w:t>Gurevych</w:t>
      </w:r>
      <w:proofErr w:type="spellEnd"/>
      <w:r w:rsidRPr="00FD1A46">
        <w:rPr>
          <w:lang w:val="en-US"/>
        </w:rPr>
        <w:t xml:space="preserve"> (dataset) </w:t>
      </w:r>
      <w:r>
        <w:sym w:font="Wingdings" w:char="F0E0"/>
      </w:r>
      <w:r w:rsidRPr="00FD1A46">
        <w:rPr>
          <w:lang w:val="en-US"/>
        </w:rPr>
        <w:t xml:space="preserve"> </w:t>
      </w:r>
      <w:r>
        <w:rPr>
          <w:lang w:val="en-US"/>
        </w:rPr>
        <w:t xml:space="preserve">macro </w:t>
      </w:r>
      <w:r w:rsidRPr="00FD1A46">
        <w:rPr>
          <w:lang w:val="en-US"/>
        </w:rPr>
        <w:t>F1-S</w:t>
      </w:r>
      <w:r>
        <w:rPr>
          <w:lang w:val="en-US"/>
        </w:rPr>
        <w:t xml:space="preserve">core für Components (MC, C, </w:t>
      </w:r>
      <w:proofErr w:type="spellStart"/>
      <w:r>
        <w:rPr>
          <w:lang w:val="en-US"/>
        </w:rPr>
        <w:t>Pr</w:t>
      </w:r>
      <w:proofErr w:type="spellEnd"/>
      <w:r>
        <w:rPr>
          <w:lang w:val="en-US"/>
        </w:rPr>
        <w:t>), Relations (Linked, not linked) und Stances (Support, Attack)</w:t>
      </w:r>
    </w:p>
    <w:p w14:paraId="75A7287C" w14:textId="77777777" w:rsidR="009B2AC2" w:rsidRDefault="009B2AC2" w:rsidP="009B2AC2">
      <w:pPr>
        <w:rPr>
          <w:ins w:id="1090" w:author="Ben Fels" w:date="2024-12-16T22:14:00Z" w16du:dateUtc="2024-12-16T21:14:00Z"/>
        </w:rPr>
      </w:pPr>
      <w:ins w:id="1091" w:author="Ben Fels" w:date="2024-12-16T22:14:00Z" w16du:dateUtc="2024-12-16T21:14:00Z">
        <w:r w:rsidRPr="00A40E53">
          <w:rPr>
            <w:i/>
          </w:rPr>
          <w:t>„Es ist wichtig, hier zu betonen, dass auch die menschliche Zustimmung (die im Allgemeinen als Obergrenze für die automatische Leistung bei Annotationsaufgaben angesehen wird) von der Komplexität der AM-Aufgaben beeinflusst wird“</w:t>
        </w:r>
        <w:r>
          <w:t xml:space="preserve"> </w:t>
        </w:r>
        <w:r w:rsidRPr="004E15B9">
          <w:rPr>
            <w:highlight w:val="magenta"/>
          </w:rPr>
          <w:fldChar w:fldCharType="begin"/>
        </w:r>
        <w:r>
          <w:rPr>
            <w:highlight w:val="magenta"/>
          </w:rPr>
          <w: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Pr="004E15B9">
          <w:rPr>
            <w:highlight w:val="magenta"/>
          </w:rPr>
          <w:fldChar w:fldCharType="separate"/>
        </w:r>
        <w:r w:rsidRPr="004E15B9">
          <w:rPr>
            <w:rFonts w:cs="Arial"/>
            <w:highlight w:val="magenta"/>
          </w:rPr>
          <w:t>(Cabrio &amp; Villata, 2018, S. 5431)</w:t>
        </w:r>
        <w:r w:rsidRPr="004E15B9">
          <w:rPr>
            <w:highlight w:val="magenta"/>
          </w:rPr>
          <w:fldChar w:fldCharType="end"/>
        </w:r>
        <w:r w:rsidRPr="004E15B9">
          <w:rPr>
            <w:highlight w:val="magenta"/>
          </w:rPr>
          <w:t>.</w:t>
        </w:r>
      </w:ins>
    </w:p>
    <w:p w14:paraId="1DA593D3" w14:textId="77777777" w:rsidR="00830E12" w:rsidRPr="00590195" w:rsidRDefault="00830E12" w:rsidP="007C3A77">
      <w:pPr>
        <w:autoSpaceDE w:val="0"/>
        <w:autoSpaceDN w:val="0"/>
        <w:adjustRightInd w:val="0"/>
        <w:spacing w:after="0"/>
        <w:jc w:val="both"/>
        <w:rPr>
          <w:ins w:id="1092" w:author="Ben Fels" w:date="2024-12-16T22:10:00Z" w16du:dateUtc="2024-12-16T21:10:00Z"/>
        </w:rPr>
      </w:pPr>
    </w:p>
    <w:p w14:paraId="2C8F23F5" w14:textId="77777777" w:rsidR="00507136" w:rsidRPr="002F4B5A" w:rsidDel="002A4580" w:rsidRDefault="00507136" w:rsidP="001F7CA5">
      <w:pPr>
        <w:autoSpaceDE w:val="0"/>
        <w:autoSpaceDN w:val="0"/>
        <w:adjustRightInd w:val="0"/>
        <w:spacing w:after="0"/>
        <w:jc w:val="both"/>
        <w:rPr>
          <w:del w:id="1093" w:author="Ben Fels" w:date="2024-12-21T11:47:00Z" w16du:dateUtc="2024-12-21T10:47:00Z"/>
          <w:lang w:val="en-US"/>
          <w:rPrChange w:id="1094" w:author="Ben Fels" w:date="2024-12-21T18:24:00Z" w16du:dateUtc="2024-12-21T17:24:00Z">
            <w:rPr>
              <w:del w:id="1095" w:author="Ben Fels" w:date="2024-12-21T11:47:00Z" w16du:dateUtc="2024-12-21T10:47:00Z"/>
              <w:b/>
              <w:i/>
              <w:lang w:val="en-US"/>
            </w:rPr>
          </w:rPrChange>
        </w:rPr>
      </w:pPr>
      <w:bookmarkStart w:id="1096" w:name="_Toc185697462"/>
      <w:bookmarkStart w:id="1097" w:name="_Toc186791538"/>
      <w:bookmarkStart w:id="1098" w:name="_Toc187929391"/>
      <w:bookmarkEnd w:id="1096"/>
      <w:bookmarkEnd w:id="1097"/>
      <w:bookmarkEnd w:id="1098"/>
    </w:p>
    <w:p w14:paraId="7D6BBBB5" w14:textId="2548A156" w:rsidR="00633544" w:rsidRPr="002F4B5A" w:rsidDel="002A4580" w:rsidRDefault="000B675A" w:rsidP="00490397">
      <w:pPr>
        <w:pStyle w:val="Listenabsatz"/>
        <w:numPr>
          <w:ilvl w:val="0"/>
          <w:numId w:val="50"/>
        </w:numPr>
        <w:autoSpaceDE w:val="0"/>
        <w:autoSpaceDN w:val="0"/>
        <w:adjustRightInd w:val="0"/>
        <w:spacing w:after="0"/>
        <w:jc w:val="both"/>
        <w:rPr>
          <w:del w:id="1099" w:author="Ben Fels" w:date="2024-12-21T11:47:00Z" w16du:dateUtc="2024-12-21T10:47:00Z"/>
          <w:lang w:val="en-US"/>
          <w:rPrChange w:id="1100" w:author="Ben Fels" w:date="2024-12-21T18:24:00Z" w16du:dateUtc="2024-12-21T17:24:00Z">
            <w:rPr>
              <w:del w:id="1101" w:author="Ben Fels" w:date="2024-12-21T11:47:00Z" w16du:dateUtc="2024-12-21T10:47:00Z"/>
            </w:rPr>
          </w:rPrChange>
        </w:rPr>
      </w:pPr>
      <w:del w:id="1102" w:author="Ben Fels" w:date="2024-12-21T11:47:00Z" w16du:dateUtc="2024-12-21T10:47:00Z">
        <w:r w:rsidRPr="002F4B5A" w:rsidDel="002A4580">
          <w:rPr>
            <w:lang w:val="en-US"/>
            <w:rPrChange w:id="1103" w:author="Ben Fels" w:date="2024-12-21T18:24:00Z" w16du:dateUtc="2024-12-21T17:24:00Z">
              <w:rPr/>
            </w:rPrChange>
          </w:rPr>
          <w:delText>Zero-Shot</w:delText>
        </w:r>
        <w:r w:rsidR="00490397" w:rsidRPr="002F4B5A" w:rsidDel="002A4580">
          <w:rPr>
            <w:lang w:val="en-US"/>
            <w:rPrChange w:id="1104" w:author="Ben Fels" w:date="2024-12-21T18:24:00Z" w16du:dateUtc="2024-12-21T17:24:00Z">
              <w:rPr/>
            </w:rPrChange>
          </w:rPr>
          <w:delText>: Kein Beispiel übergeben</w:delText>
        </w:r>
        <w:bookmarkStart w:id="1105" w:name="_Toc185697463"/>
        <w:bookmarkStart w:id="1106" w:name="_Toc186791539"/>
        <w:bookmarkStart w:id="1107" w:name="_Toc187929392"/>
        <w:bookmarkEnd w:id="1105"/>
        <w:bookmarkEnd w:id="1106"/>
        <w:bookmarkEnd w:id="1107"/>
      </w:del>
    </w:p>
    <w:p w14:paraId="54EDCC67" w14:textId="66BD9B51" w:rsidR="000B675A" w:rsidRPr="002F4B5A" w:rsidDel="002A4580" w:rsidRDefault="000B675A" w:rsidP="00490397">
      <w:pPr>
        <w:pStyle w:val="Listenabsatz"/>
        <w:numPr>
          <w:ilvl w:val="0"/>
          <w:numId w:val="50"/>
        </w:numPr>
        <w:autoSpaceDE w:val="0"/>
        <w:autoSpaceDN w:val="0"/>
        <w:adjustRightInd w:val="0"/>
        <w:spacing w:after="0"/>
        <w:jc w:val="both"/>
        <w:rPr>
          <w:del w:id="1108" w:author="Ben Fels" w:date="2024-12-21T11:47:00Z" w16du:dateUtc="2024-12-21T10:47:00Z"/>
          <w:lang w:val="en-US"/>
          <w:rPrChange w:id="1109" w:author="Ben Fels" w:date="2024-12-21T18:24:00Z" w16du:dateUtc="2024-12-21T17:24:00Z">
            <w:rPr>
              <w:del w:id="1110" w:author="Ben Fels" w:date="2024-12-21T11:47:00Z" w16du:dateUtc="2024-12-21T10:47:00Z"/>
            </w:rPr>
          </w:rPrChange>
        </w:rPr>
      </w:pPr>
      <w:del w:id="1111" w:author="Ben Fels" w:date="2024-12-21T11:47:00Z" w16du:dateUtc="2024-12-21T10:47:00Z">
        <w:r w:rsidRPr="002F4B5A" w:rsidDel="002A4580">
          <w:rPr>
            <w:lang w:val="en-US"/>
            <w:rPrChange w:id="1112" w:author="Ben Fels" w:date="2024-12-21T18:24:00Z" w16du:dateUtc="2024-12-21T17:24:00Z">
              <w:rPr/>
            </w:rPrChange>
          </w:rPr>
          <w:delText>One-Shot</w:delText>
        </w:r>
        <w:r w:rsidR="00490397" w:rsidRPr="002F4B5A" w:rsidDel="002A4580">
          <w:rPr>
            <w:lang w:val="en-US"/>
            <w:rPrChange w:id="1113" w:author="Ben Fels" w:date="2024-12-21T18:24:00Z" w16du:dateUtc="2024-12-21T17:24:00Z">
              <w:rPr/>
            </w:rPrChange>
          </w:rPr>
          <w:delText>: ein Beispiel übergeben</w:delText>
        </w:r>
        <w:bookmarkStart w:id="1114" w:name="_Toc185697464"/>
        <w:bookmarkStart w:id="1115" w:name="_Toc186791540"/>
        <w:bookmarkStart w:id="1116" w:name="_Toc187929393"/>
        <w:bookmarkEnd w:id="1114"/>
        <w:bookmarkEnd w:id="1115"/>
        <w:bookmarkEnd w:id="1116"/>
      </w:del>
    </w:p>
    <w:p w14:paraId="729F5A5F" w14:textId="571FBCA1" w:rsidR="00633544" w:rsidRPr="002F4B5A" w:rsidDel="002A4580" w:rsidRDefault="000B675A" w:rsidP="00A36F8E">
      <w:pPr>
        <w:pStyle w:val="Listenabsatz"/>
        <w:numPr>
          <w:ilvl w:val="0"/>
          <w:numId w:val="50"/>
        </w:numPr>
        <w:autoSpaceDE w:val="0"/>
        <w:autoSpaceDN w:val="0"/>
        <w:adjustRightInd w:val="0"/>
        <w:spacing w:after="0"/>
        <w:jc w:val="both"/>
        <w:rPr>
          <w:del w:id="1117" w:author="Ben Fels" w:date="2024-12-21T11:47:00Z" w16du:dateUtc="2024-12-21T10:47:00Z"/>
          <w:lang w:val="en-US"/>
          <w:rPrChange w:id="1118" w:author="Ben Fels" w:date="2024-12-21T18:24:00Z" w16du:dateUtc="2024-12-21T17:24:00Z">
            <w:rPr>
              <w:del w:id="1119" w:author="Ben Fels" w:date="2024-12-21T11:47:00Z" w16du:dateUtc="2024-12-21T10:47:00Z"/>
            </w:rPr>
          </w:rPrChange>
        </w:rPr>
      </w:pPr>
      <w:del w:id="1120" w:author="Ben Fels" w:date="2024-12-21T11:47:00Z" w16du:dateUtc="2024-12-21T10:47:00Z">
        <w:r w:rsidRPr="002F4B5A" w:rsidDel="002A4580">
          <w:rPr>
            <w:lang w:val="en-US"/>
            <w:rPrChange w:id="1121" w:author="Ben Fels" w:date="2024-12-21T18:24:00Z" w16du:dateUtc="2024-12-21T17:24:00Z">
              <w:rPr/>
            </w:rPrChange>
          </w:rPr>
          <w:delText>Few-Shot</w:delText>
        </w:r>
        <w:r w:rsidR="00490397" w:rsidRPr="002F4B5A" w:rsidDel="002A4580">
          <w:rPr>
            <w:lang w:val="en-US"/>
            <w:rPrChange w:id="1122" w:author="Ben Fels" w:date="2024-12-21T18:24:00Z" w16du:dateUtc="2024-12-21T17:24:00Z">
              <w:rPr/>
            </w:rPrChange>
          </w:rPr>
          <w:delText xml:space="preserve">: </w:delText>
        </w:r>
        <w:r w:rsidR="00633544" w:rsidRPr="002F4B5A" w:rsidDel="002A4580">
          <w:rPr>
            <w:lang w:val="en-US"/>
            <w:rPrChange w:id="1123" w:author="Ben Fels" w:date="2024-12-21T18:24:00Z" w16du:dateUtc="2024-12-21T17:24:00Z">
              <w:rPr/>
            </w:rPrChange>
          </w:rPr>
          <w:delText xml:space="preserve">Wie viel Beispiele braucht es, damit es als Few-Shot Learning </w:delText>
        </w:r>
        <w:r w:rsidR="00163016" w:rsidRPr="002F4B5A" w:rsidDel="002A4580">
          <w:rPr>
            <w:lang w:val="en-US"/>
            <w:rPrChange w:id="1124" w:author="Ben Fels" w:date="2024-12-21T18:24:00Z" w16du:dateUtc="2024-12-21T17:24:00Z">
              <w:rPr/>
            </w:rPrChange>
          </w:rPr>
          <w:delText>zählt?</w:delText>
        </w:r>
        <w:bookmarkStart w:id="1125" w:name="_Toc185697465"/>
        <w:bookmarkStart w:id="1126" w:name="_Toc186791541"/>
        <w:bookmarkStart w:id="1127" w:name="_Toc187929394"/>
        <w:bookmarkEnd w:id="1125"/>
        <w:bookmarkEnd w:id="1126"/>
        <w:bookmarkEnd w:id="1127"/>
      </w:del>
    </w:p>
    <w:p w14:paraId="7E7209C7" w14:textId="13480A68" w:rsidR="00E150E2" w:rsidDel="002A4580" w:rsidRDefault="00E87A82" w:rsidP="00E150E2">
      <w:pPr>
        <w:autoSpaceDE w:val="0"/>
        <w:autoSpaceDN w:val="0"/>
        <w:adjustRightInd w:val="0"/>
        <w:spacing w:after="0"/>
        <w:ind w:left="360"/>
        <w:jc w:val="both"/>
        <w:rPr>
          <w:del w:id="1128" w:author="Ben Fels" w:date="2024-12-21T11:47:00Z" w16du:dateUtc="2024-12-21T10:47:00Z"/>
        </w:rPr>
      </w:pPr>
      <w:del w:id="1129" w:author="Ben Fels" w:date="2024-12-21T11:47:00Z" w16du:dateUtc="2024-12-21T10:47:00Z">
        <w:r w:rsidRPr="002F4B5A" w:rsidDel="002A4580">
          <w:rPr>
            <w:lang w:val="en-US"/>
            <w:rPrChange w:id="1130" w:author="Ben Fels" w:date="2024-12-21T18:24:00Z" w16du:dateUtc="2024-12-21T17:24:00Z">
              <w:rPr/>
            </w:rPrChange>
          </w:rPr>
          <w:delText xml:space="preserve">Nach </w:delText>
        </w:r>
        <w:r w:rsidRPr="002F4B5A" w:rsidDel="002A4580">
          <w:rPr>
            <w:rFonts w:cs="Arial"/>
            <w:highlight w:val="magenta"/>
            <w:lang w:val="en-US"/>
            <w:rPrChange w:id="1131" w:author="Ben Fels" w:date="2024-12-21T18:24:00Z" w16du:dateUtc="2024-12-21T17:24:00Z">
              <w:rPr>
                <w:rFonts w:cs="Arial"/>
                <w:highlight w:val="magenta"/>
              </w:rPr>
            </w:rPrChange>
          </w:rPr>
          <w:delText xml:space="preserve">Brown et al. </w:delText>
        </w:r>
        <w:r w:rsidR="00893D7A" w:rsidRPr="004102B3" w:rsidDel="002A4580">
          <w:rPr>
            <w:highlight w:val="magenta"/>
          </w:rPr>
          <w:fldChar w:fldCharType="begin"/>
        </w:r>
        <w:r w:rsidR="004722C8" w:rsidRPr="002F4B5A" w:rsidDel="002A4580">
          <w:rPr>
            <w:highlight w:val="magenta"/>
            <w:lang w:val="en-US"/>
            <w:rPrChange w:id="1132" w:author="Ben Fels" w:date="2024-12-21T18:24:00Z" w16du:dateUtc="2024-12-21T17:24:00Z">
              <w:rPr>
                <w:highlight w:val="magenta"/>
              </w:rPr>
            </w:rPrChange>
          </w:rPr>
          <w:delInstrText xml:space="preserve"> ADDIN ZOTERO_ITEM CSL_CITATION {"citationID":"jazBlBV9","properties":{"formattedCitation":"(2020,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w:delInstrText>
        </w:r>
        <w:r w:rsidR="004722C8" w:rsidRPr="004102B3" w:rsidDel="002A4580">
          <w:rPr>
            <w:highlight w:val="magenta"/>
          </w:rPr>
          <w:delInstrText>ﬁ</w:delInstrText>
        </w:r>
        <w:r w:rsidR="004722C8" w:rsidRPr="002F4B5A" w:rsidDel="002A4580">
          <w:rPr>
            <w:highlight w:val="magenta"/>
            <w:lang w:val="en-US"/>
            <w:rPrChange w:id="1133" w:author="Ben Fels" w:date="2024-12-21T18:24:00Z" w16du:dateUtc="2024-12-21T17:24:00Z">
              <w:rPr>
                <w:highlight w:val="magenta"/>
              </w:rPr>
            </w:rPrChange>
          </w:rPr>
          <w:delInstrText>ne-tuning on a speci</w:delInstrText>
        </w:r>
        <w:r w:rsidR="004722C8" w:rsidRPr="004102B3" w:rsidDel="002A4580">
          <w:rPr>
            <w:highlight w:val="magenta"/>
          </w:rPr>
          <w:delInstrText>ﬁ</w:delInstrText>
        </w:r>
        <w:r w:rsidR="004722C8" w:rsidRPr="002F4B5A" w:rsidDel="002A4580">
          <w:rPr>
            <w:highlight w:val="magenta"/>
            <w:lang w:val="en-US"/>
            <w:rPrChange w:id="1134" w:author="Ben Fels" w:date="2024-12-21T18:24:00Z" w16du:dateUtc="2024-12-21T17:24:00Z">
              <w:rPr>
                <w:highlight w:val="magenta"/>
              </w:rPr>
            </w:rPrChange>
          </w:rPr>
          <w:delInstrText>c task. While typically task-agnostic in architecture, this method still requires task-speci</w:delInstrText>
        </w:r>
        <w:r w:rsidR="004722C8" w:rsidRPr="004102B3" w:rsidDel="002A4580">
          <w:rPr>
            <w:highlight w:val="magenta"/>
          </w:rPr>
          <w:delInstrText>ﬁ</w:delInstrText>
        </w:r>
        <w:r w:rsidR="004722C8" w:rsidRPr="002F4B5A" w:rsidDel="002A4580">
          <w:rPr>
            <w:highlight w:val="magenta"/>
            <w:lang w:val="en-US"/>
            <w:rPrChange w:id="1135" w:author="Ben Fels" w:date="2024-12-21T18:24:00Z" w16du:dateUtc="2024-12-21T17:24:00Z">
              <w:rPr>
                <w:highlight w:val="magenta"/>
              </w:rPr>
            </w:rPrChange>
          </w:rPr>
          <w:delInstrText xml:space="preserve">c </w:delInstrText>
        </w:r>
        <w:r w:rsidR="004722C8" w:rsidRPr="004102B3" w:rsidDel="002A4580">
          <w:rPr>
            <w:highlight w:val="magenta"/>
          </w:rPr>
          <w:delInstrText>ﬁ</w:delInstrText>
        </w:r>
        <w:r w:rsidR="004722C8" w:rsidRPr="002F4B5A" w:rsidDel="002A4580">
          <w:rPr>
            <w:highlight w:val="magenta"/>
            <w:lang w:val="en-US"/>
            <w:rPrChange w:id="1136" w:author="Ben Fels" w:date="2024-12-21T18:24:00Z" w16du:dateUtc="2024-12-21T17:24:00Z">
              <w:rPr>
                <w:highlight w:val="magenta"/>
              </w:rPr>
            </w:rPrChange>
          </w:rPr>
          <w:delInstrText>ne-tuning datasets of thousands or tens of thousands of examples. By contrast, humans can generally perform a new language task from only a few examples or from simple instructions – somethin</w:delInstrText>
        </w:r>
        <w:r w:rsidR="004722C8" w:rsidRPr="004102B3" w:rsidDel="002A4580">
          <w:rPr>
            <w:highlight w:val="magenta"/>
          </w:rPr>
          <w:delInstrText xml:space="preserve">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delInstrText>
        </w:r>
        <w:r w:rsidR="00893D7A" w:rsidRPr="004102B3" w:rsidDel="002A4580">
          <w:rPr>
            <w:highlight w:val="magenta"/>
          </w:rPr>
          <w:fldChar w:fldCharType="separate"/>
        </w:r>
        <w:r w:rsidR="004722C8" w:rsidRPr="004102B3" w:rsidDel="002A4580">
          <w:rPr>
            <w:rFonts w:cs="Arial"/>
            <w:highlight w:val="magenta"/>
          </w:rPr>
          <w:delText>(2020, S. 6)</w:delText>
        </w:r>
        <w:r w:rsidR="00893D7A" w:rsidRPr="004102B3" w:rsidDel="002A4580">
          <w:rPr>
            <w:highlight w:val="magenta"/>
          </w:rPr>
          <w:fldChar w:fldCharType="end"/>
        </w:r>
        <w:r w:rsidR="00FB3A1F" w:rsidDel="002A4580">
          <w:delText xml:space="preserve"> werden dabei </w:delText>
        </w:r>
        <w:r w:rsidR="002453C8" w:rsidDel="002A4580">
          <w:delText>in der Regel zwischen 10 und 100 Beispiele übergeben.</w:delText>
        </w:r>
        <w:r w:rsidR="00F67D46" w:rsidDel="002A4580">
          <w:delText xml:space="preserve"> </w:delText>
        </w:r>
        <w:bookmarkStart w:id="1137" w:name="_Toc185697466"/>
        <w:bookmarkStart w:id="1138" w:name="_Toc186791542"/>
        <w:bookmarkStart w:id="1139" w:name="_Toc187929395"/>
        <w:bookmarkEnd w:id="1137"/>
        <w:bookmarkEnd w:id="1138"/>
        <w:bookmarkEnd w:id="1139"/>
      </w:del>
    </w:p>
    <w:p w14:paraId="0FA3FEE0" w14:textId="0404AE21" w:rsidR="003F347A" w:rsidDel="002A4580" w:rsidRDefault="00F74FD5" w:rsidP="00E150E2">
      <w:pPr>
        <w:autoSpaceDE w:val="0"/>
        <w:autoSpaceDN w:val="0"/>
        <w:adjustRightInd w:val="0"/>
        <w:spacing w:after="0"/>
        <w:ind w:left="360"/>
        <w:jc w:val="both"/>
        <w:rPr>
          <w:del w:id="1140" w:author="Ben Fels" w:date="2024-12-21T11:47:00Z" w16du:dateUtc="2024-12-21T10:47:00Z"/>
        </w:rPr>
      </w:pPr>
      <w:del w:id="1141" w:author="Ben Fels" w:date="2024-12-21T11:47:00Z" w16du:dateUtc="2024-12-21T10:47:00Z">
        <w:r w:rsidDel="002A4580">
          <w:delText>Das Problem ist,</w:delText>
        </w:r>
        <w:r w:rsidR="00812C36" w:rsidDel="002A4580">
          <w:delText xml:space="preserve"> das die maximalen Token</w:delText>
        </w:r>
        <w:r w:rsidR="000F692C" w:rsidDel="002A4580">
          <w:delText>anzahl bei 4096 liegt</w:delText>
        </w:r>
        <w:r w:rsidR="00717851" w:rsidDel="002A4580">
          <w:delText>.</w:delText>
        </w:r>
        <w:r w:rsidR="00C04E7B" w:rsidDel="002A4580">
          <w:delText xml:space="preserve"> Das bedeutet, dass in </w:delText>
        </w:r>
        <w:r w:rsidR="00646FC8" w:rsidDel="002A4580">
          <w:delText xml:space="preserve">Summe die </w:delText>
        </w:r>
        <w:r w:rsidR="00C04E7B" w:rsidDel="002A4580">
          <w:delText xml:space="preserve">Eingabe </w:delText>
        </w:r>
        <w:r w:rsidR="00646FC8" w:rsidDel="002A4580">
          <w:delText xml:space="preserve">Token </w:delText>
        </w:r>
        <w:r w:rsidR="00C04E7B" w:rsidDel="002A4580">
          <w:delText xml:space="preserve">und </w:delText>
        </w:r>
        <w:r w:rsidR="00646FC8" w:rsidDel="002A4580">
          <w:delText>die Ausgabe Tokens diesen Wert nicht überschreiten</w:delText>
        </w:r>
        <w:r w:rsidR="00FE70CD" w:rsidDel="002A4580">
          <w:delText xml:space="preserve"> dürfen</w:delText>
        </w:r>
        <w:r w:rsidR="00646FC8" w:rsidDel="002A4580">
          <w:delText>.</w:delText>
        </w:r>
        <w:r w:rsidR="00717851" w:rsidDel="002A4580">
          <w:delText xml:space="preserve"> Eingabeaufforderungen oberhalb dieser Begrenzung landen </w:delText>
        </w:r>
        <w:r w:rsidR="006B2411" w:rsidDel="002A4580">
          <w:delText>in einer Fehlermeldung</w:delText>
        </w:r>
        <w:r w:rsidR="00717851" w:rsidDel="002A4580">
          <w:delText>.</w:delText>
        </w:r>
        <w:r w:rsidR="000C21AE" w:rsidDel="002A4580">
          <w:delText xml:space="preserve"> </w:delText>
        </w:r>
        <w:r w:rsidR="000E2577" w:rsidDel="002A4580">
          <w:delText xml:space="preserve">Die </w:delText>
        </w:r>
        <w:r w:rsidR="004D2B32" w:rsidDel="002A4580">
          <w:delText xml:space="preserve">maximale </w:delText>
        </w:r>
        <w:r w:rsidR="000E2577" w:rsidDel="002A4580">
          <w:delText xml:space="preserve">Ausgabetokens </w:delText>
        </w:r>
        <w:r w:rsidR="004D2B32" w:rsidDel="002A4580">
          <w:delText xml:space="preserve">müssen sich somit auch </w:delText>
        </w:r>
        <w:r w:rsidR="00781968" w:rsidDel="002A4580">
          <w:delText>so gewählt werden, sodass die Ausgaben nicht zu früh abgebrochen werden.</w:delText>
        </w:r>
        <w:bookmarkStart w:id="1142" w:name="_Toc185697467"/>
        <w:bookmarkStart w:id="1143" w:name="_Toc186791543"/>
        <w:bookmarkStart w:id="1144" w:name="_Toc187929396"/>
        <w:bookmarkEnd w:id="1142"/>
        <w:bookmarkEnd w:id="1143"/>
        <w:bookmarkEnd w:id="1144"/>
      </w:del>
    </w:p>
    <w:p w14:paraId="55A6E6F9" w14:textId="42D9A0F9" w:rsidR="00027FDA" w:rsidDel="002A4580" w:rsidRDefault="00027FDA" w:rsidP="00E150E2">
      <w:pPr>
        <w:autoSpaceDE w:val="0"/>
        <w:autoSpaceDN w:val="0"/>
        <w:adjustRightInd w:val="0"/>
        <w:spacing w:after="0"/>
        <w:ind w:left="360"/>
        <w:jc w:val="both"/>
        <w:rPr>
          <w:del w:id="1145" w:author="Ben Fels" w:date="2024-12-21T11:47:00Z" w16du:dateUtc="2024-12-21T10:47:00Z"/>
        </w:rPr>
      </w:pPr>
      <w:del w:id="1146" w:author="Ben Fels" w:date="2024-12-21T11:47:00Z" w16du:dateUtc="2024-12-21T10:47:00Z">
        <w:r w:rsidDel="002A4580">
          <w:delText xml:space="preserve">Dies hat ebenfalls zur Folge, dass </w:delText>
        </w:r>
        <w:r w:rsidR="00DB413D" w:rsidDel="002A4580">
          <w:delText>in den Eingabeaufforderungen nicht unbegrenzt viele Beispiele übergeben werden können. Be</w:delText>
        </w:r>
        <w:r w:rsidR="00AB65F2" w:rsidDel="002A4580">
          <w:delText xml:space="preserve">i </w:delText>
        </w:r>
        <w:r w:rsidR="00995E39" w:rsidDel="002A4580">
          <w:delText>100 ausgabetoken dürfen 3000 tokens eingegeben werden. D</w:delText>
        </w:r>
        <w:r w:rsidR="00A74E28" w:rsidDel="002A4580">
          <w:delText>ies wird bereits bei 3 Beispielen überschritten</w:delText>
        </w:r>
        <w:bookmarkStart w:id="1147" w:name="_Toc185697468"/>
        <w:bookmarkStart w:id="1148" w:name="_Toc186791544"/>
        <w:bookmarkStart w:id="1149" w:name="_Toc187929397"/>
        <w:bookmarkEnd w:id="1147"/>
        <w:bookmarkEnd w:id="1148"/>
        <w:bookmarkEnd w:id="1149"/>
      </w:del>
    </w:p>
    <w:p w14:paraId="03AD6F39" w14:textId="4864511F" w:rsidR="00E150E2" w:rsidDel="002A4580" w:rsidRDefault="006B0454" w:rsidP="00E150E2">
      <w:pPr>
        <w:autoSpaceDE w:val="0"/>
        <w:autoSpaceDN w:val="0"/>
        <w:adjustRightInd w:val="0"/>
        <w:spacing w:after="0"/>
        <w:ind w:left="360"/>
        <w:jc w:val="both"/>
        <w:rPr>
          <w:del w:id="1150" w:author="Ben Fels" w:date="2024-12-21T11:47:00Z" w16du:dateUtc="2024-12-21T10:47:00Z"/>
        </w:rPr>
      </w:pPr>
      <w:del w:id="1151" w:author="Ben Fels" w:date="2024-12-21T11:47:00Z" w16du:dateUtc="2024-12-21T10:47:00Z">
        <w:r w:rsidDel="002A4580">
          <w:delText xml:space="preserve">Diese Grenze ist bereits bei </w:delText>
        </w:r>
        <w:r w:rsidRPr="006B0454" w:rsidDel="002A4580">
          <w:rPr>
            <w:highlight w:val="cyan"/>
          </w:rPr>
          <w:delText>X</w:delText>
        </w:r>
        <w:r w:rsidDel="002A4580">
          <w:delText xml:space="preserve"> Beispielen erreicht. </w:delText>
        </w:r>
        <w:r w:rsidR="00111EBC" w:rsidDel="002A4580">
          <w:delText xml:space="preserve">Es ist somit notwendig </w:delText>
        </w:r>
        <w:r w:rsidR="00FA3CDD" w:rsidDel="002A4580">
          <w:delText>ein</w:delText>
        </w:r>
        <w:r w:rsidR="002C1227" w:rsidDel="002A4580">
          <w:delText xml:space="preserve">e andere Möglichkeit zu finden, um dem Daten die relevanten Informationen zu übergeben, ohne diese Grenze zu überschreiten. Dafür wird das </w:delText>
        </w:r>
        <w:commentRangeStart w:id="1152"/>
        <w:r w:rsidR="002C1227" w:rsidDel="002A4580">
          <w:delText xml:space="preserve">Kontext-Fenster </w:delText>
        </w:r>
        <w:commentRangeEnd w:id="1152"/>
        <w:r w:rsidR="002B52F5" w:rsidDel="002A4580">
          <w:rPr>
            <w:rStyle w:val="Kommentarzeichen"/>
          </w:rPr>
          <w:commentReference w:id="1152"/>
        </w:r>
        <w:r w:rsidR="002C1227" w:rsidDel="002A4580">
          <w:delText xml:space="preserve">des Modells herangezogen, welches mit 128 Tsd. Token </w:delText>
        </w:r>
        <w:r w:rsidR="00F325A4" w:rsidRPr="00F325A4" w:rsidDel="002A4580">
          <w:rPr>
            <w:highlight w:val="cyan"/>
          </w:rPr>
          <w:delText>Quelle</w:delText>
        </w:r>
        <w:r w:rsidR="00F325A4" w:rsidDel="002A4580">
          <w:delText xml:space="preserve"> </w:delText>
        </w:r>
        <w:r w:rsidR="002C1227" w:rsidDel="002A4580">
          <w:delText xml:space="preserve">größer ist, als die </w:delText>
        </w:r>
        <w:r w:rsidR="008A3763" w:rsidDel="002A4580">
          <w:delText>Grenze bei Eingabeaufforderungen.</w:delText>
        </w:r>
        <w:bookmarkStart w:id="1153" w:name="_Toc185697469"/>
        <w:bookmarkStart w:id="1154" w:name="_Toc186791545"/>
        <w:bookmarkStart w:id="1155" w:name="_Toc187929398"/>
        <w:bookmarkEnd w:id="1153"/>
        <w:bookmarkEnd w:id="1154"/>
        <w:bookmarkEnd w:id="1155"/>
      </w:del>
    </w:p>
    <w:p w14:paraId="434B60CC" w14:textId="1E310227" w:rsidR="00CB7B5E" w:rsidDel="002A4580" w:rsidRDefault="000C21AE" w:rsidP="00E150E2">
      <w:pPr>
        <w:autoSpaceDE w:val="0"/>
        <w:autoSpaceDN w:val="0"/>
        <w:adjustRightInd w:val="0"/>
        <w:spacing w:after="0"/>
        <w:ind w:left="360"/>
        <w:jc w:val="both"/>
        <w:rPr>
          <w:del w:id="1156" w:author="Ben Fels" w:date="2024-12-21T11:47:00Z" w16du:dateUtc="2024-12-21T10:47:00Z"/>
        </w:rPr>
      </w:pPr>
      <w:del w:id="1157" w:author="Ben Fels" w:date="2024-12-21T11:47:00Z" w16du:dateUtc="2024-12-21T10:47:00Z">
        <w:r w:rsidDel="002A4580">
          <w:delText xml:space="preserve">Das Modell besitzt jedoch ein größeres </w:delText>
        </w:r>
        <w:r w:rsidR="00F67D46" w:rsidDel="002A4580">
          <w:delText xml:space="preserve">Kontext-Fenster </w:delText>
        </w:r>
        <w:r w:rsidR="00541258" w:rsidRPr="00541258" w:rsidDel="002A4580">
          <w:rPr>
            <w:highlight w:val="cyan"/>
          </w:rPr>
          <w:delText>Quelle</w:delText>
        </w:r>
        <w:r w:rsidR="00F67D46" w:rsidDel="002A4580">
          <w:delText>.</w:delText>
        </w:r>
        <w:r w:rsidDel="002A4580">
          <w:delText xml:space="preserve"> Ggf. kann das </w:delText>
        </w:r>
        <w:r w:rsidR="00C908D7" w:rsidDel="002A4580">
          <w:delText>ausgenutzt werden, indem die Beispiele nacheinander übergeben werden.</w:delText>
        </w:r>
        <w:r w:rsidR="00CB7B5E" w:rsidDel="002A4580">
          <w:delText xml:space="preserve"> </w:delText>
        </w:r>
        <w:bookmarkStart w:id="1158" w:name="_Toc185697470"/>
        <w:bookmarkStart w:id="1159" w:name="_Toc186791546"/>
        <w:bookmarkStart w:id="1160" w:name="_Toc187929399"/>
        <w:bookmarkEnd w:id="1158"/>
        <w:bookmarkEnd w:id="1159"/>
        <w:bookmarkEnd w:id="1160"/>
      </w:del>
    </w:p>
    <w:p w14:paraId="244D8D59" w14:textId="68D27281" w:rsidR="00B62C78" w:rsidDel="002A4580" w:rsidRDefault="00CB7B5E" w:rsidP="00B62C78">
      <w:pPr>
        <w:autoSpaceDE w:val="0"/>
        <w:autoSpaceDN w:val="0"/>
        <w:adjustRightInd w:val="0"/>
        <w:spacing w:after="0"/>
        <w:ind w:left="360"/>
        <w:jc w:val="both"/>
        <w:rPr>
          <w:del w:id="1161" w:author="Ben Fels" w:date="2024-12-21T11:47:00Z" w16du:dateUtc="2024-12-21T10:47:00Z"/>
        </w:rPr>
      </w:pPr>
      <w:del w:id="1162" w:author="Ben Fels" w:date="2024-12-21T11:47:00Z" w16du:dateUtc="2024-12-21T10:47:00Z">
        <w:r w:rsidDel="002A4580">
          <w:delText xml:space="preserve">ODER Teilaufgaben in aufeinanderfolgenden Prompts ausführen lassen. Der Output </w:delText>
        </w:r>
        <w:r w:rsidR="00710366" w:rsidDel="002A4580">
          <w:delText>eines Prompts wird von dem darauffolgenden Prompt genutzt</w:delText>
        </w:r>
        <w:r w:rsidR="000F1C9D" w:rsidDel="002A4580">
          <w:delText xml:space="preserve"> (refinement, prompt chaining</w:delText>
        </w:r>
        <w:r w:rsidR="00276A0B" w:rsidDel="002A4580">
          <w:delText>, sequential few-shot prompting</w:delText>
        </w:r>
        <w:r w:rsidR="00DF7867" w:rsidDel="002A4580">
          <w:delText>, iterative re-prompting</w:delText>
        </w:r>
        <w:r w:rsidR="000F1C9D" w:rsidDel="002A4580">
          <w:delText>)</w:delText>
        </w:r>
        <w:r w:rsidR="00F65257" w:rsidDel="002A4580">
          <w:delText>.</w:delText>
        </w:r>
        <w:r w:rsidR="00710366" w:rsidDel="002A4580">
          <w:delText xml:space="preserve"> </w:delText>
        </w:r>
        <w:bookmarkStart w:id="1163" w:name="_Toc185697471"/>
        <w:bookmarkStart w:id="1164" w:name="_Toc186791547"/>
        <w:bookmarkStart w:id="1165" w:name="_Toc187929400"/>
        <w:bookmarkEnd w:id="1163"/>
        <w:bookmarkEnd w:id="1164"/>
        <w:bookmarkEnd w:id="1165"/>
      </w:del>
    </w:p>
    <w:p w14:paraId="00088147" w14:textId="59709C11" w:rsidR="0043331A" w:rsidDel="002A4580" w:rsidRDefault="00174375" w:rsidP="00B62C78">
      <w:pPr>
        <w:autoSpaceDE w:val="0"/>
        <w:autoSpaceDN w:val="0"/>
        <w:adjustRightInd w:val="0"/>
        <w:spacing w:after="0"/>
        <w:ind w:left="360"/>
        <w:jc w:val="both"/>
        <w:rPr>
          <w:del w:id="1166" w:author="Ben Fels" w:date="2024-12-21T11:47:00Z" w16du:dateUtc="2024-12-21T10:47:00Z"/>
        </w:rPr>
      </w:pPr>
      <w:del w:id="1167" w:author="Ben Fels" w:date="2024-12-21T11:47:00Z" w16du:dateUtc="2024-12-21T10:47:00Z">
        <w:r w:rsidDel="002A4580">
          <w:delText xml:space="preserve">Ansätze wie </w:delText>
        </w:r>
        <w:r w:rsidR="00B62C78" w:rsidDel="002A4580">
          <w:delText xml:space="preserve">die automatische Begrenzung der Eingabeaufforderung </w:delText>
        </w:r>
        <w:r w:rsidR="00957999" w:rsidRPr="00957999" w:rsidDel="002A4580">
          <w:rPr>
            <w:highlight w:val="cyan"/>
          </w:rPr>
          <w:delText>(quelle)</w:delText>
        </w:r>
        <w:r w:rsidR="00957999" w:rsidDel="002A4580">
          <w:delText xml:space="preserve"> </w:delText>
        </w:r>
        <w:r w:rsidR="00B62C78" w:rsidDel="002A4580">
          <w:delText xml:space="preserve">bei erreichen der Token-Grenze würden </w:delText>
        </w:r>
        <w:r w:rsidR="00C014C1" w:rsidDel="002A4580">
          <w:delText>wesentliche Informationen beschneiden.</w:delText>
        </w:r>
        <w:r w:rsidR="00EF602A" w:rsidDel="002A4580">
          <w:delText xml:space="preserve"> Auch die Unterteilung der Essays in Teilabschnitte würde das gesamtheitliche Verständnis des Textes verzerren.</w:delText>
        </w:r>
        <w:bookmarkStart w:id="1168" w:name="_Toc185697472"/>
        <w:bookmarkStart w:id="1169" w:name="_Toc186791548"/>
        <w:bookmarkStart w:id="1170" w:name="_Toc187929401"/>
        <w:bookmarkEnd w:id="1168"/>
        <w:bookmarkEnd w:id="1169"/>
        <w:bookmarkEnd w:id="1170"/>
      </w:del>
    </w:p>
    <w:p w14:paraId="2B4492D6" w14:textId="77847175" w:rsidR="00EF602A" w:rsidDel="002A4580" w:rsidRDefault="00EF602A" w:rsidP="001F7CA5">
      <w:pPr>
        <w:autoSpaceDE w:val="0"/>
        <w:autoSpaceDN w:val="0"/>
        <w:adjustRightInd w:val="0"/>
        <w:spacing w:after="0"/>
        <w:jc w:val="both"/>
        <w:rPr>
          <w:del w:id="1171" w:author="Ben Fels" w:date="2024-12-21T11:48:00Z" w16du:dateUtc="2024-12-21T10:48:00Z"/>
        </w:rPr>
      </w:pPr>
      <w:bookmarkStart w:id="1172" w:name="_Toc185697473"/>
      <w:bookmarkStart w:id="1173" w:name="_Toc186791549"/>
      <w:bookmarkStart w:id="1174" w:name="_Toc187929402"/>
      <w:bookmarkEnd w:id="1172"/>
      <w:bookmarkEnd w:id="1173"/>
      <w:bookmarkEnd w:id="1174"/>
    </w:p>
    <w:p w14:paraId="7765E13A" w14:textId="4D07F36C" w:rsidR="0043331A" w:rsidDel="002A4580" w:rsidRDefault="0043331A" w:rsidP="001F7CA5">
      <w:pPr>
        <w:autoSpaceDE w:val="0"/>
        <w:autoSpaceDN w:val="0"/>
        <w:adjustRightInd w:val="0"/>
        <w:spacing w:after="0"/>
        <w:jc w:val="both"/>
        <w:rPr>
          <w:del w:id="1175" w:author="Ben Fels" w:date="2024-12-21T11:48:00Z" w16du:dateUtc="2024-12-21T10:48:00Z"/>
        </w:rPr>
      </w:pPr>
      <w:del w:id="1176" w:author="Ben Fels" w:date="2024-12-21T11:48:00Z" w16du:dateUtc="2024-12-21T10:48:00Z">
        <w:r w:rsidDel="002A4580">
          <w:delText xml:space="preserve">Wichtig ist die </w:delText>
        </w:r>
        <w:r w:rsidRPr="00982D21" w:rsidDel="002A4580">
          <w:rPr>
            <w:b/>
          </w:rPr>
          <w:delText>Reproduzierbarkeit</w:delText>
        </w:r>
        <w:r w:rsidDel="002A4580">
          <w:delText>.</w:delText>
        </w:r>
        <w:r w:rsidR="008F0DD9" w:rsidDel="002A4580">
          <w:delText xml:space="preserve"> LLMs geben nicht immer konstante Ausgaben, bei gleichbleibenden Eingaben. Um die Variabilität zu verringern wurde</w:delText>
        </w:r>
        <w:r w:rsidR="00092367" w:rsidDel="002A4580">
          <w:delText xml:space="preserve"> der Parameter Temperatur auf </w:delText>
        </w:r>
        <w:r w:rsidR="00092367" w:rsidRPr="00092367" w:rsidDel="002A4580">
          <w:rPr>
            <w:highlight w:val="cyan"/>
          </w:rPr>
          <w:delText>…</w:delText>
        </w:r>
        <w:r w:rsidR="00092367" w:rsidDel="002A4580">
          <w:delText xml:space="preserve"> gesetzt </w:delText>
        </w:r>
        <w:r w:rsidR="00092367" w:rsidRPr="00092367" w:rsidDel="002A4580">
          <w:rPr>
            <w:highlight w:val="cyan"/>
          </w:rPr>
          <w:delText>Quelle</w:delText>
        </w:r>
        <w:r w:rsidR="00092367" w:rsidDel="002A4580">
          <w:delText>.</w:delText>
        </w:r>
        <w:bookmarkStart w:id="1177" w:name="_Toc185697474"/>
        <w:bookmarkStart w:id="1178" w:name="_Toc186791550"/>
        <w:bookmarkStart w:id="1179" w:name="_Toc187929403"/>
        <w:bookmarkEnd w:id="1177"/>
        <w:bookmarkEnd w:id="1178"/>
        <w:bookmarkEnd w:id="1179"/>
      </w:del>
    </w:p>
    <w:p w14:paraId="02B7F4D9" w14:textId="0797EA93" w:rsidR="0092531F" w:rsidRPr="0092531F" w:rsidDel="002A4580" w:rsidRDefault="0092531F" w:rsidP="001F7CA5">
      <w:pPr>
        <w:autoSpaceDE w:val="0"/>
        <w:autoSpaceDN w:val="0"/>
        <w:adjustRightInd w:val="0"/>
        <w:spacing w:after="0"/>
        <w:jc w:val="both"/>
        <w:rPr>
          <w:del w:id="1180" w:author="Ben Fels" w:date="2024-12-21T11:48:00Z" w16du:dateUtc="2024-12-21T10:48:00Z"/>
          <w:lang w:val="en-US"/>
        </w:rPr>
      </w:pPr>
      <w:del w:id="1181" w:author="Ben Fels" w:date="2024-12-21T11:48:00Z" w16du:dateUtc="2024-12-21T10:48:00Z">
        <w:r w:rsidRPr="0092531F" w:rsidDel="002A4580">
          <w:rPr>
            <w:lang w:val="en-US"/>
          </w:rPr>
          <w:delText>Temperatur = 0 predictable; Temp =1 more r</w:delText>
        </w:r>
        <w:r w:rsidDel="002A4580">
          <w:rPr>
            <w:lang w:val="en-US"/>
          </w:rPr>
          <w:delText>andom</w:delText>
        </w:r>
        <w:bookmarkStart w:id="1182" w:name="_Toc185697475"/>
        <w:bookmarkStart w:id="1183" w:name="_Toc186791551"/>
        <w:bookmarkStart w:id="1184" w:name="_Toc187929404"/>
        <w:bookmarkEnd w:id="1182"/>
        <w:bookmarkEnd w:id="1183"/>
        <w:bookmarkEnd w:id="1184"/>
      </w:del>
    </w:p>
    <w:p w14:paraId="35A1C4A1" w14:textId="42AF1975" w:rsidR="00690A2C" w:rsidRPr="001F04C6" w:rsidRDefault="00690A2C" w:rsidP="004A5A26">
      <w:pPr>
        <w:pStyle w:val="berschrift1"/>
      </w:pPr>
      <w:bookmarkStart w:id="1185" w:name="_Toc187929405"/>
      <w:bookmarkStart w:id="1186" w:name="_Ref188082210"/>
      <w:r w:rsidRPr="001F04C6">
        <w:t>Ergebnisse</w:t>
      </w:r>
      <w:bookmarkEnd w:id="1185"/>
      <w:bookmarkEnd w:id="1186"/>
    </w:p>
    <w:p w14:paraId="7CCFEBEE" w14:textId="09CBAB91"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Möglichst objektive Darstellung der Ergebnisse</w:t>
      </w:r>
    </w:p>
    <w:p w14:paraId="4F9B0D2F" w14:textId="5D260616"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proofErr w:type="gramStart"/>
      <w:r w:rsidR="00803829">
        <w:rPr>
          <w:color w:val="FF0000"/>
        </w:rPr>
        <w:t>Idealerweise</w:t>
      </w:r>
      <w:proofErr w:type="gramEnd"/>
      <w:r w:rsidR="00803829">
        <w:rPr>
          <w:color w:val="FF0000"/>
        </w:rPr>
        <w:t xml:space="preserve"> 1-3 zentrale Visualisierungen der Kernaussagen</w:t>
      </w:r>
      <w:r w:rsidR="00FB08F1">
        <w:rPr>
          <w:color w:val="FF0000"/>
        </w:rPr>
        <w:t xml:space="preserve">. </w:t>
      </w:r>
      <w:r w:rsidR="007209D0">
        <w:rPr>
          <w:color w:val="FF0000"/>
        </w:rPr>
        <w:t xml:space="preserve">Pro-Tipp: </w:t>
      </w:r>
      <w:r w:rsidR="00FB08F1">
        <w:rPr>
          <w:color w:val="FF0000"/>
        </w:rPr>
        <w:t xml:space="preserve">Aussagestarke Grafik </w:t>
      </w:r>
      <w:r w:rsidR="00902379">
        <w:rPr>
          <w:color w:val="FF0000"/>
        </w:rPr>
        <w:t xml:space="preserve">in Text und </w:t>
      </w:r>
      <w:r w:rsidR="007209D0">
        <w:rPr>
          <w:color w:val="FF0000"/>
        </w:rPr>
        <w:t>ausführliche Tabelle im Anhang</w:t>
      </w:r>
    </w:p>
    <w:p w14:paraId="3246BD56" w14:textId="77777777" w:rsidR="00BD40CB" w:rsidRDefault="00BD40CB" w:rsidP="000B6E62"/>
    <w:p w14:paraId="793AEB71" w14:textId="24CE2DDD" w:rsidR="00BD40CB" w:rsidRPr="006C6FA8" w:rsidRDefault="00BD40CB" w:rsidP="000B6E62">
      <w:r w:rsidRPr="00927A08">
        <w:rPr>
          <w:highlight w:val="cyan"/>
        </w:rPr>
        <w:t xml:space="preserve">Baseline </w:t>
      </w:r>
      <w:r w:rsidR="006C6FA8" w:rsidRPr="00927A08">
        <w:rPr>
          <w:highlight w:val="cyan"/>
        </w:rPr>
        <w:t xml:space="preserve">bilden, bspw. Zero-Shot und anhand dessen </w:t>
      </w:r>
      <w:proofErr w:type="spellStart"/>
      <w:r w:rsidR="006C6FA8" w:rsidRPr="00927A08">
        <w:rPr>
          <w:highlight w:val="cyan"/>
        </w:rPr>
        <w:t>den</w:t>
      </w:r>
      <w:proofErr w:type="spellEnd"/>
      <w:r w:rsidR="006C6FA8" w:rsidRPr="00927A08">
        <w:rPr>
          <w:highlight w:val="cyan"/>
        </w:rPr>
        <w:t xml:space="preserve"> %-Leistungszuwachs bestimmen für die </w:t>
      </w:r>
      <w:r w:rsidR="00A73425" w:rsidRPr="00927A08">
        <w:rPr>
          <w:highlight w:val="cyan"/>
        </w:rPr>
        <w:t xml:space="preserve">Hinzunahme von Beispielen und </w:t>
      </w:r>
      <w:r w:rsidR="00AA36CD" w:rsidRPr="00927A08">
        <w:rPr>
          <w:highlight w:val="cyan"/>
        </w:rPr>
        <w:t>COT und Persona bzw. beides.</w:t>
      </w:r>
    </w:p>
    <w:p w14:paraId="21C4BE0D" w14:textId="5C632826" w:rsidR="00091E0B" w:rsidRPr="00C762D6" w:rsidRDefault="00091E0B" w:rsidP="000B6E62">
      <w:pPr>
        <w:rPr>
          <w:b/>
          <w:lang w:val="en-US"/>
        </w:rPr>
      </w:pPr>
      <w:r w:rsidRPr="00C762D6">
        <w:rPr>
          <w:b/>
          <w:lang w:val="en-US"/>
        </w:rPr>
        <w:t xml:space="preserve">F1-Score </w:t>
      </w:r>
      <w:r w:rsidR="00C762D6" w:rsidRPr="00C762D6">
        <w:rPr>
          <w:b/>
          <w:lang w:val="en-US"/>
        </w:rPr>
        <w:t>für Major-C</w:t>
      </w:r>
      <w:r w:rsidR="00C762D6">
        <w:rPr>
          <w:b/>
          <w:lang w:val="en-US"/>
        </w:rPr>
        <w:t>laims, Claims, Premises und Relations</w:t>
      </w:r>
    </w:p>
    <w:p w14:paraId="21F23064" w14:textId="23723E04" w:rsidR="00091E0B" w:rsidRPr="003314A2" w:rsidRDefault="00AC06CA" w:rsidP="000B6E62">
      <w:pPr>
        <w:rPr>
          <w:color w:val="FF0000"/>
        </w:rPr>
      </w:pPr>
      <w:r w:rsidRPr="003314A2">
        <w:rPr>
          <w:color w:val="FF0000"/>
        </w:rPr>
        <w:t>Er</w:t>
      </w:r>
      <w:r w:rsidR="00E86EDA" w:rsidRPr="003314A2">
        <w:rPr>
          <w:color w:val="FF0000"/>
        </w:rPr>
        <w:t>gebnisse nur beschreiben, nicht interpretieren</w:t>
      </w:r>
    </w:p>
    <w:p w14:paraId="76E85420" w14:textId="77777777" w:rsidR="00555261" w:rsidRDefault="00555261" w:rsidP="00555261">
      <w:ins w:id="1187" w:author="Ben Fels" w:date="2024-12-22T12:35:00Z" w16du:dateUtc="2024-12-22T11:35:00Z">
        <w:r>
          <w:t xml:space="preserve">Es wurde sich explizit für die Darstellung in Abhängigkeit der </w:t>
        </w:r>
      </w:ins>
      <w:proofErr w:type="spellStart"/>
      <w:ins w:id="1188" w:author="Ben Fels" w:date="2024-12-22T12:36:00Z" w16du:dateUtc="2024-12-22T11:36:00Z">
        <w:r>
          <w:t>Tokenanzahl</w:t>
        </w:r>
        <w:proofErr w:type="spellEnd"/>
        <w:r>
          <w:t xml:space="preserve"> anstelle der tatsächlichen kosten entschieden, </w:t>
        </w:r>
      </w:ins>
      <w:del w:id="1189" w:author="Ben Fels" w:date="2024-12-22T12:36:00Z" w16du:dateUtc="2024-12-22T11:36:00Z">
        <w:r w:rsidDel="00CB57F4">
          <w:delText xml:space="preserve">Auch wenn die </w:delText>
        </w:r>
      </w:del>
      <w:ins w:id="1190" w:author="Ben Fels" w:date="2024-12-22T12:36:00Z" w16du:dateUtc="2024-12-22T11:36:00Z">
        <w:r>
          <w:t xml:space="preserve">da die </w:t>
        </w:r>
      </w:ins>
      <w:r>
        <w:t xml:space="preserve">Kosten pro Token </w:t>
      </w:r>
      <w:del w:id="1191" w:author="Ben Fels" w:date="2024-12-22T12:36:00Z" w16du:dateUtc="2024-12-22T11:36:00Z">
        <w:r w:rsidDel="005B7EA7">
          <w:delText xml:space="preserve">pro </w:delText>
        </w:r>
      </w:del>
      <w:ins w:id="1192" w:author="Ben Fels" w:date="2024-12-22T12:36:00Z" w16du:dateUtc="2024-12-22T11:36:00Z">
        <w:r>
          <w:t xml:space="preserve">individuell für jedes </w:t>
        </w:r>
      </w:ins>
      <w:r>
        <w:t xml:space="preserve">Modell </w:t>
      </w:r>
      <w:del w:id="1193" w:author="Ben Fels" w:date="2024-12-22T12:36:00Z" w16du:dateUtc="2024-12-22T11:36:00Z">
        <w:r w:rsidDel="005B7EA7">
          <w:delText>abweichen</w:delText>
        </w:r>
      </w:del>
      <w:ins w:id="1194" w:author="Ben Fels" w:date="2024-12-22T12:36:00Z" w16du:dateUtc="2024-12-22T11:36:00Z">
        <w:r>
          <w:t>sind.</w:t>
        </w:r>
      </w:ins>
      <w:del w:id="1195" w:author="Ben Fels" w:date="2024-12-22T12:37:00Z" w16du:dateUtc="2024-12-22T11:37:00Z">
        <w:r w:rsidDel="005B7EA7">
          <w:delText>,</w:delText>
        </w:r>
      </w:del>
      <w:r>
        <w:t xml:space="preserve"> </w:t>
      </w:r>
      <w:del w:id="1196" w:author="Ben Fels" w:date="2024-12-22T12:37:00Z" w16du:dateUtc="2024-12-22T11:37:00Z">
        <w:r w:rsidDel="005B7EA7">
          <w:delText xml:space="preserve">können sie </w:delText>
        </w:r>
      </w:del>
      <w:ins w:id="1197" w:author="Ben Fels" w:date="2024-12-22T12:37:00Z" w16du:dateUtc="2024-12-22T11:37:00Z">
        <w:r>
          <w:t xml:space="preserve">Die </w:t>
        </w:r>
        <w:proofErr w:type="spellStart"/>
        <w:r>
          <w:t>Tokenanzahl</w:t>
        </w:r>
        <w:proofErr w:type="spellEnd"/>
        <w:r>
          <w:t xml:space="preserve"> kann als </w:t>
        </w:r>
      </w:ins>
      <w:del w:id="1198" w:author="Ben Fels" w:date="2024-12-22T12:37:00Z" w16du:dateUtc="2024-12-22T11:37:00Z">
        <w:r w:rsidDel="00C76172">
          <w:delText xml:space="preserve">als </w:delText>
        </w:r>
      </w:del>
      <w:r>
        <w:t xml:space="preserve">Kostentreiber </w:t>
      </w:r>
      <w:del w:id="1199" w:author="Ben Fels" w:date="2024-12-22T12:37:00Z" w16du:dateUtc="2024-12-22T11:37:00Z">
        <w:r w:rsidDel="00AC4F51">
          <w:delText xml:space="preserve">verstanden </w:delText>
        </w:r>
      </w:del>
      <w:ins w:id="1200" w:author="Ben Fels" w:date="2024-12-22T12:37:00Z" w16du:dateUtc="2024-12-22T11:37:00Z">
        <w:r>
          <w:t xml:space="preserve">herangezogen </w:t>
        </w:r>
      </w:ins>
      <w:r>
        <w:t>werden.</w:t>
      </w:r>
    </w:p>
    <w:p w14:paraId="3A913D43" w14:textId="2267FB51" w:rsidR="00405BFF" w:rsidRDefault="00405BFF" w:rsidP="00555261">
      <w:r>
        <w:t xml:space="preserve">Die nachfolgende Abbildung zeigt </w:t>
      </w:r>
      <w:r w:rsidR="00957BC5">
        <w:t xml:space="preserve">in vier Graphen </w:t>
      </w:r>
      <w:r>
        <w:t xml:space="preserve">den F1-Score </w:t>
      </w:r>
      <w:r w:rsidR="0025262C">
        <w:t xml:space="preserve">in Abhängigkeit der </w:t>
      </w:r>
      <w:proofErr w:type="spellStart"/>
      <w:r w:rsidR="0025262C">
        <w:t>Tokenanzahl</w:t>
      </w:r>
      <w:proofErr w:type="spellEnd"/>
      <w:r w:rsidR="0025262C">
        <w:t xml:space="preserve"> </w:t>
      </w:r>
      <w:r>
        <w:t xml:space="preserve">für </w:t>
      </w:r>
      <w:r w:rsidR="00A6501E">
        <w:t>die verschiedenen Prompts</w:t>
      </w:r>
      <w:r w:rsidR="00957BC5">
        <w:t xml:space="preserve">. Die Graphen sind anhand der </w:t>
      </w:r>
      <w:r w:rsidR="00A6501E">
        <w:t xml:space="preserve">Argumentkomponenten und </w:t>
      </w:r>
      <w:r w:rsidR="00957BC5">
        <w:t xml:space="preserve">den </w:t>
      </w:r>
      <w:r w:rsidR="00A6501E">
        <w:t>Beziehungen</w:t>
      </w:r>
      <w:r w:rsidR="00957BC5">
        <w:t xml:space="preserve"> unterteilt</w:t>
      </w:r>
      <w:r w:rsidR="00A6501E">
        <w:t xml:space="preserve">. Die Prompts sind </w:t>
      </w:r>
      <w:r w:rsidR="00AA4FCE">
        <w:t xml:space="preserve">wiederum </w:t>
      </w:r>
      <w:r w:rsidR="00A6501E">
        <w:t xml:space="preserve">in </w:t>
      </w:r>
      <w:r w:rsidR="00AA4FCE">
        <w:t xml:space="preserve">die </w:t>
      </w:r>
      <w:r w:rsidR="00A6501E">
        <w:t xml:space="preserve">vier Kategorien </w:t>
      </w:r>
      <w:r w:rsidR="00AA4FCE">
        <w:t>Basic, Persona, COT und Persona-COT unterteilt</w:t>
      </w:r>
      <w:r w:rsidR="00E635DE">
        <w:t>.</w:t>
      </w:r>
      <w:r w:rsidR="00AA4FCE">
        <w:t xml:space="preserve"> Damit kann der </w:t>
      </w:r>
      <w:r w:rsidR="00570631">
        <w:t xml:space="preserve">Verlauf der Leistung in Abhängigkeit der </w:t>
      </w:r>
      <w:r w:rsidR="00D3144E">
        <w:t xml:space="preserve">im Prompt </w:t>
      </w:r>
      <w:r w:rsidR="00570631">
        <w:t xml:space="preserve">übergebenen Beispiele </w:t>
      </w:r>
      <w:r w:rsidR="00D3144E">
        <w:t>nachverfolgt werden.</w:t>
      </w:r>
      <w:r w:rsidR="00E635DE">
        <w:t xml:space="preserve"> </w:t>
      </w:r>
    </w:p>
    <w:p w14:paraId="73D3F01F" w14:textId="0B0FC9D5" w:rsidR="004D5EF0" w:rsidRPr="00E86EDA" w:rsidRDefault="004D5EF0" w:rsidP="000B6E62">
      <w:r>
        <w:t>Beispielbild</w:t>
      </w:r>
      <w:r w:rsidR="00657DE6">
        <w:t xml:space="preserve">. F1-Score für </w:t>
      </w:r>
      <w:commentRangeStart w:id="1201"/>
      <w:r w:rsidR="00147AB9">
        <w:t>Hauptaussage, Behauptungen, Prämissen und Beziehungen</w:t>
      </w:r>
      <w:commentRangeEnd w:id="1201"/>
      <w:r w:rsidR="00276390">
        <w:rPr>
          <w:rStyle w:val="Kommentarzeichen"/>
        </w:rPr>
        <w:commentReference w:id="1201"/>
      </w:r>
      <w:r w:rsidR="00147AB9">
        <w:t xml:space="preserve"> pro Prompt.</w:t>
      </w:r>
    </w:p>
    <w:p w14:paraId="67D17CE8" w14:textId="28342780" w:rsidR="00091E0B" w:rsidRDefault="004D5EF0" w:rsidP="000B6E62">
      <w:r w:rsidRPr="004D5EF0">
        <w:rPr>
          <w:noProof/>
        </w:rPr>
        <w:drawing>
          <wp:inline distT="0" distB="0" distL="0" distR="0" wp14:anchorId="73DC0FE5" wp14:editId="0E109021">
            <wp:extent cx="5330614" cy="4270800"/>
            <wp:effectExtent l="0" t="0" r="3810" b="0"/>
            <wp:docPr id="793314391" name="Grafik 1" descr="Ein Bild, das Text, Diagramm, Plan,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14391" name="Grafik 1" descr="Ein Bild, das Text, Diagramm, Plan, Reihe enthält.&#10;&#10;Automatisch generierte Beschreibung"/>
                    <pic:cNvPicPr/>
                  </pic:nvPicPr>
                  <pic:blipFill>
                    <a:blip r:embed="rId20"/>
                    <a:stretch>
                      <a:fillRect/>
                    </a:stretch>
                  </pic:blipFill>
                  <pic:spPr>
                    <a:xfrm>
                      <a:off x="0" y="0"/>
                      <a:ext cx="5345180" cy="4282470"/>
                    </a:xfrm>
                    <a:prstGeom prst="rect">
                      <a:avLst/>
                    </a:prstGeom>
                  </pic:spPr>
                </pic:pic>
              </a:graphicData>
            </a:graphic>
          </wp:inline>
        </w:drawing>
      </w:r>
    </w:p>
    <w:p w14:paraId="0210378F" w14:textId="4F3FC4BA" w:rsidR="00C72A2A" w:rsidRDefault="00C72A2A" w:rsidP="000B6E62">
      <w:r w:rsidRPr="00C72A2A">
        <w:rPr>
          <w:noProof/>
        </w:rPr>
        <w:drawing>
          <wp:inline distT="0" distB="0" distL="0" distR="0" wp14:anchorId="5C6AFEF1" wp14:editId="17AE2BA5">
            <wp:extent cx="5579745" cy="4459605"/>
            <wp:effectExtent l="0" t="0" r="1905" b="0"/>
            <wp:docPr id="123083750" name="Grafik 1" descr="Ein Bild, das Text, Diagramm, Plan,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3750" name="Grafik 1" descr="Ein Bild, das Text, Diagramm, Plan, Zahl enthält.&#10;&#10;Automatisch generierte Beschreibung"/>
                    <pic:cNvPicPr/>
                  </pic:nvPicPr>
                  <pic:blipFill>
                    <a:blip r:embed="rId21"/>
                    <a:stretch>
                      <a:fillRect/>
                    </a:stretch>
                  </pic:blipFill>
                  <pic:spPr>
                    <a:xfrm>
                      <a:off x="0" y="0"/>
                      <a:ext cx="5579745" cy="4459605"/>
                    </a:xfrm>
                    <a:prstGeom prst="rect">
                      <a:avLst/>
                    </a:prstGeom>
                  </pic:spPr>
                </pic:pic>
              </a:graphicData>
            </a:graphic>
          </wp:inline>
        </w:drawing>
      </w:r>
    </w:p>
    <w:p w14:paraId="6E7B14BA" w14:textId="5C97823E" w:rsidR="004D5EF0" w:rsidRPr="00E86EDA" w:rsidRDefault="004D5EF0" w:rsidP="000B6E62">
      <w:r>
        <w:t>Eigene Darstellung.</w:t>
      </w:r>
    </w:p>
    <w:p w14:paraId="6F0D2BC8" w14:textId="54734E1A" w:rsidR="000949E2" w:rsidRDefault="000949E2" w:rsidP="000949E2">
      <w:r w:rsidRPr="00E60CDA">
        <w:rPr>
          <w:highlight w:val="cyan"/>
        </w:rPr>
        <w:t>Erklärung des gezeigten</w:t>
      </w:r>
      <w:r w:rsidR="00405BFF">
        <w:t>:</w:t>
      </w:r>
      <w:r w:rsidR="00276390">
        <w:t xml:space="preserve"> </w:t>
      </w:r>
      <w:r w:rsidR="00E60CDA">
        <w:t>Den h</w:t>
      </w:r>
      <w:r w:rsidR="00821D09">
        <w:t xml:space="preserve">öchster </w:t>
      </w:r>
      <w:r w:rsidR="00E60CDA">
        <w:t xml:space="preserve">F1-Score erreichen die Hauptaussagen, </w:t>
      </w:r>
      <w:r w:rsidR="004D1741">
        <w:t xml:space="preserve">gefolgt von den Prämissen, dann den Behauptungen und </w:t>
      </w:r>
      <w:r w:rsidR="000B75DC">
        <w:t>abschließend die Beziehungen.</w:t>
      </w:r>
    </w:p>
    <w:p w14:paraId="57681ED9" w14:textId="77777777" w:rsidR="000949E2" w:rsidRDefault="000949E2" w:rsidP="000949E2"/>
    <w:p w14:paraId="3AD92388" w14:textId="3D57DEDA" w:rsidR="000949E2" w:rsidRDefault="000949E2" w:rsidP="000949E2">
      <w:r>
        <w:t>Bspw. Kennzahl bilden: Genauigkeit pro Token</w:t>
      </w:r>
    </w:p>
    <w:p w14:paraId="41D47F83" w14:textId="77777777" w:rsidR="00091E0B" w:rsidRPr="00E86EDA" w:rsidRDefault="00091E0B" w:rsidP="000B6E62"/>
    <w:p w14:paraId="2D8C6CF1" w14:textId="77777777" w:rsidR="00200913" w:rsidRPr="00E86EDA" w:rsidRDefault="00200913" w:rsidP="000B6E62"/>
    <w:p w14:paraId="39D2DEE2" w14:textId="77777777" w:rsidR="00200913" w:rsidRDefault="00200913" w:rsidP="00200913">
      <w:pPr>
        <w:rPr>
          <w:ins w:id="1202" w:author="Ben Fels" w:date="2024-12-21T12:01:00Z" w16du:dateUtc="2024-12-21T11:01:00Z"/>
        </w:rPr>
      </w:pPr>
      <w:ins w:id="1203" w:author="Ben Fels" w:date="2024-12-21T12:01:00Z" w16du:dateUtc="2024-12-21T11:01:00Z">
        <w:r>
          <w:t xml:space="preserve">Das in </w:t>
        </w:r>
        <w:r w:rsidRPr="00886386">
          <w:rPr>
            <w:highlight w:val="magenta"/>
          </w:rPr>
          <w:fldChar w:fldCharType="begin"/>
        </w:r>
        <w:r>
          <w:rPr>
            <w:highlight w:val="magenta"/>
          </w:rPr>
          <w: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instrText>
        </w:r>
        <w:r w:rsidRPr="00886386">
          <w:rPr>
            <w:highlight w:val="magenta"/>
          </w:rPr>
          <w:fldChar w:fldCharType="separate"/>
        </w:r>
        <w:r w:rsidRPr="00895A9C">
          <w:rPr>
            <w:rFonts w:cs="Arial"/>
            <w:highlight w:val="magenta"/>
          </w:rPr>
          <w:t>(Stab &amp; Gurevych, 2017b, S. 646)</w:t>
        </w:r>
        <w:r w:rsidRPr="00886386">
          <w:rPr>
            <w:highlight w:val="magenta"/>
          </w:rPr>
          <w:fldChar w:fldCharType="end"/>
        </w:r>
        <w:r>
          <w:t xml:space="preserve"> vorgestellte Modell erreicht nahezu menschliche Performance mit </w:t>
        </w:r>
        <w:r w:rsidRPr="009715B6">
          <w:t>95,2 % der menschlichen Leistung bei der Identifizierung von Komponenten, 87,9 % bei der Identifizierung von Beziehungen und 80,5 % bei der Erkennung von Haltungen.</w:t>
        </w:r>
      </w:ins>
    </w:p>
    <w:p w14:paraId="69BD5AF1" w14:textId="77777777" w:rsidR="00200913" w:rsidRDefault="00200913" w:rsidP="00200913">
      <w:pPr>
        <w:rPr>
          <w:ins w:id="1204" w:author="Ben Fels" w:date="2024-12-21T12:01:00Z" w16du:dateUtc="2024-12-21T11:01:00Z"/>
        </w:rPr>
      </w:pPr>
      <w:ins w:id="1205" w:author="Ben Fels" w:date="2024-12-21T12:01:00Z" w16du:dateUtc="2024-12-21T11:01:00Z">
        <w:r w:rsidRPr="0069646E">
          <w:rPr>
            <w:noProof/>
          </w:rPr>
          <w:drawing>
            <wp:inline distT="0" distB="0" distL="0" distR="0" wp14:anchorId="3AACB078" wp14:editId="0DFAD133">
              <wp:extent cx="5579745" cy="1461770"/>
              <wp:effectExtent l="0" t="0" r="1905" b="5080"/>
              <wp:docPr id="1266577325"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22"/>
                      <a:stretch>
                        <a:fillRect/>
                      </a:stretch>
                    </pic:blipFill>
                    <pic:spPr>
                      <a:xfrm>
                        <a:off x="0" y="0"/>
                        <a:ext cx="5579745" cy="1461770"/>
                      </a:xfrm>
                      <a:prstGeom prst="rect">
                        <a:avLst/>
                      </a:prstGeom>
                    </pic:spPr>
                  </pic:pic>
                </a:graphicData>
              </a:graphic>
            </wp:inline>
          </w:drawing>
        </w:r>
      </w:ins>
    </w:p>
    <w:p w14:paraId="2056BD66" w14:textId="77777777" w:rsidR="00200913" w:rsidRDefault="00200913" w:rsidP="00200913">
      <w:pPr>
        <w:rPr>
          <w:ins w:id="1206" w:author="Ben Fels" w:date="2024-12-21T12:01:00Z" w16du:dateUtc="2024-12-21T11:01:00Z"/>
        </w:rPr>
      </w:pPr>
      <w:ins w:id="1207" w:author="Ben Fels" w:date="2024-12-21T12:01:00Z" w16du:dateUtc="2024-12-21T11:01:00Z">
        <w:r w:rsidRPr="0090739D">
          <w:rPr>
            <w:highlight w:val="magenta"/>
          </w:rPr>
          <w:fldChar w:fldCharType="begin"/>
        </w:r>
        <w:r>
          <w:rPr>
            <w:highlight w:val="magenta"/>
          </w:rPr>
          <w: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instrText>
        </w:r>
        <w:r w:rsidRPr="0090739D">
          <w:rPr>
            <w:highlight w:val="magenta"/>
          </w:rPr>
          <w:fldChar w:fldCharType="separate"/>
        </w:r>
        <w:r w:rsidRPr="00895A9C">
          <w:rPr>
            <w:rFonts w:cs="Arial"/>
            <w:highlight w:val="magenta"/>
          </w:rPr>
          <w:t>(Stab &amp; Gurevych, 2017b, S. 648)</w:t>
        </w:r>
        <w:r w:rsidRPr="0090739D">
          <w:rPr>
            <w:highlight w:val="magenta"/>
          </w:rPr>
          <w:fldChar w:fldCharType="end"/>
        </w:r>
      </w:ins>
    </w:p>
    <w:p w14:paraId="412EE87D" w14:textId="77777777" w:rsidR="00200913" w:rsidRPr="000C2133" w:rsidRDefault="00200913" w:rsidP="000B6E62"/>
    <w:p w14:paraId="256EFACD" w14:textId="616CAC28" w:rsidR="00690A2C" w:rsidRPr="001F04C6" w:rsidRDefault="00690A2C" w:rsidP="004A5A26">
      <w:pPr>
        <w:pStyle w:val="berschrift1"/>
      </w:pPr>
      <w:bookmarkStart w:id="1208" w:name="_Toc187929406"/>
      <w:bookmarkStart w:id="1209" w:name="_Ref188082387"/>
      <w:r w:rsidRPr="001F04C6">
        <w:t>Diskussion und Handlungsempfehlungen</w:t>
      </w:r>
      <w:bookmarkEnd w:id="1208"/>
      <w:bookmarkEnd w:id="1209"/>
    </w:p>
    <w:p w14:paraId="2073CF80" w14:textId="77777777" w:rsidR="00256D66" w:rsidRPr="002D71B9" w:rsidRDefault="00256D66" w:rsidP="00256D66">
      <w:pPr>
        <w:autoSpaceDE w:val="0"/>
        <w:autoSpaceDN w:val="0"/>
        <w:adjustRightInd w:val="0"/>
        <w:spacing w:after="0" w:line="240" w:lineRule="auto"/>
        <w:rPr>
          <w:color w:val="FF0000"/>
        </w:rPr>
      </w:pPr>
      <w:r w:rsidRPr="002D71B9">
        <w:rPr>
          <w:color w:val="FF0000"/>
        </w:rPr>
        <w:t>- Diskussion der Ergebnisse</w:t>
      </w:r>
    </w:p>
    <w:p w14:paraId="15EC162D" w14:textId="77777777" w:rsidR="00256D66" w:rsidRPr="002D71B9" w:rsidRDefault="00256D66" w:rsidP="00256D66">
      <w:pPr>
        <w:autoSpaceDE w:val="0"/>
        <w:autoSpaceDN w:val="0"/>
        <w:adjustRightInd w:val="0"/>
        <w:spacing w:after="0" w:line="240" w:lineRule="auto"/>
        <w:rPr>
          <w:color w:val="FF0000"/>
        </w:rPr>
      </w:pPr>
      <w:r w:rsidRPr="002D71B9">
        <w:rPr>
          <w:color w:val="FF0000"/>
        </w:rPr>
        <w:t xml:space="preserve">- </w:t>
      </w:r>
      <w:proofErr w:type="gramStart"/>
      <w:r w:rsidRPr="002D71B9">
        <w:rPr>
          <w:color w:val="FF0000"/>
        </w:rPr>
        <w:t>Möglicherweise</w:t>
      </w:r>
      <w:proofErr w:type="gramEnd"/>
      <w:r w:rsidRPr="002D71B9">
        <w:rPr>
          <w:color w:val="FF0000"/>
        </w:rPr>
        <w:t xml:space="preserve"> Ableitung von Handlungsempfehlungen</w:t>
      </w:r>
    </w:p>
    <w:p w14:paraId="4D18923D" w14:textId="1D1B8A6D" w:rsidR="00690A2C" w:rsidRPr="002D71B9" w:rsidRDefault="00256D66" w:rsidP="00256D66">
      <w:pPr>
        <w:rPr>
          <w:color w:val="FF0000"/>
        </w:rPr>
      </w:pPr>
      <w:r w:rsidRPr="002D71B9">
        <w:rPr>
          <w:color w:val="FF0000"/>
        </w:rPr>
        <w:t>- Limitationen, weiterführende (neue) Forschungsfragen, etc.</w:t>
      </w:r>
    </w:p>
    <w:p w14:paraId="1914E0E2" w14:textId="29780ABC" w:rsidR="00A62A3D" w:rsidRPr="006167B1" w:rsidRDefault="00A62A3D" w:rsidP="00256D66">
      <w:pPr>
        <w:rPr>
          <w:b/>
          <w:u w:val="single"/>
        </w:rPr>
      </w:pPr>
      <w:r w:rsidRPr="006167B1">
        <w:rPr>
          <w:b/>
          <w:u w:val="single"/>
        </w:rPr>
        <w:t>Diskussion der Ergebnisse</w:t>
      </w:r>
    </w:p>
    <w:p w14:paraId="4C46BE16" w14:textId="2B9C857B" w:rsidR="004B4807" w:rsidRDefault="004B4807" w:rsidP="00256D66">
      <w:pPr>
        <w:rPr>
          <w:b/>
          <w:i/>
        </w:rPr>
      </w:pPr>
      <w:r w:rsidRPr="004B4807">
        <w:rPr>
          <w:b/>
          <w:i/>
        </w:rPr>
        <w:t xml:space="preserve">Unterscheidung für </w:t>
      </w:r>
      <w:proofErr w:type="spellStart"/>
      <w:r w:rsidRPr="004B4807">
        <w:rPr>
          <w:b/>
          <w:i/>
        </w:rPr>
        <w:t>MajorClaims</w:t>
      </w:r>
      <w:proofErr w:type="spellEnd"/>
      <w:r w:rsidRPr="004B4807">
        <w:rPr>
          <w:b/>
          <w:i/>
        </w:rPr>
        <w:t xml:space="preserve">, Claims, </w:t>
      </w:r>
      <w:proofErr w:type="spellStart"/>
      <w:r w:rsidRPr="004B4807">
        <w:rPr>
          <w:b/>
          <w:i/>
        </w:rPr>
        <w:t>Premisses</w:t>
      </w:r>
      <w:proofErr w:type="spellEnd"/>
      <w:r w:rsidRPr="004B4807">
        <w:rPr>
          <w:b/>
          <w:i/>
        </w:rPr>
        <w:t xml:space="preserve"> und Relations.</w:t>
      </w:r>
    </w:p>
    <w:p w14:paraId="05ED7F67" w14:textId="718F643A" w:rsidR="00F87758" w:rsidRDefault="00AA64C3" w:rsidP="00256D66">
      <w:r>
        <w:t xml:space="preserve">Die </w:t>
      </w:r>
      <w:r w:rsidR="00EF49CB">
        <w:t xml:space="preserve">besonders </w:t>
      </w:r>
      <w:r>
        <w:t>niedrige Leistung des LLMs bei Vorhersage der Beziehungen lässt sich höchstwa</w:t>
      </w:r>
      <w:r w:rsidR="00B620E0">
        <w:t>h</w:t>
      </w:r>
      <w:r>
        <w:t>r</w:t>
      </w:r>
      <w:r w:rsidR="00B620E0">
        <w:t xml:space="preserve">scheinlich damit erklären, dass diese auf der Identifikation der </w:t>
      </w:r>
      <w:r w:rsidR="00EF49CB">
        <w:t xml:space="preserve">Argumentationskomponenten aufbaut. Sofern die </w:t>
      </w:r>
      <w:r w:rsidR="00670483">
        <w:t xml:space="preserve">Argumentationskomponenten nicht korrekt identifiziert werden, </w:t>
      </w:r>
      <w:r w:rsidR="00CF5A96">
        <w:t xml:space="preserve">werden </w:t>
      </w:r>
      <w:r w:rsidR="00670483">
        <w:t xml:space="preserve">auch die dazugehörigen Beziehungen </w:t>
      </w:r>
      <w:r w:rsidR="00CF5A96">
        <w:t>als nicht korrekt gewertet.</w:t>
      </w:r>
    </w:p>
    <w:p w14:paraId="0BA66005" w14:textId="77777777" w:rsidR="00670483" w:rsidRDefault="00670483" w:rsidP="00256D66"/>
    <w:p w14:paraId="470DF7A0" w14:textId="0D3E759E" w:rsidR="00517118" w:rsidRPr="00517118" w:rsidRDefault="00517118" w:rsidP="00256D66">
      <w:pPr>
        <w:rPr>
          <w:b/>
        </w:rPr>
      </w:pPr>
      <w:r w:rsidRPr="00517118">
        <w:rPr>
          <w:b/>
        </w:rPr>
        <w:t>Unterscheidung ZS, OS; FS</w:t>
      </w:r>
    </w:p>
    <w:p w14:paraId="2FE88997" w14:textId="77777777" w:rsidR="00517118" w:rsidRDefault="00517118" w:rsidP="00517118">
      <w:r>
        <w:t xml:space="preserve">Die Ergänzung von Beispielen in Prompt verhält sich ähnlich zum Grenznutzen. Übersetzt auf den Anwendungsfall bedeutet dies, dass jedes weitere Beispiel einen geringeren Leistungszuwachs </w:t>
      </w:r>
      <w:proofErr w:type="gramStart"/>
      <w:r>
        <w:t>beiträgt,</w:t>
      </w:r>
      <w:proofErr w:type="gramEnd"/>
      <w:r>
        <w:t xml:space="preserve"> als das Vorherige.</w:t>
      </w:r>
    </w:p>
    <w:p w14:paraId="06F3203A" w14:textId="77777777" w:rsidR="00517118" w:rsidRDefault="00517118" w:rsidP="00517118">
      <w:r>
        <w:t>Anhand der FS40-Prompts wird sogar deutlich, dass die Leistung nicht zwangsläufig mit mehr Beispielen immer besser wird.</w:t>
      </w:r>
    </w:p>
    <w:p w14:paraId="42E10CC1" w14:textId="77777777" w:rsidR="00517118" w:rsidRDefault="00517118" w:rsidP="00256D66"/>
    <w:p w14:paraId="1DD1030F" w14:textId="6AACE581" w:rsidR="004B4807" w:rsidRPr="006167B1" w:rsidRDefault="006167B1" w:rsidP="00256D66">
      <w:pPr>
        <w:rPr>
          <w:b/>
          <w:i/>
        </w:rPr>
      </w:pPr>
      <w:r w:rsidRPr="006167B1">
        <w:rPr>
          <w:b/>
          <w:i/>
        </w:rPr>
        <w:t>Unterscheidung für Basic, Persona, COT und Persona-COT</w:t>
      </w:r>
    </w:p>
    <w:p w14:paraId="37D77F57" w14:textId="77777777" w:rsidR="004B4807" w:rsidRDefault="004B4807" w:rsidP="00256D66"/>
    <w:p w14:paraId="43B01FB4" w14:textId="50F73C77" w:rsidR="007D5D63" w:rsidRDefault="007D5D63" w:rsidP="00256D66">
      <w:r>
        <w:t>Entlang der Untersuchung wurde deutlich, dass es sich beim Argument Mining um ein komplexes Thema handelt, …</w:t>
      </w:r>
    </w:p>
    <w:p w14:paraId="256E5DA5" w14:textId="3A9E5345" w:rsidR="004B4807" w:rsidRDefault="00F70095" w:rsidP="00256D66">
      <w:r>
        <w:t>Die Eingabeaufforderungen tragen zur Leistungsverbesserung bei</w:t>
      </w:r>
      <w:r w:rsidR="003F027F">
        <w:t xml:space="preserve">. Allerdings gibt es keine eindeutige </w:t>
      </w:r>
      <w:r w:rsidR="00D90D4C">
        <w:t xml:space="preserve">Prompt Engineering Technik, die </w:t>
      </w:r>
      <w:r w:rsidR="00E148EF">
        <w:t xml:space="preserve">über alle Argumentationskomponenten sowie die Beziehungen durchgehend </w:t>
      </w:r>
      <w:r w:rsidR="007E3928">
        <w:t>die beste Leistung erzielt.</w:t>
      </w:r>
    </w:p>
    <w:p w14:paraId="53CC8EAE" w14:textId="1EA26490" w:rsidR="00517118" w:rsidRDefault="004F03B2" w:rsidP="00517118">
      <w:r>
        <w:t xml:space="preserve">Die Einbindung von COT </w:t>
      </w:r>
      <w:r w:rsidR="00F71B16">
        <w:t xml:space="preserve">erzielt </w:t>
      </w:r>
      <w:r>
        <w:t xml:space="preserve">im </w:t>
      </w:r>
      <w:r w:rsidR="00F71B16">
        <w:t>V</w:t>
      </w:r>
      <w:r>
        <w:t xml:space="preserve">ergleich </w:t>
      </w:r>
      <w:r w:rsidR="00F71B16">
        <w:t>zum Basis-Prompt keinen</w:t>
      </w:r>
      <w:r w:rsidR="00A811B2">
        <w:t xml:space="preserve"> Leistungssteigerung</w:t>
      </w:r>
      <w:r w:rsidR="00437B86">
        <w:t xml:space="preserve">. </w:t>
      </w:r>
      <w:r w:rsidR="002901C5">
        <w:t xml:space="preserve">Abgesehen </w:t>
      </w:r>
      <w:r w:rsidR="00437B86">
        <w:t xml:space="preserve">davon </w:t>
      </w:r>
      <w:r w:rsidR="002901C5">
        <w:t xml:space="preserve">wird </w:t>
      </w:r>
      <w:r w:rsidR="00437B86">
        <w:t xml:space="preserve">jedoch </w:t>
      </w:r>
      <w:r w:rsidR="002901C5">
        <w:t xml:space="preserve">deutlich, dass die </w:t>
      </w:r>
      <w:r w:rsidR="00BC60FD">
        <w:t xml:space="preserve">Ergänzung der </w:t>
      </w:r>
      <w:r w:rsidR="00BC60FD" w:rsidRPr="00BC60FD">
        <w:rPr>
          <w:highlight w:val="cyan"/>
        </w:rPr>
        <w:t xml:space="preserve">„speziellen </w:t>
      </w:r>
      <w:proofErr w:type="spellStart"/>
      <w:r w:rsidR="00BC60FD" w:rsidRPr="00BC60FD">
        <w:rPr>
          <w:highlight w:val="cyan"/>
        </w:rPr>
        <w:t>Promptteile</w:t>
      </w:r>
      <w:proofErr w:type="spellEnd"/>
      <w:r w:rsidR="00BC60FD" w:rsidRPr="00BC60FD">
        <w:rPr>
          <w:highlight w:val="cyan"/>
        </w:rPr>
        <w:t>“ (Persona, Persona-COT</w:t>
      </w:r>
      <w:r w:rsidR="00BC60FD">
        <w:t>) b</w:t>
      </w:r>
      <w:r w:rsidR="000A7384">
        <w:t xml:space="preserve">ei weniger übergebenen Beispielen </w:t>
      </w:r>
      <w:r w:rsidR="00AC79CD">
        <w:t>eine</w:t>
      </w:r>
      <w:r w:rsidR="00D13BED">
        <w:t xml:space="preserve"> Leistungssteigerung herbeiführt. Dies verringert sich jedoch mit </w:t>
      </w:r>
      <w:r w:rsidR="002D214F">
        <w:t>zunehmender Anzahl der Beispiele oder verschwindet sogar ganz.</w:t>
      </w:r>
    </w:p>
    <w:p w14:paraId="4FE3643B" w14:textId="08FB9B14" w:rsidR="005F1CE4" w:rsidRDefault="0056573B" w:rsidP="00517118">
      <w:r>
        <w:t xml:space="preserve">Es ist denkbar, dass </w:t>
      </w:r>
      <w:r w:rsidR="00D97421">
        <w:t>Verwendung einer</w:t>
      </w:r>
      <w:r>
        <w:t xml:space="preserve"> struktu</w:t>
      </w:r>
      <w:r w:rsidR="00B36212">
        <w:t>rierte</w:t>
      </w:r>
      <w:r w:rsidR="00D97421">
        <w:t>n</w:t>
      </w:r>
      <w:r w:rsidR="00B36212">
        <w:t xml:space="preserve"> Ausgabe </w:t>
      </w:r>
      <w:r w:rsidR="00D97421">
        <w:t xml:space="preserve">des LLMs </w:t>
      </w:r>
      <w:r w:rsidR="00B36212">
        <w:t xml:space="preserve">die Wirkung von </w:t>
      </w:r>
      <w:r w:rsidR="00FF6ED1">
        <w:t>COT verringert.</w:t>
      </w:r>
    </w:p>
    <w:p w14:paraId="2DE04359" w14:textId="1F37957C" w:rsidR="00517118" w:rsidRDefault="00517118" w:rsidP="00256D66">
      <w:r>
        <w:t xml:space="preserve">Unter Berücksichtigung der </w:t>
      </w:r>
      <w:proofErr w:type="spellStart"/>
      <w:r>
        <w:t>Tokenanzahl</w:t>
      </w:r>
      <w:proofErr w:type="spellEnd"/>
      <w:r>
        <w:t xml:space="preserve"> ist eine Abwägung zwischen benötigter Genauigkeit und den damit verbundenen Kosten zu treffen. Die </w:t>
      </w:r>
    </w:p>
    <w:p w14:paraId="0641E253" w14:textId="0140CC0A" w:rsidR="004930E1" w:rsidRDefault="004930E1" w:rsidP="00256D66">
      <w:r>
        <w:t>Bei gleicher Performance</w:t>
      </w:r>
      <w:r w:rsidR="00B40158">
        <w:t xml:space="preserve"> </w:t>
      </w:r>
      <w:r w:rsidR="00283177">
        <w:t xml:space="preserve">sollte </w:t>
      </w:r>
      <w:r w:rsidR="00D25430">
        <w:t>der Prompt mit weniger Token verwendet werden.</w:t>
      </w:r>
    </w:p>
    <w:p w14:paraId="7722FC53" w14:textId="77777777" w:rsidR="004930E1" w:rsidRDefault="004930E1" w:rsidP="00256D66"/>
    <w:p w14:paraId="450B8D6E" w14:textId="57860A14" w:rsidR="00045489" w:rsidRDefault="00045489" w:rsidP="00256D66">
      <w:r>
        <w:t>Abgleich mit der Leistung von menschlichen Experten</w:t>
      </w:r>
    </w:p>
    <w:p w14:paraId="7F043662" w14:textId="3532035C" w:rsidR="0066378B" w:rsidRDefault="0066378B" w:rsidP="00256D66">
      <w:r>
        <w:t xml:space="preserve">Abgleich mit dem Ansatz aus </w:t>
      </w:r>
      <w:r w:rsidR="000D2FF2">
        <w:t>Paper zum Datensatz.</w:t>
      </w:r>
    </w:p>
    <w:p w14:paraId="3E0F71FE" w14:textId="03038A58" w:rsidR="00045489" w:rsidRDefault="0067198E" w:rsidP="00256D66">
      <w:r>
        <w:t>Auch wenn es keine bessere Leistung hat</w:t>
      </w:r>
      <w:r w:rsidR="00C00A5C">
        <w:t>, ist es wesentlich leichter umzusetzen, da kein Expertenwissen benötigt wird und damit auch günstiger.</w:t>
      </w:r>
    </w:p>
    <w:p w14:paraId="1BDF466F" w14:textId="33B30715" w:rsidR="004152E8" w:rsidRDefault="004152E8" w:rsidP="00256D66"/>
    <w:p w14:paraId="4040AA8F" w14:textId="4E6C285D" w:rsidR="0069508D" w:rsidRDefault="0069508D" w:rsidP="0069508D">
      <w:pPr>
        <w:jc w:val="both"/>
      </w:pPr>
      <w:r>
        <w:t xml:space="preserve">Ein effizienter Umgang mit der </w:t>
      </w:r>
      <w:proofErr w:type="spellStart"/>
      <w:r>
        <w:t>Tokenanzahl</w:t>
      </w:r>
      <w:proofErr w:type="spellEnd"/>
      <w:r>
        <w:t xml:space="preserve"> ein wichtiger Aspekt bei der Anwendung von LLMs.</w:t>
      </w:r>
      <w:r w:rsidR="00B51C43">
        <w:t xml:space="preserve"> </w:t>
      </w:r>
      <w:r w:rsidR="004B37B5">
        <w:t xml:space="preserve">Je mehr Beispiele ein Prompt umfasst, desto größer die </w:t>
      </w:r>
      <w:proofErr w:type="spellStart"/>
      <w:r w:rsidR="004B37B5">
        <w:t>Tokenanzahl</w:t>
      </w:r>
      <w:proofErr w:type="spellEnd"/>
      <w:r w:rsidR="004B37B5">
        <w:t xml:space="preserve"> und umso höher sind auch die Kosten des Prompts. </w:t>
      </w:r>
      <w:r w:rsidR="00593F4C">
        <w:t>Hier sollte individuell eine Abwägung zwischen den Kosten und dem Nutzen</w:t>
      </w:r>
      <w:r w:rsidR="00CC75AA">
        <w:t xml:space="preserve"> erfolgen. </w:t>
      </w:r>
    </w:p>
    <w:p w14:paraId="1AC986AF" w14:textId="51E91412" w:rsidR="0069508D" w:rsidRDefault="00CC75AA" w:rsidP="00256D66">
      <w:r>
        <w:t xml:space="preserve">Der optimale Prompt </w:t>
      </w:r>
      <w:r w:rsidR="00C371AA">
        <w:t xml:space="preserve">hängt somit davon ab, welches Ziel oberste Priorität hat, höchste </w:t>
      </w:r>
      <w:r w:rsidR="00103701">
        <w:t>Genauigkeit oder Einhaltung einer Kostenobergrenze.</w:t>
      </w:r>
    </w:p>
    <w:p w14:paraId="3D83D5F8" w14:textId="77777777" w:rsidR="00A43054" w:rsidRPr="007D5D63" w:rsidRDefault="00A43054" w:rsidP="00256D66"/>
    <w:p w14:paraId="78113B2D" w14:textId="7543C381" w:rsidR="00E669D3" w:rsidRPr="006167B1" w:rsidRDefault="00E669D3" w:rsidP="00256D66">
      <w:pPr>
        <w:rPr>
          <w:ins w:id="1210" w:author="Ben Fels" w:date="2024-12-21T19:09:00Z" w16du:dateUtc="2024-12-21T18:09:00Z"/>
          <w:b/>
          <w:u w:val="single"/>
        </w:rPr>
      </w:pPr>
      <w:ins w:id="1211" w:author="Ben Fels" w:date="2024-12-21T19:09:00Z" w16du:dateUtc="2024-12-21T18:09:00Z">
        <w:r w:rsidRPr="006167B1">
          <w:rPr>
            <w:b/>
            <w:u w:val="single"/>
          </w:rPr>
          <w:t>Praktischer Mehrwert</w:t>
        </w:r>
      </w:ins>
    </w:p>
    <w:p w14:paraId="4DACF765" w14:textId="14EAFBD3" w:rsidR="001B1E51" w:rsidRDefault="009B1E46" w:rsidP="00E669D3">
      <w:pPr>
        <w:jc w:val="both"/>
      </w:pPr>
      <w:r>
        <w:t xml:space="preserve">Die vorliegende Untersuchung gibt </w:t>
      </w:r>
      <w:ins w:id="1212" w:author="Ben Fels" w:date="2024-12-21T19:09:00Z" w16du:dateUtc="2024-12-21T18:09:00Z">
        <w:r w:rsidR="00E669D3" w:rsidRPr="002B6366">
          <w:t xml:space="preserve">Aufschluss darüber, wie leistungsfähig </w:t>
        </w:r>
        <w:r w:rsidR="00E669D3">
          <w:t>LLMs</w:t>
        </w:r>
        <w:r w:rsidR="00E669D3" w:rsidRPr="002B6366">
          <w:t xml:space="preserve"> für das </w:t>
        </w:r>
        <w:r w:rsidR="00E669D3">
          <w:t>Argument Mining</w:t>
        </w:r>
        <w:r w:rsidR="00E669D3" w:rsidRPr="002B6366">
          <w:t xml:space="preserve"> sind und welche</w:t>
        </w:r>
      </w:ins>
      <w:r w:rsidR="006519B0">
        <w:t xml:space="preserve"> der betrachteten</w:t>
      </w:r>
      <w:ins w:id="1213" w:author="Ben Fels" w:date="2024-12-21T19:09:00Z" w16du:dateUtc="2024-12-21T18:09:00Z">
        <w:r w:rsidR="00E669D3" w:rsidRPr="002B6366">
          <w:t xml:space="preserve"> </w:t>
        </w:r>
        <w:r w:rsidR="00E669D3">
          <w:t xml:space="preserve">Prompt Engineering Techniken in diesem Zusammenhang </w:t>
        </w:r>
        <w:r w:rsidR="00E669D3" w:rsidRPr="002B6366">
          <w:t>die besten Ergebnisse liefern</w:t>
        </w:r>
        <w:r w:rsidR="00E669D3">
          <w:t xml:space="preserve">. </w:t>
        </w:r>
      </w:ins>
      <w:r w:rsidR="007818F1">
        <w:t xml:space="preserve">Die Untersuchung </w:t>
      </w:r>
      <w:r w:rsidR="001B1E51">
        <w:t xml:space="preserve">trägt damit </w:t>
      </w:r>
      <w:ins w:id="1214" w:author="Ben Fels" w:date="2024-12-21T19:09:00Z" w16du:dateUtc="2024-12-21T18:09:00Z">
        <w:r w:rsidR="00E669D3" w:rsidRPr="000B24F9">
          <w:t xml:space="preserve">sowohl zur Weiterentwicklung der Forschung auf </w:t>
        </w:r>
        <w:r w:rsidR="00E669D3">
          <w:t xml:space="preserve">dem Gebiet des Argument </w:t>
        </w:r>
        <w:proofErr w:type="spellStart"/>
        <w:r w:rsidR="00E669D3">
          <w:t>Minings</w:t>
        </w:r>
        <w:proofErr w:type="spellEnd"/>
        <w:r w:rsidR="00E669D3">
          <w:t xml:space="preserve"> </w:t>
        </w:r>
        <w:r w:rsidR="00E669D3" w:rsidRPr="000B24F9">
          <w:t xml:space="preserve">als auch zur praktischen Anwendung </w:t>
        </w:r>
        <w:r w:rsidR="00E669D3">
          <w:t xml:space="preserve">von LLMs </w:t>
        </w:r>
        <w:r w:rsidR="00E669D3" w:rsidRPr="000B24F9">
          <w:t xml:space="preserve">in realen </w:t>
        </w:r>
        <w:r w:rsidR="00E669D3">
          <w:t>Anwendungsfällen</w:t>
        </w:r>
        <w:r w:rsidR="00E669D3" w:rsidRPr="000B24F9">
          <w:t xml:space="preserve"> be</w:t>
        </w:r>
      </w:ins>
      <w:r w:rsidR="001B1E51">
        <w:t>i</w:t>
      </w:r>
      <w:ins w:id="1215" w:author="Ben Fels" w:date="2024-12-21T19:09:00Z" w16du:dateUtc="2024-12-21T18:09:00Z">
        <w:r w:rsidR="00E669D3" w:rsidRPr="000B24F9">
          <w:t>.</w:t>
        </w:r>
        <w:r w:rsidR="00E669D3">
          <w:t xml:space="preserve"> </w:t>
        </w:r>
      </w:ins>
    </w:p>
    <w:p w14:paraId="12A76DE4" w14:textId="049E72F6" w:rsidR="00E669D3" w:rsidRDefault="00E669D3" w:rsidP="00E669D3">
      <w:pPr>
        <w:jc w:val="both"/>
        <w:rPr>
          <w:ins w:id="1216" w:author="Ben Fels" w:date="2024-12-21T19:09:00Z" w16du:dateUtc="2024-12-21T18:09:00Z"/>
        </w:rPr>
      </w:pPr>
      <w:ins w:id="1217" w:author="Ben Fels" w:date="2024-12-21T19:09:00Z" w16du:dateUtc="2024-12-21T18:09:00Z">
        <w:r w:rsidRPr="0083027F">
          <w:t>Ein</w:t>
        </w:r>
        <w:r>
          <w:t xml:space="preserve">e effiziente und strukturierte Extraktion </w:t>
        </w:r>
        <w:r w:rsidRPr="0083027F">
          <w:t xml:space="preserve">von Argumenten </w:t>
        </w:r>
        <w:r>
          <w:t xml:space="preserve">kann </w:t>
        </w:r>
        <w:r w:rsidRPr="0083027F">
          <w:t>dazu beitragen, Diskussionen nachvollziehbarer zu machen</w:t>
        </w:r>
        <w:r>
          <w:t>, sodass</w:t>
        </w:r>
        <w:r w:rsidRPr="005C0A3F">
          <w:t xml:space="preserve"> komplexe Themen besser </w:t>
        </w:r>
        <w:r>
          <w:t>durchdrungen und darauf aufbauend</w:t>
        </w:r>
        <w:r w:rsidRPr="005C0A3F">
          <w:t xml:space="preserve"> fundierte Entscheidungen </w:t>
        </w:r>
        <w:r>
          <w:t>getroffen werden können</w:t>
        </w:r>
        <w:r w:rsidRPr="005C0A3F">
          <w:t>.</w:t>
        </w:r>
      </w:ins>
    </w:p>
    <w:p w14:paraId="22ECDBCB" w14:textId="77777777" w:rsidR="007932BC" w:rsidRDefault="007932BC" w:rsidP="00256D66">
      <w:pPr>
        <w:rPr>
          <w:b/>
        </w:rPr>
      </w:pPr>
    </w:p>
    <w:p w14:paraId="18A0D476" w14:textId="53EA427D" w:rsidR="002D71B9" w:rsidRDefault="00C44C58" w:rsidP="00256D66">
      <w:r w:rsidRPr="00C44C58">
        <w:rPr>
          <w:b/>
        </w:rPr>
        <w:t>Limitationen</w:t>
      </w:r>
    </w:p>
    <w:p w14:paraId="581CD909" w14:textId="41CE3DCC" w:rsidR="00777574" w:rsidRDefault="00C44C58" w:rsidP="00A40614">
      <w:pPr>
        <w:pStyle w:val="Listenabsatz"/>
        <w:numPr>
          <w:ilvl w:val="0"/>
          <w:numId w:val="54"/>
        </w:numPr>
        <w:rPr>
          <w:ins w:id="1218" w:author="Ben Fels" w:date="2024-12-17T09:18:00Z" w16du:dateUtc="2024-12-17T08:18:00Z"/>
        </w:rPr>
      </w:pPr>
      <w:r>
        <w:t>Die Ergebnisse gelten nur für d</w:t>
      </w:r>
      <w:r w:rsidR="00631ACF">
        <w:t>as</w:t>
      </w:r>
      <w:r>
        <w:t xml:space="preserve"> untersuchten LLM</w:t>
      </w:r>
    </w:p>
    <w:p w14:paraId="290026DF" w14:textId="6F5CC58D" w:rsidR="005755D9" w:rsidRDefault="005755D9" w:rsidP="00A40614">
      <w:pPr>
        <w:pStyle w:val="Listenabsatz"/>
        <w:numPr>
          <w:ilvl w:val="0"/>
          <w:numId w:val="54"/>
        </w:numPr>
      </w:pPr>
      <w:ins w:id="1219" w:author="Ben Fels" w:date="2024-12-17T09:18:00Z" w16du:dateUtc="2024-12-17T08:18:00Z">
        <w:r>
          <w:t>Nur für englische Sprache</w:t>
        </w:r>
      </w:ins>
    </w:p>
    <w:p w14:paraId="17674173" w14:textId="312AA676" w:rsidR="0093512E" w:rsidRDefault="00E370DB" w:rsidP="00A40614">
      <w:pPr>
        <w:pStyle w:val="Listenabsatz"/>
        <w:numPr>
          <w:ilvl w:val="0"/>
          <w:numId w:val="54"/>
        </w:numPr>
      </w:pPr>
      <w:r>
        <w:t xml:space="preserve">Sowohl die </w:t>
      </w:r>
      <w:r w:rsidR="006F3F9D">
        <w:t>Verwendung von abweichenden Formulierungen</w:t>
      </w:r>
      <w:r>
        <w:t xml:space="preserve">, als </w:t>
      </w:r>
      <w:r w:rsidR="00C93254">
        <w:t xml:space="preserve">die Reihenfolge des Inhalts kann </w:t>
      </w:r>
      <w:r w:rsidR="00346DC1">
        <w:t>zu unterschiedlichen Antworten</w:t>
      </w:r>
      <w:r w:rsidR="00E601C5">
        <w:t xml:space="preserve"> des LLMs</w:t>
      </w:r>
      <w:r w:rsidR="00C93254">
        <w:t xml:space="preserve"> führen</w:t>
      </w:r>
      <w:r w:rsidR="00E601C5">
        <w:t xml:space="preserve"> </w:t>
      </w:r>
      <w:r w:rsidR="00E601C5" w:rsidRPr="00A40614">
        <w:rPr>
          <w:highlight w:val="magenta"/>
        </w:rPr>
        <w:fldChar w:fldCharType="begin"/>
      </w:r>
      <w:r w:rsidR="005A6983">
        <w:rPr>
          <w:highlight w:val="magenta"/>
        </w:rPr>
        <w:instrText xml:space="preserve"> ADDIN ZOTERO_ITEM CSL_CITATION {"citationID":"2D9zrrUx","properties":{"formattedCitation":"(Google, 2024)","plainCitation":"(Google, 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schema":"https://github.com/citation-style-language/schema/raw/master/csl-citation.json"} </w:instrText>
      </w:r>
      <w:r w:rsidR="00E601C5" w:rsidRPr="00A40614">
        <w:rPr>
          <w:highlight w:val="magenta"/>
        </w:rPr>
        <w:fldChar w:fldCharType="separate"/>
      </w:r>
      <w:r w:rsidR="005A6983" w:rsidRPr="005A6983">
        <w:rPr>
          <w:rFonts w:cs="Arial"/>
          <w:highlight w:val="magenta"/>
        </w:rPr>
        <w:t>(Google, 2024)</w:t>
      </w:r>
      <w:r w:rsidR="00E601C5" w:rsidRPr="00A40614">
        <w:rPr>
          <w:highlight w:val="magenta"/>
        </w:rPr>
        <w:fldChar w:fldCharType="end"/>
      </w:r>
      <w:r w:rsidR="00E601C5">
        <w:t>.</w:t>
      </w:r>
      <w:r w:rsidR="00C93254">
        <w:t xml:space="preserve"> Die Ergebnisse beziehen sich folglich auf die dargestellten Prompt Templates.</w:t>
      </w:r>
      <w:r w:rsidR="00E601C5">
        <w:t xml:space="preserve"> </w:t>
      </w:r>
    </w:p>
    <w:p w14:paraId="3E3ADC75" w14:textId="53E3165A" w:rsidR="00A40614" w:rsidRDefault="00FD5C53" w:rsidP="00A40614">
      <w:pPr>
        <w:pStyle w:val="Listenabsatz"/>
        <w:numPr>
          <w:ilvl w:val="0"/>
          <w:numId w:val="54"/>
        </w:numPr>
      </w:pPr>
      <w:r>
        <w:t>Der Datensatz enthält lediglich argumentative Aufsätze</w:t>
      </w:r>
      <w:r w:rsidR="00201BE0">
        <w:t>, weshalb die</w:t>
      </w:r>
      <w:r w:rsidR="005B637D">
        <w:t xml:space="preserve"> </w:t>
      </w:r>
      <w:r w:rsidR="00201BE0">
        <w:t xml:space="preserve">Prompts auch </w:t>
      </w:r>
      <w:r w:rsidR="005B637D">
        <w:t>nur Beispiele von argumentativen Aufsätzen beinhalten</w:t>
      </w:r>
      <w:r>
        <w:t xml:space="preserve">. Für andere argumentative Textarten oder auch nicht-argumentative Texte sind weitere Untersuchungen durchzuführen. </w:t>
      </w:r>
    </w:p>
    <w:p w14:paraId="4ACA4385" w14:textId="03D77C37" w:rsidR="00962588" w:rsidRDefault="00962588" w:rsidP="00A40614">
      <w:pPr>
        <w:pStyle w:val="Listenabsatz"/>
        <w:numPr>
          <w:ilvl w:val="0"/>
          <w:numId w:val="54"/>
        </w:numPr>
        <w:rPr>
          <w:ins w:id="1220" w:author="Ben Fels" w:date="2024-12-16T22:07:00Z" w16du:dateUtc="2024-12-16T21:07:00Z"/>
        </w:rPr>
      </w:pPr>
      <w:proofErr w:type="spellStart"/>
      <w:r>
        <w:t>Änhlichkeitsmetrik</w:t>
      </w:r>
      <w:proofErr w:type="spellEnd"/>
      <w:r>
        <w:t xml:space="preserve"> zum </w:t>
      </w:r>
      <w:proofErr w:type="spellStart"/>
      <w:r>
        <w:t>vergleich</w:t>
      </w:r>
      <w:proofErr w:type="spellEnd"/>
      <w:r>
        <w:t xml:space="preserve"> der Sätze (BLEU) berücksichtigt keine semantische </w:t>
      </w:r>
      <w:proofErr w:type="spellStart"/>
      <w:r>
        <w:t>Änhlichkeit</w:t>
      </w:r>
      <w:proofErr w:type="spellEnd"/>
      <w:r>
        <w:t xml:space="preserve">. D.h. wenn das Modell </w:t>
      </w:r>
      <w:proofErr w:type="spellStart"/>
      <w:r>
        <w:t>singemäß</w:t>
      </w:r>
      <w:proofErr w:type="spellEnd"/>
      <w:r w:rsidR="00C338F2">
        <w:t xml:space="preserve"> die </w:t>
      </w:r>
      <w:proofErr w:type="spellStart"/>
      <w:r w:rsidR="00C338F2">
        <w:t>Aussgae</w:t>
      </w:r>
      <w:proofErr w:type="spellEnd"/>
      <w:r w:rsidR="00C338F2">
        <w:t xml:space="preserve"> korrekt extrahiert hat, diese aber nicht wie im Text formuliert ist, </w:t>
      </w:r>
      <w:r w:rsidR="00ED3B4F">
        <w:t xml:space="preserve">erhält sie einen niedrigen </w:t>
      </w:r>
      <w:proofErr w:type="gramStart"/>
      <w:r w:rsidR="00ED3B4F">
        <w:t>BLEU Score</w:t>
      </w:r>
      <w:proofErr w:type="gramEnd"/>
      <w:r w:rsidR="00ED3B4F">
        <w:t>.</w:t>
      </w:r>
    </w:p>
    <w:p w14:paraId="3C98EEAF" w14:textId="77777777" w:rsidR="00D5092C" w:rsidRDefault="00D5092C" w:rsidP="00777574">
      <w:pPr>
        <w:rPr>
          <w:ins w:id="1221" w:author="Ben Fels" w:date="2024-12-16T22:07:00Z" w16du:dateUtc="2024-12-16T21:07:00Z"/>
        </w:rPr>
      </w:pPr>
    </w:p>
    <w:p w14:paraId="7B5EC7D0" w14:textId="15AFCE54" w:rsidR="00D5092C" w:rsidRDefault="00D5092C" w:rsidP="00777574">
      <w:pPr>
        <w:rPr>
          <w:b/>
        </w:rPr>
      </w:pPr>
      <w:ins w:id="1222" w:author="Ben Fels" w:date="2024-12-16T22:07:00Z" w16du:dateUtc="2024-12-16T21:07:00Z">
        <w:r w:rsidRPr="00D5092C">
          <w:rPr>
            <w:b/>
            <w:rPrChange w:id="1223" w:author="Ben Fels" w:date="2024-12-16T22:08:00Z" w16du:dateUtc="2024-12-16T21:08:00Z">
              <w:rPr/>
            </w:rPrChange>
          </w:rPr>
          <w:t>Ha</w:t>
        </w:r>
      </w:ins>
      <w:ins w:id="1224" w:author="Ben Fels" w:date="2024-12-16T22:08:00Z" w16du:dateUtc="2024-12-16T21:08:00Z">
        <w:r w:rsidRPr="00D5092C">
          <w:rPr>
            <w:b/>
            <w:rPrChange w:id="1225" w:author="Ben Fels" w:date="2024-12-16T22:08:00Z" w16du:dateUtc="2024-12-16T21:08:00Z">
              <w:rPr/>
            </w:rPrChange>
          </w:rPr>
          <w:t>ndlungsempfehlungen</w:t>
        </w:r>
      </w:ins>
    </w:p>
    <w:p w14:paraId="19E85B7D" w14:textId="7BBB7974" w:rsidR="007E3A8D" w:rsidRDefault="008D3914" w:rsidP="00617331">
      <w:pPr>
        <w:jc w:val="both"/>
      </w:pPr>
      <w:r w:rsidRPr="008D3914">
        <w:t>Die Untersuchung</w:t>
      </w:r>
      <w:r>
        <w:t xml:space="preserve"> </w:t>
      </w:r>
      <w:r w:rsidR="00420BD8">
        <w:t xml:space="preserve">liefert einen ersten Ansatz für die Anwendung von LLMs für Argument Mining. </w:t>
      </w:r>
      <w:r w:rsidR="00392A7F">
        <w:t xml:space="preserve">Auch wenn </w:t>
      </w:r>
      <w:r w:rsidR="002C1FAD">
        <w:t xml:space="preserve">die Einschätzung, ab wann die Leistung des Modells ausreichend ist, </w:t>
      </w:r>
      <w:r w:rsidR="00FA5C16">
        <w:t>individuell vom konkreten Anwendungsfall ist, erscheint d</w:t>
      </w:r>
      <w:r w:rsidR="00A43054">
        <w:t xml:space="preserve">ie </w:t>
      </w:r>
      <w:r w:rsidR="00FA5C16">
        <w:t xml:space="preserve">bisher </w:t>
      </w:r>
      <w:r w:rsidR="00A43054">
        <w:t xml:space="preserve">erzielte Leistung </w:t>
      </w:r>
      <w:r w:rsidR="00FA5C16">
        <w:t xml:space="preserve">als noch </w:t>
      </w:r>
      <w:r w:rsidR="00277E75">
        <w:t xml:space="preserve">nicht ausreichend </w:t>
      </w:r>
      <w:r w:rsidR="00A43054">
        <w:t xml:space="preserve">für eine </w:t>
      </w:r>
      <w:r w:rsidR="00313D28">
        <w:t xml:space="preserve">Verwendung </w:t>
      </w:r>
      <w:r w:rsidR="00277E75">
        <w:t xml:space="preserve">in </w:t>
      </w:r>
      <w:r w:rsidR="00013DA9">
        <w:t xml:space="preserve">einer </w:t>
      </w:r>
      <w:r w:rsidR="00A43054">
        <w:t>reale</w:t>
      </w:r>
      <w:r w:rsidR="00013DA9">
        <w:t>n</w:t>
      </w:r>
      <w:r w:rsidR="00A43054">
        <w:t xml:space="preserve"> </w:t>
      </w:r>
      <w:r w:rsidR="00277E75">
        <w:t xml:space="preserve">Anwendung. </w:t>
      </w:r>
      <w:r w:rsidR="001379AD">
        <w:t xml:space="preserve">Besonders die Identifikation der Beziehungen zwischen den Argumentationskomponenten hat </w:t>
      </w:r>
      <w:r w:rsidR="00AC24FD">
        <w:t xml:space="preserve">großen Verbesserungsbedarf. </w:t>
      </w:r>
      <w:r w:rsidR="002B0A1B">
        <w:t xml:space="preserve">Auf Grundlage </w:t>
      </w:r>
      <w:r w:rsidR="00AC24FD">
        <w:t xml:space="preserve">dieser Ergebnisse </w:t>
      </w:r>
      <w:r w:rsidR="00726BC7">
        <w:t xml:space="preserve">können </w:t>
      </w:r>
      <w:r w:rsidR="00095053">
        <w:t xml:space="preserve">jedoch </w:t>
      </w:r>
      <w:r w:rsidR="00192709">
        <w:t xml:space="preserve">weitere Untersuchungen </w:t>
      </w:r>
      <w:r w:rsidR="00726BC7">
        <w:t>anschließen.</w:t>
      </w:r>
    </w:p>
    <w:p w14:paraId="5D764ED6" w14:textId="7FBD9523" w:rsidR="00B005E8" w:rsidRDefault="00205D30" w:rsidP="00617331">
      <w:pPr>
        <w:jc w:val="both"/>
      </w:pPr>
      <w:r>
        <w:t xml:space="preserve">Im Sinne der Optimierung des LLMs und unter der Voraussetzung, dass </w:t>
      </w:r>
      <w:r w:rsidR="00B005E8">
        <w:t>ein ausreichend großer Datensatz vorliegt</w:t>
      </w:r>
      <w:r>
        <w:t>,</w:t>
      </w:r>
      <w:r w:rsidR="00B005E8">
        <w:t xml:space="preserve"> könnte </w:t>
      </w:r>
      <w:r w:rsidR="002B72E3">
        <w:t xml:space="preserve">ein </w:t>
      </w:r>
      <w:r w:rsidR="00B005E8">
        <w:t xml:space="preserve">Fine-Tuning </w:t>
      </w:r>
      <w:r w:rsidR="002B72E3">
        <w:t xml:space="preserve">des </w:t>
      </w:r>
      <w:r w:rsidR="00B005E8">
        <w:t xml:space="preserve">LLM </w:t>
      </w:r>
      <w:r w:rsidR="002B72E3">
        <w:t>vorgenommen werden</w:t>
      </w:r>
      <w:r w:rsidR="00752209">
        <w:t>.</w:t>
      </w:r>
      <w:r w:rsidR="00BE242E">
        <w:t xml:space="preserve"> Im Sinne der Kontextoptimierung </w:t>
      </w:r>
      <w:r w:rsidR="00592111">
        <w:t>könnte</w:t>
      </w:r>
      <w:r w:rsidR="0066407B">
        <w:t xml:space="preserve"> hingegen</w:t>
      </w:r>
      <w:r w:rsidR="00592111">
        <w:t xml:space="preserve"> </w:t>
      </w:r>
      <w:r w:rsidR="0069005C">
        <w:t>die Einb</w:t>
      </w:r>
      <w:r w:rsidR="000446C4">
        <w:t xml:space="preserve">indung von </w:t>
      </w:r>
      <w:r w:rsidR="00382649">
        <w:t xml:space="preserve">externen Quellen </w:t>
      </w:r>
      <w:r w:rsidR="0066407B">
        <w:t>implementiert werden,</w:t>
      </w:r>
      <w:r w:rsidR="0073689A">
        <w:t xml:space="preserve"> um dem LLM relevante </w:t>
      </w:r>
      <w:proofErr w:type="spellStart"/>
      <w:r w:rsidR="0073689A">
        <w:t>Informatione</w:t>
      </w:r>
      <w:proofErr w:type="spellEnd"/>
      <w:r w:rsidR="0073689A">
        <w:t xml:space="preserve"> wie die Annotationsrichtlinien zur Verfügung zu stellen</w:t>
      </w:r>
      <w:r w:rsidR="00B905D8">
        <w:t>.</w:t>
      </w:r>
    </w:p>
    <w:p w14:paraId="78B9CD95" w14:textId="36254F28" w:rsidR="006E4E73" w:rsidRPr="008D3914" w:rsidRDefault="006E4E73" w:rsidP="00617331">
      <w:pPr>
        <w:jc w:val="both"/>
      </w:pPr>
      <w:r>
        <w:t>Sollte</w:t>
      </w:r>
      <w:r w:rsidR="006616B0">
        <w:t>n die zuvor genannten Schr</w:t>
      </w:r>
      <w:r w:rsidR="0066407B">
        <w:t>i</w:t>
      </w:r>
      <w:r w:rsidR="006616B0">
        <w:t xml:space="preserve">tte nicht möglich sein, ist die </w:t>
      </w:r>
      <w:r>
        <w:t>Untersuchung weiterer</w:t>
      </w:r>
      <w:r w:rsidR="00112061">
        <w:t xml:space="preserve">, leistungsstärkerer </w:t>
      </w:r>
      <w:r>
        <w:t xml:space="preserve">LLMs </w:t>
      </w:r>
      <w:r w:rsidR="006616B0">
        <w:t>ebenfalls ein interessanter Schritt</w:t>
      </w:r>
      <w:r>
        <w:t>.</w:t>
      </w:r>
    </w:p>
    <w:p w14:paraId="23D5ADD1" w14:textId="45C2CB08" w:rsidR="00A32669" w:rsidRDefault="00456430" w:rsidP="00200D59">
      <w:pPr>
        <w:jc w:val="both"/>
      </w:pPr>
      <w:r>
        <w:t xml:space="preserve">Sofern das LLM </w:t>
      </w:r>
      <w:r w:rsidR="00B905D8">
        <w:t xml:space="preserve">dann </w:t>
      </w:r>
      <w:r>
        <w:t xml:space="preserve">eine ausreichende Performance erzielt, wäre es interessant </w:t>
      </w:r>
      <w:r w:rsidR="00474CA4">
        <w:t xml:space="preserve">darauf </w:t>
      </w:r>
      <w:r>
        <w:t xml:space="preserve">aufbauend </w:t>
      </w:r>
      <w:r w:rsidR="00893143">
        <w:t xml:space="preserve">den Ansatz so weiterzuentwickeln, dass die </w:t>
      </w:r>
      <w:ins w:id="1226" w:author="Ben Fels" w:date="2024-12-21T11:51:00Z" w16du:dateUtc="2024-12-21T10:51:00Z">
        <w:r w:rsidR="003228A7">
          <w:t xml:space="preserve">Argumentationsstrukturen in </w:t>
        </w:r>
      </w:ins>
      <w:r w:rsidR="00893143">
        <w:t xml:space="preserve">ein </w:t>
      </w:r>
      <w:ins w:id="1227" w:author="Ben Fels" w:date="2024-12-21T11:51:00Z" w16du:dateUtc="2024-12-21T10:51:00Z">
        <w:r w:rsidR="003228A7">
          <w:t>Strukt</w:t>
        </w:r>
        <w:r w:rsidR="00AB38A4">
          <w:t xml:space="preserve">urdiagrammen </w:t>
        </w:r>
      </w:ins>
      <w:r w:rsidR="00893143">
        <w:t xml:space="preserve">überführt </w:t>
      </w:r>
      <w:ins w:id="1228" w:author="Ben Fels" w:date="2024-12-21T11:51:00Z" w16du:dateUtc="2024-12-21T10:51:00Z">
        <w:r w:rsidR="00AB38A4">
          <w:t>werden</w:t>
        </w:r>
      </w:ins>
      <w:ins w:id="1229" w:author="Ben Fels" w:date="2024-12-21T11:52:00Z" w16du:dateUtc="2024-12-21T10:52:00Z">
        <w:r w:rsidR="00AB38A4">
          <w:t xml:space="preserve">, um die </w:t>
        </w:r>
      </w:ins>
      <w:r w:rsidR="00893143">
        <w:t xml:space="preserve">extrahierte Argumentation </w:t>
      </w:r>
      <w:ins w:id="1230" w:author="Ben Fels" w:date="2024-12-21T11:52:00Z" w16du:dateUtc="2024-12-21T10:52:00Z">
        <w:r w:rsidR="00AB38A4">
          <w:t>visuell leicht verständlich aufzuarbeiten.</w:t>
        </w:r>
      </w:ins>
      <w:r w:rsidR="00200D59">
        <w:t xml:space="preserve"> </w:t>
      </w:r>
      <w:r w:rsidR="00A32669">
        <w:t xml:space="preserve">Auch die </w:t>
      </w:r>
      <w:r w:rsidR="00AE029F">
        <w:t xml:space="preserve">Betrachtung </w:t>
      </w:r>
      <w:ins w:id="1231" w:author="Ben Fels" w:date="2024-12-17T09:18:00Z" w16du:dateUtc="2024-12-17T08:18:00Z">
        <w:r w:rsidR="00A32669">
          <w:t>für weitere Sprachen</w:t>
        </w:r>
      </w:ins>
      <w:r w:rsidR="00AE029F">
        <w:t xml:space="preserve"> ist denkbar.</w:t>
      </w:r>
    </w:p>
    <w:p w14:paraId="37068B9D" w14:textId="5DF09FAF" w:rsidR="00257D4F" w:rsidRDefault="00257D4F" w:rsidP="00257D4F">
      <w:pPr>
        <w:pStyle w:val="Listenabsatz"/>
        <w:numPr>
          <w:ilvl w:val="0"/>
          <w:numId w:val="51"/>
        </w:numPr>
      </w:pPr>
      <w:r>
        <w:t xml:space="preserve">Für ein Tiefgreifendes Verständnis der Fehler des Models (Error Analysis) wäre </w:t>
      </w:r>
      <w:r w:rsidR="004415B4">
        <w:t xml:space="preserve">eine gemeinsame </w:t>
      </w:r>
      <w:proofErr w:type="spellStart"/>
      <w:r w:rsidR="004415B4">
        <w:t>Confusion</w:t>
      </w:r>
      <w:proofErr w:type="spellEnd"/>
      <w:r w:rsidR="004415B4">
        <w:t xml:space="preserve"> Matrix für Major Claims, Claims und </w:t>
      </w:r>
      <w:proofErr w:type="spellStart"/>
      <w:r w:rsidR="004415B4">
        <w:t>Premises</w:t>
      </w:r>
      <w:proofErr w:type="spellEnd"/>
      <w:r w:rsidR="004415B4">
        <w:t xml:space="preserve"> hilfreich. Somit könn</w:t>
      </w:r>
      <w:r w:rsidR="006D4198">
        <w:t>t</w:t>
      </w:r>
      <w:r w:rsidR="004415B4">
        <w:t xml:space="preserve">e man sehen </w:t>
      </w:r>
      <w:r w:rsidR="006D4198">
        <w:t xml:space="preserve">bei welchen Argumentationskomponenten es eher zu </w:t>
      </w:r>
      <w:proofErr w:type="spellStart"/>
      <w:r w:rsidR="006D4198">
        <w:t>verwechslungen</w:t>
      </w:r>
      <w:proofErr w:type="spellEnd"/>
      <w:r w:rsidR="006D4198">
        <w:t xml:space="preserve"> kommt. Dazu müssten jedoch die </w:t>
      </w:r>
      <w:r w:rsidR="00A05FF3">
        <w:t xml:space="preserve">NCHT-Argumentativen Textabschnitte </w:t>
      </w:r>
      <w:r w:rsidR="00506D2E">
        <w:t xml:space="preserve">als solche </w:t>
      </w:r>
      <w:r w:rsidR="00A05FF3">
        <w:t>annotiert</w:t>
      </w:r>
      <w:r w:rsidR="00506D2E">
        <w:t xml:space="preserve"> werden. Hier begründen, warum es nicht gemacht wurde.</w:t>
      </w:r>
    </w:p>
    <w:p w14:paraId="46243102" w14:textId="77777777" w:rsidR="003537B9" w:rsidDel="00025B9B" w:rsidRDefault="003537B9" w:rsidP="003537B9">
      <w:pPr>
        <w:rPr>
          <w:del w:id="1232" w:author="Ben Fels" w:date="2024-12-21T11:53:00Z" w16du:dateUtc="2024-12-21T10:53:00Z"/>
        </w:rPr>
      </w:pPr>
    </w:p>
    <w:p w14:paraId="477E00C6" w14:textId="6C1710C7" w:rsidR="00FD56D1" w:rsidDel="00025B9B" w:rsidRDefault="006C0364" w:rsidP="00CF7AE6">
      <w:pPr>
        <w:pStyle w:val="berschrift1"/>
        <w:rPr>
          <w:del w:id="1233" w:author="Ben Fels" w:date="2024-12-21T11:53:00Z" w16du:dateUtc="2024-12-21T10:53:00Z"/>
        </w:rPr>
      </w:pPr>
      <w:del w:id="1234" w:author="Ben Fels" w:date="2024-12-21T11:53:00Z" w16du:dateUtc="2024-12-21T10:53:00Z">
        <w:r w:rsidRPr="00CF7AE6" w:rsidDel="00025B9B">
          <w:delText>Einleitung</w:delText>
        </w:r>
      </w:del>
    </w:p>
    <w:p w14:paraId="1AE165AD" w14:textId="7D232C11" w:rsidR="004A1650" w:rsidDel="00F34A39" w:rsidRDefault="00E02325" w:rsidP="00E02325">
      <w:pPr>
        <w:rPr>
          <w:del w:id="1235" w:author="Ben Fels" w:date="2024-12-21T11:50:00Z" w16du:dateUtc="2024-12-21T10:50:00Z"/>
        </w:rPr>
      </w:pPr>
      <w:del w:id="1236" w:author="Ben Fels" w:date="2024-12-21T11:50:00Z" w16du:dateUtc="2024-12-21T10:50:00Z">
        <w:r w:rsidDel="00F34A39">
          <w:delText xml:space="preserve">In einer Zeit, in der Informationen in großer Menge und hoher Geschwindigkeit verbreitet werden, ist es von wachsender Bedeutung, wesentliche Aussagen schnell und präzise zu erfassen. Dies gilt insbesondere für strategische Dokumente, Wahlprogramme und journalistische Artikel, die oft eine Fülle von Informationen enthalten. </w:delText>
        </w:r>
      </w:del>
    </w:p>
    <w:p w14:paraId="0AB6F69C" w14:textId="02D21BF5" w:rsidR="00DA52F9" w:rsidDel="00025B9B" w:rsidRDefault="00DA52F9" w:rsidP="00E02325">
      <w:pPr>
        <w:rPr>
          <w:del w:id="1237" w:author="Ben Fels" w:date="2024-12-21T11:53:00Z" w16du:dateUtc="2024-12-21T10:53:00Z"/>
          <w:moveFrom w:id="1238" w:author="Ben Fels" w:date="2024-12-21T11:50:00Z" w16du:dateUtc="2024-12-21T10:50:00Z"/>
        </w:rPr>
      </w:pPr>
      <w:moveFromRangeStart w:id="1239" w:author="Ben Fels" w:date="2024-12-21T11:50:00Z" w:name="move185674234"/>
      <w:moveFrom w:id="1240" w:author="Ben Fels" w:date="2024-12-21T11:50:00Z" w16du:dateUtc="2024-12-21T10:50:00Z">
        <w:del w:id="1241" w:author="Ben Fels" w:date="2024-12-21T11:53:00Z" w16du:dateUtc="2024-12-21T10:53:00Z">
          <w:r w:rsidDel="00025B9B">
            <w:delText xml:space="preserve">Gute </w:delText>
          </w:r>
          <w:r w:rsidRPr="00DA52F9" w:rsidDel="00025B9B">
            <w:delText xml:space="preserve">Argumente die Grundlage, um ein </w:delText>
          </w:r>
          <w:r w:rsidDel="00025B9B">
            <w:delText xml:space="preserve">jemanden </w:delText>
          </w:r>
          <w:r w:rsidRPr="00DA52F9" w:rsidDel="00025B9B">
            <w:delText>zu überzeuge</w:delText>
          </w:r>
          <w:r w:rsidR="00BE5DB2" w:rsidDel="00025B9B">
            <w:delText xml:space="preserve">n </w:delText>
          </w:r>
          <w:r w:rsidR="005A5189" w:rsidDel="00025B9B">
            <w:delText xml:space="preserve">und </w:delText>
          </w:r>
          <w:r w:rsidR="00944592" w:rsidDel="00025B9B">
            <w:delText>für eine Entscheidungsfindung</w:delText>
          </w:r>
          <w:r w:rsidR="0004433F" w:rsidDel="00025B9B">
            <w:delText xml:space="preserve"> bei verschiedenen Standpunkten</w:delText>
          </w:r>
          <w:r w:rsidR="00C407CD" w:rsidDel="00025B9B">
            <w:delText xml:space="preserve"> </w:delText>
          </w:r>
          <w:r w:rsidR="00C407CD" w:rsidRPr="00CA3BAD" w:rsidDel="00025B9B">
            <w:rPr>
              <w:highlight w:val="magenta"/>
            </w:rPr>
            <w:fldChar w:fldCharType="begin"/>
          </w:r>
          <w:r w:rsidR="00893D7A" w:rsidDel="00025B9B">
            <w:rPr>
              <w:highlight w:val="magenta"/>
            </w:rPr>
            <w:del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C407CD" w:rsidRPr="00CA3BAD" w:rsidDel="00025B9B">
            <w:rPr>
              <w:highlight w:val="magenta"/>
            </w:rPr>
            <w:fldChar w:fldCharType="separate"/>
          </w:r>
          <w:r w:rsidR="00893D7A" w:rsidRPr="00893D7A" w:rsidDel="00025B9B">
            <w:rPr>
              <w:rFonts w:cs="Arial"/>
              <w:highlight w:val="magenta"/>
            </w:rPr>
            <w:delText>(Stab &amp; Gurevych, 2014, S. 1501)</w:delText>
          </w:r>
          <w:r w:rsidR="00C407CD" w:rsidRPr="00CA3BAD" w:rsidDel="00025B9B">
            <w:rPr>
              <w:highlight w:val="magenta"/>
            </w:rPr>
            <w:fldChar w:fldCharType="end"/>
          </w:r>
          <w:r w:rsidR="00841AB3" w:rsidDel="00025B9B">
            <w:delText xml:space="preserve">. </w:delText>
          </w:r>
          <w:r w:rsidR="00C407CD" w:rsidDel="00025B9B">
            <w:delText>Sie führen an, dass die a</w:delText>
          </w:r>
          <w:r w:rsidR="00841AB3" w:rsidDel="00025B9B">
            <w:delText xml:space="preserve">utomatisierte Erkennung von Argumenten in Texten dazu beitragen </w:delText>
          </w:r>
          <w:r w:rsidR="00C407CD" w:rsidDel="00025B9B">
            <w:delText xml:space="preserve">kann, </w:delText>
          </w:r>
          <w:r w:rsidR="00841AB3" w:rsidDel="00025B9B">
            <w:delText>die Pl</w:delText>
          </w:r>
          <w:r w:rsidR="00C407CD" w:rsidDel="00025B9B">
            <w:delText>ausibilität zu prüfen</w:delText>
          </w:r>
          <w:r w:rsidR="00BE5DB2" w:rsidDel="00025B9B">
            <w:delText>.</w:delText>
          </w:r>
        </w:del>
      </w:moveFrom>
    </w:p>
    <w:p w14:paraId="0A38F66E" w14:textId="5E8316C4" w:rsidR="0010647F" w:rsidDel="00025B9B" w:rsidRDefault="0010647F" w:rsidP="0010647F">
      <w:pPr>
        <w:rPr>
          <w:del w:id="1242" w:author="Ben Fels" w:date="2024-12-21T11:53:00Z" w16du:dateUtc="2024-12-21T10:53:00Z"/>
          <w:moveFrom w:id="1243" w:author="Ben Fels" w:date="2024-12-21T11:50:00Z" w16du:dateUtc="2024-12-21T10:50:00Z"/>
        </w:rPr>
      </w:pPr>
      <w:moveFrom w:id="1244" w:author="Ben Fels" w:date="2024-12-21T11:50:00Z" w16du:dateUtc="2024-12-21T10:50:00Z">
        <w:del w:id="1245" w:author="Ben Fels" w:date="2024-12-21T11:53:00Z" w16du:dateUtc="2024-12-21T10:53:00Z">
          <w:r w:rsidDel="00025B9B">
            <w:delText>Argumente sind wichtiger Bestandteil in der Menschlichen Kommunikation. Standpunkte werden anhand von Beispielen bestärkt und sollen die andere Seite von dem Standpunkt überzeugen.</w:delText>
          </w:r>
        </w:del>
      </w:moveFrom>
    </w:p>
    <w:p w14:paraId="46528B90" w14:textId="54BBE392" w:rsidR="0010647F" w:rsidDel="00025B9B" w:rsidRDefault="0010647F" w:rsidP="0010647F">
      <w:pPr>
        <w:rPr>
          <w:del w:id="1246" w:author="Ben Fels" w:date="2024-12-21T11:53:00Z" w16du:dateUtc="2024-12-21T10:53:00Z"/>
          <w:moveFrom w:id="1247" w:author="Ben Fels" w:date="2024-12-21T11:51:00Z" w16du:dateUtc="2024-12-21T10:51:00Z"/>
        </w:rPr>
      </w:pPr>
      <w:moveFromRangeStart w:id="1248" w:author="Ben Fels" w:date="2024-12-21T11:51:00Z" w:name="move185674280"/>
      <w:moveFromRangeEnd w:id="1239"/>
      <w:moveFrom w:id="1249" w:author="Ben Fels" w:date="2024-12-21T11:51:00Z" w16du:dateUtc="2024-12-21T10:51:00Z">
        <w:del w:id="1250" w:author="Ben Fels" w:date="2024-12-21T11:53:00Z" w16du:dateUtc="2024-12-21T10:53:00Z">
          <w:r w:rsidDel="00025B9B">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025B9B">
            <w:rPr>
              <w:highlight w:val="cyan"/>
            </w:rPr>
            <w:delText>Beispiel/Quelle hier anführen</w:delText>
          </w:r>
          <w:r w:rsidDel="00025B9B">
            <w:delText xml:space="preserve"> </w:delText>
          </w:r>
        </w:del>
      </w:moveFrom>
    </w:p>
    <w:p w14:paraId="67C0F697" w14:textId="3A19CFB0" w:rsidR="0010647F" w:rsidDel="00025B9B" w:rsidRDefault="0010647F" w:rsidP="0010647F">
      <w:pPr>
        <w:rPr>
          <w:del w:id="1251" w:author="Ben Fels" w:date="2024-12-21T11:53:00Z" w16du:dateUtc="2024-12-21T10:53:00Z"/>
          <w:moveFrom w:id="1252" w:author="Ben Fels" w:date="2024-12-21T11:51:00Z" w16du:dateUtc="2024-12-21T10:51:00Z"/>
        </w:rPr>
      </w:pPr>
      <w:moveFrom w:id="1253" w:author="Ben Fels" w:date="2024-12-21T11:51:00Z" w16du:dateUtc="2024-12-21T10:51:00Z">
        <w:del w:id="1254" w:author="Ben Fels" w:date="2024-12-21T11:53:00Z" w16du:dateUtc="2024-12-21T10:53:00Z">
          <w:r w:rsidDel="00025B9B">
            <w:delText xml:space="preserve">Der Bereich, welcher sich mit der automatisierten identifikation von Argumenten in Texten und die Beziehung untereinander auseinandersetzt ist Argument Mining. </w:delText>
          </w:r>
        </w:del>
      </w:moveFrom>
    </w:p>
    <w:moveFromRangeEnd w:id="1248"/>
    <w:p w14:paraId="70C0F28B" w14:textId="36D74A7D" w:rsidR="0010647F" w:rsidDel="009C2379" w:rsidRDefault="0010647F" w:rsidP="0010647F">
      <w:pPr>
        <w:rPr>
          <w:del w:id="1255" w:author="Ben Fels" w:date="2024-12-21T11:50:00Z" w16du:dateUtc="2024-12-21T10:50:00Z"/>
        </w:rPr>
      </w:pPr>
      <w:del w:id="1256" w:author="Ben Fels" w:date="2024-12-21T11:50:00Z" w16du:dateUtc="2024-12-21T10:50:00Z">
        <w:r w:rsidDel="009C2379">
          <w:delText xml:space="preserve">Dieser Beriech kann in die Teilaufgaben argument detection und argument stance classification unterschieden werden </w:delText>
        </w:r>
        <w:commentRangeStart w:id="1257"/>
        <w:r w:rsidRPr="00C0539F" w:rsidDel="009C2379">
          <w:rPr>
            <w:highlight w:val="magenta"/>
          </w:rPr>
          <w:fldChar w:fldCharType="begin"/>
        </w:r>
        <w:r w:rsidDel="009C2379">
          <w:rPr>
            <w:highlight w:val="magenta"/>
          </w:rPr>
          <w:delInstrText xml:space="preserve"> ADDIN ZOTERO_ITEM CSL_CITATION {"citationID":"8k5TdqeA","properties":{"formattedCitation":"(Marr &amp; Ward, 2019, S. 58)","plainCitation":"(Marr &amp; Ward, 2019, S. 58)","noteIndex":0},"citationItems":[{"id":874,"uris":["http://zotero.org/users/14644665/items/W3S7MIQP"],"itemData":{"id":874,"type":"book","event-place":"Chichester, West Sussex","ISBN":"978-1-119-54896-6","language":"eng","number-of-pages":"340","publisher":"Wiley","publisher-place":"Chichester, West Sussex","source":"K10plus ISBN","title":"Artificial intelligence in practice: how 50 successful companies used artificial intelligence to solve problems","title-short":"Artificial intelligence in practice","author":[{"family":"Marr","given":"Bernard"},{"family":"Ward","given":"Matt"}],"issued":{"date-parts":[["2019"]]}},"locator":"58","label":"page"}],"schema":"https://github.com/citation-style-language/schema/raw/master/csl-citation.json"} </w:delInstrText>
        </w:r>
        <w:r w:rsidRPr="00C0539F" w:rsidDel="009C2379">
          <w:rPr>
            <w:highlight w:val="magenta"/>
          </w:rPr>
          <w:fldChar w:fldCharType="separate"/>
        </w:r>
        <w:r w:rsidRPr="0035080A" w:rsidDel="009C2379">
          <w:rPr>
            <w:rFonts w:cs="Arial"/>
            <w:highlight w:val="magenta"/>
          </w:rPr>
          <w:delText>(Marr &amp; Ward, 2019, S. 58)</w:delText>
        </w:r>
        <w:r w:rsidRPr="00C0539F" w:rsidDel="009C2379">
          <w:rPr>
            <w:highlight w:val="magenta"/>
          </w:rPr>
          <w:fldChar w:fldCharType="end"/>
        </w:r>
        <w:commentRangeEnd w:id="1257"/>
        <w:r w:rsidRPr="00C0539F" w:rsidDel="009C2379">
          <w:rPr>
            <w:rStyle w:val="Kommentarzeichen"/>
            <w:highlight w:val="magenta"/>
          </w:rPr>
          <w:commentReference w:id="1257"/>
        </w:r>
        <w:r w:rsidRPr="00C0539F" w:rsidDel="009C2379">
          <w:rPr>
            <w:highlight w:val="magenta"/>
          </w:rPr>
          <w:delText>.</w:delText>
        </w:r>
        <w:r w:rsidDel="009C2379">
          <w:delText xml:space="preserve"> Demnach werden beim ersteren werden die Argumente und Beweise und beim Letzteren die Haltung der Bestandteile der Argumente zueinander</w:delText>
        </w:r>
        <w:r w:rsidRPr="00533BC3" w:rsidDel="009C2379">
          <w:delText xml:space="preserve"> </w:delText>
        </w:r>
        <w:r w:rsidDel="009C2379">
          <w:delText>identifiziert.</w:delText>
        </w:r>
      </w:del>
    </w:p>
    <w:p w14:paraId="1A7627FE" w14:textId="363CF571" w:rsidR="00BE5DB2" w:rsidDel="00025B9B" w:rsidRDefault="00BE5DB2" w:rsidP="00E02325">
      <w:pPr>
        <w:rPr>
          <w:del w:id="1258" w:author="Ben Fels" w:date="2024-12-21T11:53:00Z" w16du:dateUtc="2024-12-21T10:53:00Z"/>
        </w:rPr>
      </w:pPr>
    </w:p>
    <w:p w14:paraId="04C535D0" w14:textId="125255CA" w:rsidR="00E02325" w:rsidDel="005C0688" w:rsidRDefault="00E02325" w:rsidP="00E02325">
      <w:pPr>
        <w:rPr>
          <w:moveFrom w:id="1259" w:author="Ben Fels" w:date="2024-12-21T11:52:00Z" w16du:dateUtc="2024-12-21T10:52:00Z"/>
        </w:rPr>
      </w:pPr>
      <w:moveFromRangeStart w:id="1260" w:author="Ben Fels" w:date="2024-12-21T11:52:00Z" w:name="move185674394"/>
      <w:moveFrom w:id="1261" w:author="Ben Fels" w:date="2024-12-21T11:52:00Z" w16du:dateUtc="2024-12-21T10:52:00Z">
        <w:r w:rsidDel="005C0688">
          <w:t xml:space="preserve">Ziel dieser Masterarbeit ist es, eine Methode zu entwickeln, mit der Kernaussagen aus solchen Texten extrahiert und deren Argumentationsstrukturen </w:t>
        </w:r>
        <w:r w:rsidRPr="003228A7" w:rsidDel="005C0688">
          <w:rPr>
            <w:highlight w:val="cyan"/>
            <w:rPrChange w:id="1262" w:author="Ben Fels" w:date="2024-12-21T11:51:00Z" w16du:dateUtc="2024-12-21T10:51:00Z">
              <w:rPr/>
            </w:rPrChange>
          </w:rPr>
          <w:t>in Form von Strukturdiagrammen visualisiert werden können</w:t>
        </w:r>
        <w:r w:rsidDel="005C0688">
          <w:t>. Dies soll die Verständlichkeit und Nachvollziehbarkeit der Texte erhöhen und die Effizienz der Informationsverarbeitung verbessern.</w:t>
        </w:r>
      </w:moveFrom>
    </w:p>
    <w:p w14:paraId="083BC9F7" w14:textId="72E288DD" w:rsidR="0073273D" w:rsidRPr="00967801" w:rsidDel="005C0688" w:rsidRDefault="0073273D" w:rsidP="0073273D">
      <w:pPr>
        <w:rPr>
          <w:moveFrom w:id="1263" w:author="Ben Fels" w:date="2024-12-21T11:52:00Z" w16du:dateUtc="2024-12-21T10:52:00Z"/>
        </w:rPr>
      </w:pPr>
      <w:moveFrom w:id="1264" w:author="Ben Fels" w:date="2024-12-21T11:52:00Z" w16du:dateUtc="2024-12-21T10:52:00Z">
        <w:r w:rsidDel="005C0688">
          <w:t>Ansatz zum automatisieren des Prozesses, zum Überführen von unstrukturierten daten (Text) in strukturierte Argumente.</w:t>
        </w:r>
      </w:moveFrom>
    </w:p>
    <w:moveFromRangeEnd w:id="1260"/>
    <w:p w14:paraId="520E4361" w14:textId="353C4B0E" w:rsidR="0073273D" w:rsidDel="00A35D5E" w:rsidRDefault="0073273D" w:rsidP="00CF7AE6">
      <w:pPr>
        <w:rPr>
          <w:del w:id="1265" w:author="Ben Fels" w:date="2024-12-21T11:53:00Z" w16du:dateUtc="2024-12-21T10:53:00Z"/>
        </w:rPr>
      </w:pPr>
    </w:p>
    <w:p w14:paraId="0206FFF2" w14:textId="6465B599" w:rsidR="00D43596" w:rsidDel="00A35D5E" w:rsidRDefault="00601509" w:rsidP="00CF7AE6">
      <w:pPr>
        <w:rPr>
          <w:moveFrom w:id="1266" w:author="Ben Fels" w:date="2024-12-21T11:53:00Z" w16du:dateUtc="2024-12-21T10:53:00Z"/>
        </w:rPr>
      </w:pPr>
      <w:moveFromRangeStart w:id="1267" w:author="Ben Fels" w:date="2024-12-21T11:53:00Z" w:name="move185674422"/>
      <w:moveFrom w:id="1268" w:author="Ben Fels" w:date="2024-12-21T11:53:00Z" w16du:dateUtc="2024-12-21T10:53:00Z">
        <w:r w:rsidDel="00A35D5E">
          <w:t>Künstliche Intelligenz kann den Menschen bei seinen täglichen Aufgaben unterstützen.</w:t>
        </w:r>
      </w:moveFrom>
    </w:p>
    <w:p w14:paraId="762D3E3B" w14:textId="19AC2AA7" w:rsidR="00E176CA" w:rsidDel="00A35D5E" w:rsidRDefault="009A222C" w:rsidP="009A222C">
      <w:pPr>
        <w:rPr>
          <w:moveFrom w:id="1269" w:author="Ben Fels" w:date="2024-12-21T11:53:00Z" w16du:dateUtc="2024-12-21T10:53:00Z"/>
        </w:rPr>
      </w:pPr>
      <w:moveFrom w:id="1270" w:author="Ben Fels" w:date="2024-12-21T11:53:00Z" w16du:dateUtc="2024-12-21T10:53:00Z">
        <w:r w:rsidDel="00A35D5E">
          <w:t xml:space="preserve">LLMs liefern dem Stand der Technik entsprechende Ergebnisse bei gängigen </w:t>
        </w:r>
        <w:r w:rsidR="00E176CA" w:rsidDel="00A35D5E">
          <w:t>Nat</w:t>
        </w:r>
        <w:r w:rsidR="002925C0" w:rsidDel="00A35D5E">
          <w:t>u</w:t>
        </w:r>
        <w:r w:rsidR="00E176CA" w:rsidDel="00A35D5E">
          <w:t>ral Language Processing (</w:t>
        </w:r>
        <w:r w:rsidDel="00A35D5E">
          <w:t>NLP</w:t>
        </w:r>
        <w:r w:rsidR="00E176CA" w:rsidDel="00A35D5E">
          <w:t>)</w:t>
        </w:r>
        <w:r w:rsidDel="00A35D5E">
          <w:t xml:space="preserve"> Aufgaben mit weniger gelabelten Daten </w:t>
        </w:r>
        <w:r w:rsidRPr="00304809" w:rsidDel="00A35D5E">
          <w:rPr>
            <w:highlight w:val="magenta"/>
          </w:rPr>
          <w:fldChar w:fldCharType="begin"/>
        </w:r>
        <w:r w:rsidR="00893D7A" w:rsidDel="00A35D5E">
          <w:rPr>
            <w:highlight w:val="magenta"/>
          </w:rPr>
          <w: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instrText>
        </w:r>
        <w:r w:rsidRPr="00304809" w:rsidDel="00A35D5E">
          <w:rPr>
            <w:highlight w:val="magenta"/>
          </w:rPr>
          <w:fldChar w:fldCharType="separate"/>
        </w:r>
        <w:r w:rsidRPr="00304809" w:rsidDel="00A35D5E">
          <w:rPr>
            <w:rFonts w:cs="Arial"/>
            <w:highlight w:val="magenta"/>
          </w:rPr>
          <w:t>(Ozdemir, 2024, S. 46)</w:t>
        </w:r>
        <w:r w:rsidRPr="00304809" w:rsidDel="00A35D5E">
          <w:rPr>
            <w:highlight w:val="magenta"/>
          </w:rPr>
          <w:fldChar w:fldCharType="end"/>
        </w:r>
        <w:r w:rsidDel="00A35D5E">
          <w:t xml:space="preserve">. </w:t>
        </w:r>
        <w:r w:rsidR="00E176CA" w:rsidDel="00A35D5E">
          <w:t xml:space="preserve">Zu </w:t>
        </w:r>
        <w:r w:rsidR="00A54018" w:rsidDel="00A35D5E">
          <w:t xml:space="preserve">diesen </w:t>
        </w:r>
        <w:r w:rsidR="00E176CA" w:rsidDel="00A35D5E">
          <w:t>NLP-Aufgaben gehören</w:t>
        </w:r>
        <w:r w:rsidR="0068271B" w:rsidDel="00A35D5E">
          <w:t xml:space="preserve"> </w:t>
        </w:r>
        <w:r w:rsidR="00F707BF" w:rsidDel="00A35D5E">
          <w:t>beispielsweise</w:t>
        </w:r>
        <w:r w:rsidR="0068271B" w:rsidDel="00A35D5E">
          <w:t xml:space="preserve">, </w:t>
        </w:r>
        <w:r w:rsidR="00FD3752" w:rsidDel="00A35D5E">
          <w:t>ma</w:t>
        </w:r>
        <w:r w:rsidR="00520A8F" w:rsidDel="00A35D5E">
          <w:t>s</w:t>
        </w:r>
        <w:r w:rsidR="00FD3752" w:rsidDel="00A35D5E">
          <w:t>chinelle Übersetzung</w:t>
        </w:r>
        <w:r w:rsidR="00971EC0" w:rsidDel="00A35D5E">
          <w:t xml:space="preserve">, </w:t>
        </w:r>
        <w:r w:rsidR="00F707BF" w:rsidDel="00A35D5E">
          <w:t>Beantwortung von Fragen</w:t>
        </w:r>
        <w:r w:rsidR="0091580D" w:rsidDel="00A35D5E">
          <w:t xml:space="preserve"> und</w:t>
        </w:r>
        <w:r w:rsidR="00F707BF" w:rsidDel="00A35D5E">
          <w:t xml:space="preserve"> </w:t>
        </w:r>
        <w:r w:rsidR="00971EC0" w:rsidDel="00A35D5E">
          <w:t>Textgenerierung</w:t>
        </w:r>
        <w:r w:rsidR="00A54018" w:rsidDel="00A35D5E">
          <w:t xml:space="preserve"> </w:t>
        </w:r>
        <w:r w:rsidR="00A54018" w:rsidRPr="00A54018" w:rsidDel="00A35D5E">
          <w:rPr>
            <w:highlight w:val="magenta"/>
          </w:rPr>
          <w:fldChar w:fldCharType="begin"/>
        </w:r>
        <w:r w:rsidR="005A7749" w:rsidDel="00A35D5E">
          <w:rPr>
            <w:highlight w:val="magenta"/>
          </w:rPr>
          <w: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r w:rsidR="00A54018" w:rsidRPr="00A54018" w:rsidDel="00A35D5E">
          <w:rPr>
            <w:highlight w:val="magenta"/>
          </w:rPr>
          <w:fldChar w:fldCharType="separate"/>
        </w:r>
        <w:r w:rsidR="00A54018" w:rsidRPr="00A54018" w:rsidDel="00A35D5E">
          <w:rPr>
            <w:rFonts w:cs="Arial"/>
            <w:highlight w:val="magenta"/>
          </w:rPr>
          <w:t>(Kochmar, 2022)</w:t>
        </w:r>
        <w:r w:rsidR="00A54018" w:rsidRPr="00A54018" w:rsidDel="00A35D5E">
          <w:rPr>
            <w:highlight w:val="magenta"/>
          </w:rPr>
          <w:fldChar w:fldCharType="end"/>
        </w:r>
        <w:r w:rsidR="00A54018" w:rsidDel="00A35D5E">
          <w:t>.</w:t>
        </w:r>
      </w:moveFrom>
    </w:p>
    <w:p w14:paraId="6DAED294" w14:textId="3BB5E214" w:rsidR="009A222C" w:rsidRPr="00354012" w:rsidDel="00A35D5E" w:rsidRDefault="00E176CA" w:rsidP="009A222C">
      <w:pPr>
        <w:rPr>
          <w:moveFrom w:id="1271" w:author="Ben Fels" w:date="2024-12-21T11:53:00Z" w16du:dateUtc="2024-12-21T10:53:00Z"/>
        </w:rPr>
      </w:pPr>
      <w:moveFrom w:id="1272" w:author="Ben Fels" w:date="2024-12-21T11:53:00Z" w16du:dateUtc="2024-12-21T10:53:00Z">
        <w:r w:rsidDel="00A35D5E">
          <w:t xml:space="preserve">Die herausragende Leistung </w:t>
        </w:r>
        <w:r w:rsidR="009A222C" w:rsidRPr="00354012" w:rsidDel="00A35D5E">
          <w:t>zeigt sich unter anderem darin, dass es im n</w:t>
        </w:r>
        <w:r w:rsidR="009A222C" w:rsidDel="00A35D5E">
          <w:t xml:space="preserve">euesten ChatGPT verwendet wird. </w:t>
        </w:r>
        <w:r w:rsidR="009A222C" w:rsidRPr="00354012" w:rsidDel="00A35D5E">
          <w:t>Aber auch andere Unternehmen wie Meta mit Llama, Google m</w:t>
        </w:r>
        <w:r w:rsidR="009A222C" w:rsidDel="00A35D5E">
          <w:t>it Geminin und BERT setzen auf die Transformer-Architektur.</w:t>
        </w:r>
      </w:moveFrom>
    </w:p>
    <w:p w14:paraId="66D176EB" w14:textId="17035DF0" w:rsidR="009A222C" w:rsidRPr="00D6402D" w:rsidDel="00A35D5E" w:rsidRDefault="009A222C" w:rsidP="009A222C">
      <w:pPr>
        <w:rPr>
          <w:moveFrom w:id="1273" w:author="Ben Fels" w:date="2024-12-21T11:53:00Z" w16du:dateUtc="2024-12-21T10:53:00Z"/>
        </w:rPr>
      </w:pPr>
      <w:moveFrom w:id="1274" w:author="Ben Fels" w:date="2024-12-21T11:53:00Z" w16du:dateUtc="2024-12-21T10:53:00Z">
        <w:r w:rsidRPr="00664C71" w:rsidDel="00A35D5E">
          <w:rPr>
            <w:rPrChange w:id="1275" w:author="Ben Fels" w:date="2024-12-21T18:08:00Z" w16du:dateUtc="2024-12-21T17:08:00Z">
              <w:rPr>
                <w:lang w:val="en-US"/>
              </w:rPr>
            </w:rPrChange>
          </w:rPr>
          <w:t xml:space="preserve">„After its inception, transformer soon became the de facto standard for natural language tasks.” </w:t>
        </w:r>
        <w:r w:rsidRPr="00CC2CBE" w:rsidDel="00A35D5E">
          <w:rPr>
            <w:highlight w:val="magenta"/>
            <w:lang w:val="en-US"/>
          </w:rPr>
          <w:fldChar w:fldCharType="begin"/>
        </w:r>
        <w:r w:rsidR="00893D7A" w:rsidRPr="00664C71" w:rsidDel="00A35D5E">
          <w:rPr>
            <w:highlight w:val="magenta"/>
            <w:rPrChange w:id="1276" w:author="Ben Fels" w:date="2024-12-21T18:08:00Z" w16du:dateUtc="2024-12-21T17:08:00Z">
              <w:rPr>
                <w:highlight w:val="magenta"/>
                <w:lang w:val="en-US"/>
              </w:rPr>
            </w:rPrChange>
          </w:rPr>
          <w: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CC2CBE" w:rsidDel="00A35D5E">
          <w:rPr>
            <w:highlight w:val="magenta"/>
            <w:lang w:val="en-US"/>
          </w:rPr>
          <w:fldChar w:fldCharType="separate"/>
        </w:r>
        <w:r w:rsidRPr="00CC2CBE" w:rsidDel="00A35D5E">
          <w:rPr>
            <w:rFonts w:cs="Arial"/>
            <w:highlight w:val="magenta"/>
          </w:rPr>
          <w:t>(Patil &amp; Gudivada, 2024, S. 6)</w:t>
        </w:r>
        <w:r w:rsidRPr="00CC2CBE" w:rsidDel="00A35D5E">
          <w:rPr>
            <w:highlight w:val="magenta"/>
            <w:lang w:val="en-US"/>
          </w:rPr>
          <w:fldChar w:fldCharType="end"/>
        </w:r>
      </w:moveFrom>
    </w:p>
    <w:p w14:paraId="034CD53D" w14:textId="3BF5EC76" w:rsidR="003D5D57" w:rsidDel="00A35D5E" w:rsidRDefault="00C40CE5" w:rsidP="00CF7AE6">
      <w:pPr>
        <w:rPr>
          <w:moveFrom w:id="1277" w:author="Ben Fels" w:date="2024-12-21T11:53:00Z" w16du:dateUtc="2024-12-21T10:53:00Z"/>
        </w:rPr>
      </w:pPr>
      <w:moveFrom w:id="1278" w:author="Ben Fels" w:date="2024-12-21T11:53:00Z" w16du:dateUtc="2024-12-21T10:53:00Z">
        <w:r w:rsidDel="00A35D5E">
          <w:t>Die grund</w:t>
        </w:r>
        <w:r w:rsidR="00446DFE" w:rsidDel="00A35D5E">
          <w:t>legenden</w:t>
        </w:r>
        <w:r w:rsidR="0080209A" w:rsidDel="00A35D5E">
          <w:t xml:space="preserve"> </w:t>
        </w:r>
        <w:r w:rsidR="00DA77AF" w:rsidDel="00A35D5E">
          <w:t xml:space="preserve">LLMs eignen sich für </w:t>
        </w:r>
        <w:r w:rsidR="0080209A" w:rsidDel="00A35D5E">
          <w:t xml:space="preserve">allgemeine </w:t>
        </w:r>
        <w:r w:rsidR="00446DFE" w:rsidDel="00A35D5E">
          <w:t xml:space="preserve">bzw. übergreifende </w:t>
        </w:r>
        <w:r w:rsidR="0080209A" w:rsidDel="00A35D5E">
          <w:t>Tätigkeiten, jedoch weniger für domänenspezifische Aufgaben</w:t>
        </w:r>
        <w:r w:rsidR="006A26C1" w:rsidDel="00A35D5E">
          <w:t>, wie in den Untersuchungen von</w:t>
        </w:r>
        <w:r w:rsidR="004D5E3E" w:rsidRPr="004D5E3E" w:rsidDel="00A35D5E">
          <w:t xml:space="preserve"> </w:t>
        </w:r>
        <w:commentRangeStart w:id="1279"/>
        <w:r w:rsidR="004D5E3E" w:rsidRPr="004D5E3E" w:rsidDel="00A35D5E">
          <w:t>Lu et al.</w:t>
        </w:r>
        <w:r w:rsidR="004D5E3E" w:rsidDel="00A35D5E">
          <w:t xml:space="preserve"> </w:t>
        </w:r>
        <w:r w:rsidR="004D5E3E" w:rsidDel="00A35D5E">
          <w:fldChar w:fldCharType="begin"/>
        </w:r>
        <w:r w:rsidR="004D5E3E" w:rsidDel="00A35D5E">
          <w: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004D5E3E" w:rsidDel="00A35D5E">
          <w:fldChar w:fldCharType="separate"/>
        </w:r>
        <w:r w:rsidR="004D5E3E" w:rsidRPr="004D5E3E" w:rsidDel="00A35D5E">
          <w:rPr>
            <w:rFonts w:cs="Arial"/>
          </w:rPr>
          <w:t>(2024)</w:t>
        </w:r>
        <w:r w:rsidR="004D5E3E" w:rsidDel="00A35D5E">
          <w:fldChar w:fldCharType="end"/>
        </w:r>
        <w:commentRangeEnd w:id="1279"/>
        <w:r w:rsidR="004D5E3E" w:rsidDel="00A35D5E">
          <w:rPr>
            <w:rStyle w:val="Kommentarzeichen"/>
          </w:rPr>
          <w:commentReference w:id="1279"/>
        </w:r>
        <w:r w:rsidR="004D5E3E" w:rsidDel="00A35D5E">
          <w:t xml:space="preserve"> zu entnehmen</w:t>
        </w:r>
        <w:r w:rsidR="00446DFE" w:rsidDel="00A35D5E">
          <w:t>.</w:t>
        </w:r>
        <w:r w:rsidR="00871260" w:rsidDel="00A35D5E">
          <w:t xml:space="preserve"> </w:t>
        </w:r>
      </w:moveFrom>
    </w:p>
    <w:p w14:paraId="63C808A6" w14:textId="6660120F" w:rsidR="00083FB4" w:rsidDel="00A35D5E" w:rsidRDefault="00D8752A" w:rsidP="00CF7AE6">
      <w:pPr>
        <w:rPr>
          <w:moveFrom w:id="1280" w:author="Ben Fels" w:date="2024-12-21T11:53:00Z" w16du:dateUtc="2024-12-21T10:53:00Z"/>
        </w:rPr>
      </w:pPr>
      <w:moveFrom w:id="1281" w:author="Ben Fels" w:date="2024-12-21T11:53:00Z" w16du:dateUtc="2024-12-21T10:53:00Z">
        <w:r w:rsidDel="00A35D5E">
          <w:t>Traditionelle Modelle sind für spezifische Aufgaben trainiert</w:t>
        </w:r>
        <w:r w:rsidR="00CD6CBE" w:rsidDel="00A35D5E">
          <w:t xml:space="preserve"> (Single-task-learning). </w:t>
        </w:r>
        <w:r w:rsidDel="00A35D5E">
          <w:t xml:space="preserve">LLMs </w:t>
        </w:r>
        <w:r w:rsidR="00330867" w:rsidDel="00A35D5E">
          <w:t>hingegen sind in der Lage mehrere Aufgabe zu übernehmen</w:t>
        </w:r>
        <w:r w:rsidR="00EE1F71" w:rsidDel="00A35D5E">
          <w:t xml:space="preserve"> (multi-task-learning)</w:t>
        </w:r>
        <w:r w:rsidR="007A1156" w:rsidDel="00A35D5E">
          <w:t xml:space="preserve">-. Argument Mining besteht aus mehreren </w:t>
        </w:r>
        <w:r w:rsidR="00985685" w:rsidDel="00A35D5E">
          <w:t>Teila</w:t>
        </w:r>
        <w:r w:rsidR="007A1156" w:rsidDel="00A35D5E">
          <w:t>ufgaben</w:t>
        </w:r>
        <w:r w:rsidR="00985685" w:rsidDel="00A35D5E">
          <w:t xml:space="preserve">, welche bisher meist (Beispiele aufführen) von einzelnen Modellen übernommen wurden. In dieser Untersuchung soll sich die Fähigkeiten von LLMs zu Nutze gemacht werden, </w:t>
        </w:r>
        <w:r w:rsidR="00182050" w:rsidDel="00A35D5E">
          <w:t>mehrere Aufgaben zu bewältigen.</w:t>
        </w:r>
      </w:moveFrom>
    </w:p>
    <w:p w14:paraId="3DACB81A" w14:textId="24933EF2" w:rsidR="000E12BD" w:rsidRPr="00664C71" w:rsidDel="00A35D5E" w:rsidRDefault="000E12BD" w:rsidP="00CF7AE6">
      <w:pPr>
        <w:rPr>
          <w:moveFrom w:id="1282" w:author="Ben Fels" w:date="2024-12-21T11:53:00Z" w16du:dateUtc="2024-12-21T10:53:00Z"/>
          <w:rPrChange w:id="1283" w:author="Ben Fels" w:date="2024-12-21T18:08:00Z" w16du:dateUtc="2024-12-21T17:08:00Z">
            <w:rPr>
              <w:moveFrom w:id="1284" w:author="Ben Fels" w:date="2024-12-21T11:53:00Z" w16du:dateUtc="2024-12-21T10:53:00Z"/>
              <w:lang w:val="en-US"/>
            </w:rPr>
          </w:rPrChange>
        </w:rPr>
      </w:pPr>
      <w:moveFrom w:id="1285" w:author="Ben Fels" w:date="2024-12-21T11:53:00Z" w16du:dateUtc="2024-12-21T10:53:00Z">
        <w:r w:rsidRPr="00664C71" w:rsidDel="00A35D5E">
          <w:rPr>
            <w:rPrChange w:id="1286" w:author="Ben Fels" w:date="2024-12-21T18:08:00Z" w16du:dateUtc="2024-12-21T17:08:00Z">
              <w:rPr>
                <w:lang w:val="en-US"/>
              </w:rPr>
            </w:rPrChange>
          </w:rPr>
          <w:t>N-Shot Learning als Transfer Learning</w:t>
        </w:r>
        <w:r w:rsidR="009743F5" w:rsidRPr="00664C71" w:rsidDel="00A35D5E">
          <w:rPr>
            <w:rPrChange w:id="1287" w:author="Ben Fels" w:date="2024-12-21T18:08:00Z" w16du:dateUtc="2024-12-21T17:08:00Z">
              <w:rPr>
                <w:lang w:val="en-US"/>
              </w:rPr>
            </w:rPrChange>
          </w:rPr>
          <w:t>. Transfer Learning = It involves training a model on one task and applying the learned knowledge to a different but related task</w:t>
        </w:r>
      </w:moveFrom>
    </w:p>
    <w:p w14:paraId="60D78727" w14:textId="4E5E31B6" w:rsidR="00F57D8E" w:rsidDel="00A35D5E" w:rsidRDefault="00F57D8E" w:rsidP="00F57D8E">
      <w:pPr>
        <w:rPr>
          <w:moveFrom w:id="1288" w:author="Ben Fels" w:date="2024-12-21T11:53:00Z" w16du:dateUtc="2024-12-21T10:53:00Z"/>
        </w:rPr>
      </w:pPr>
      <w:moveFrom w:id="1289" w:author="Ben Fels" w:date="2024-12-21T11:53:00Z" w16du:dateUtc="2024-12-21T10:53:00Z">
        <w:r w:rsidDel="00A35D5E">
          <w:t xml:space="preserve">LLMs werden mit großen Text-Korpora vortrainiert und können dann mittels fine-tuning für spezifische Aufgaben angepasst werden </w:t>
        </w:r>
        <w:r w:rsidRPr="00D46024" w:rsidDel="00A35D5E">
          <w:rPr>
            <w:highlight w:val="magenta"/>
          </w:rPr>
          <w:fldChar w:fldCharType="begin"/>
        </w:r>
        <w:r w:rsidR="00893D7A" w:rsidDel="00A35D5E">
          <w:rPr>
            <w:highlight w:val="magenta"/>
          </w:rPr>
          <w: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instrText>
        </w:r>
        <w:r w:rsidRPr="00D46024" w:rsidDel="00A35D5E">
          <w:rPr>
            <w:highlight w:val="magenta"/>
          </w:rPr>
          <w:fldChar w:fldCharType="separate"/>
        </w:r>
        <w:r w:rsidRPr="00D46024" w:rsidDel="00A35D5E">
          <w:rPr>
            <w:rFonts w:cs="Arial"/>
            <w:highlight w:val="magenta"/>
          </w:rPr>
          <w:t>(Ozdemir, 2024, S. 52)</w:t>
        </w:r>
        <w:r w:rsidRPr="00D46024" w:rsidDel="00A35D5E">
          <w:rPr>
            <w:highlight w:val="magenta"/>
          </w:rPr>
          <w:fldChar w:fldCharType="end"/>
        </w:r>
        <w:r w:rsidDel="00A35D5E">
          <w:t>.</w:t>
        </w:r>
      </w:moveFrom>
    </w:p>
    <w:p w14:paraId="1C9A1430" w14:textId="0D07B59F" w:rsidR="00F57D8E" w:rsidDel="00A35D5E" w:rsidRDefault="00F57D8E" w:rsidP="00F57D8E">
      <w:pPr>
        <w:rPr>
          <w:moveFrom w:id="1290" w:author="Ben Fels" w:date="2024-12-21T11:53:00Z" w16du:dateUtc="2024-12-21T10:53:00Z"/>
        </w:rPr>
      </w:pPr>
      <w:moveFrom w:id="1291" w:author="Ben Fels" w:date="2024-12-21T11:53:00Z" w16du:dateUtc="2024-12-21T10:53:00Z">
        <w:r w:rsidDel="00A35D5E">
          <w:t>Die Integration von domänenspezifischen Wissen in LLMs stellt eine Herausforderung dar. Diese Untersuchung soll einen Einblick in die verschiedenen Methoden ermöglichen.</w:t>
        </w:r>
      </w:moveFrom>
    </w:p>
    <w:p w14:paraId="7BCACC9A" w14:textId="347F51D4" w:rsidR="00925718" w:rsidDel="00A35D5E" w:rsidRDefault="00925718" w:rsidP="00925718">
      <w:pPr>
        <w:rPr>
          <w:moveFrom w:id="1292" w:author="Ben Fels" w:date="2024-12-21T11:53:00Z" w16du:dateUtc="2024-12-21T10:53:00Z"/>
        </w:rPr>
      </w:pPr>
      <w:moveFrom w:id="1293" w:author="Ben Fels" w:date="2024-12-21T11:53:00Z" w16du:dateUtc="2024-12-21T10:53:00Z">
        <w:r w:rsidDel="00A35D5E">
          <w:t xml:space="preserve">Es erscheint sinnvoll das Modell auf die eigenen Bedürfnisse/Aufgaben anzupassen. Hierzu gibt es verschiedene Ansätze wie fine-tuning/transfer learning, RAG oder Prompt Engineering. </w:t>
        </w:r>
        <w:r w:rsidR="00D93F95" w:rsidDel="00A35D5E">
          <w:t xml:space="preserve">Das trainieren eines eigenen Modells </w:t>
        </w:r>
        <w:r w:rsidR="005648B7" w:rsidDel="00A35D5E">
          <w:t>benötigt viele Daten und ist kostenintensiv aufgrund der benötigten Hardware. Fine-Tuning ist günstiger, da</w:t>
        </w:r>
        <w:r w:rsidR="00E96AFB" w:rsidDel="00A35D5E">
          <w:t xml:space="preserve"> ein vortrainiertes Modell verwendet werden kann. Benötigt aber dennoch einige Daten und Rechenkapazitäten. Für einen ersten Einstieg bleibt somit nur Prompt-Engineering.</w:t>
        </w:r>
      </w:moveFrom>
    </w:p>
    <w:p w14:paraId="5E021D66" w14:textId="2A4E8AD3" w:rsidR="0010647F" w:rsidDel="00A35D5E" w:rsidRDefault="0010647F" w:rsidP="00925718">
      <w:pPr>
        <w:rPr>
          <w:moveFrom w:id="1294" w:author="Ben Fels" w:date="2024-12-21T11:53:00Z" w16du:dateUtc="2024-12-21T10:53:00Z"/>
        </w:rPr>
      </w:pPr>
      <w:moveFrom w:id="1295" w:author="Ben Fels" w:date="2024-12-21T11:53:00Z" w16du:dateUtc="2024-12-21T10:53:00Z">
        <w:r w:rsidDel="00A35D5E">
          <w:t xml:space="preserve">LLMs benötigen einen rieseigen Korpus für das Training. Prompt Engineering benötigt wenig bis </w:t>
        </w:r>
        <w:r w:rsidR="00BC3304" w:rsidDel="00A35D5E">
          <w:t>gar keine Daten zum trainieren.</w:t>
        </w:r>
      </w:moveFrom>
    </w:p>
    <w:p w14:paraId="44508A3E" w14:textId="7388BB5E" w:rsidR="00E904C6" w:rsidDel="00A35D5E" w:rsidRDefault="00F57718" w:rsidP="00CF7AE6">
      <w:pPr>
        <w:rPr>
          <w:moveFrom w:id="1296" w:author="Ben Fels" w:date="2024-12-21T11:53:00Z" w16du:dateUtc="2024-12-21T10:53:00Z"/>
        </w:rPr>
      </w:pPr>
      <w:moveFrom w:id="1297" w:author="Ben Fels" w:date="2024-12-21T11:53:00Z" w16du:dateUtc="2024-12-21T10:53:00Z">
        <w:r w:rsidDel="00A35D5E">
          <w:t xml:space="preserve">Es soll deshalb untersucht werden, ob sich LLMs </w:t>
        </w:r>
        <w:r w:rsidR="00C42F66" w:rsidDel="00A35D5E">
          <w:t xml:space="preserve">für Argument Mining </w:t>
        </w:r>
        <w:r w:rsidR="00A03F27" w:rsidDel="00A35D5E">
          <w:t xml:space="preserve">unter der Anwendung von Prompt Engineering Techniken </w:t>
        </w:r>
        <w:r w:rsidR="00C42F66" w:rsidDel="00A35D5E">
          <w:t>eignen.</w:t>
        </w:r>
      </w:moveFrom>
    </w:p>
    <w:p w14:paraId="0C055CC0" w14:textId="16CB84E6" w:rsidR="00570712" w:rsidRPr="00756B41" w:rsidDel="00A35D5E" w:rsidRDefault="00570712" w:rsidP="00CF7AE6">
      <w:pPr>
        <w:rPr>
          <w:moveFrom w:id="1298" w:author="Ben Fels" w:date="2024-12-21T11:53:00Z" w16du:dateUtc="2024-12-21T10:53:00Z"/>
        </w:rPr>
      </w:pPr>
      <w:moveFrom w:id="1299" w:author="Ben Fels" w:date="2024-12-21T11:53:00Z" w16du:dateUtc="2024-12-21T10:53:00Z">
        <w:r w:rsidRPr="00756B41" w:rsidDel="00A35D5E">
          <w:t xml:space="preserve">Es werden pre-trained </w:t>
        </w:r>
        <w:r w:rsidR="00BA1230" w:rsidRPr="00756B41" w:rsidDel="00A35D5E">
          <w:t>Large Language Models / Generative Language Models</w:t>
        </w:r>
        <w:r w:rsidR="00931568" w:rsidRPr="00756B41" w:rsidDel="00A35D5E">
          <w:t xml:space="preserve"> betrachtet</w:t>
        </w:r>
      </w:moveFrom>
    </w:p>
    <w:p w14:paraId="6C0886FD" w14:textId="37D98CCC" w:rsidR="009B77CD" w:rsidDel="00A35D5E" w:rsidRDefault="004D3157" w:rsidP="00CF7AE6">
      <w:pPr>
        <w:rPr>
          <w:moveFrom w:id="1300" w:author="Ben Fels" w:date="2024-12-21T11:53:00Z" w16du:dateUtc="2024-12-21T10:53:00Z"/>
        </w:rPr>
      </w:pPr>
      <w:moveFrom w:id="1301" w:author="Ben Fels" w:date="2024-12-21T11:53:00Z" w16du:dateUtc="2024-12-21T10:53:00Z">
        <w:r w:rsidDel="00A35D5E">
          <w:t xml:space="preserve">Für weitere Untersuchungen: </w:t>
        </w:r>
        <w:r w:rsidR="009B77CD" w:rsidDel="00A35D5E">
          <w:t xml:space="preserve">Die </w:t>
        </w:r>
        <w:r w:rsidR="00234D17" w:rsidDel="00A35D5E">
          <w:t>generalistischen Modelle (foundation) können mit der Performance von spezialisierten Modellen (fine-tuned) verglichen werden</w:t>
        </w:r>
        <w:r w:rsidR="00796D84" w:rsidDel="00A35D5E">
          <w:t>.</w:t>
        </w:r>
        <w:r w:rsidR="00DF4A1D" w:rsidDel="00A35D5E">
          <w:t xml:space="preserve"> Untersuchung bei anderen Sprachen (multilingual)</w:t>
        </w:r>
      </w:moveFrom>
    </w:p>
    <w:moveFromRangeEnd w:id="1267"/>
    <w:p w14:paraId="01CF3AF4" w14:textId="089EEC34" w:rsidR="00EF199B" w:rsidDel="004328D8" w:rsidRDefault="00EF199B" w:rsidP="00CF7AE6">
      <w:pPr>
        <w:rPr>
          <w:del w:id="1302" w:author="Ben Fels" w:date="2024-12-21T12:02:00Z" w16du:dateUtc="2024-12-21T11:02:00Z"/>
        </w:rPr>
      </w:pPr>
    </w:p>
    <w:p w14:paraId="53AA7E0C" w14:textId="53D83618" w:rsidR="00664378" w:rsidDel="00025B9B" w:rsidRDefault="00A2162F" w:rsidP="00A2162F">
      <w:pPr>
        <w:pStyle w:val="berschrift1"/>
        <w:rPr>
          <w:del w:id="1303" w:author="Ben Fels" w:date="2024-12-21T11:53:00Z" w16du:dateUtc="2024-12-21T10:53:00Z"/>
        </w:rPr>
      </w:pPr>
      <w:del w:id="1304" w:author="Ben Fels" w:date="2024-12-21T12:02:00Z" w16du:dateUtc="2024-12-21T11:02:00Z">
        <w:r w:rsidDel="004328D8">
          <w:delText>Stand der Forschung</w:delText>
        </w:r>
      </w:del>
    </w:p>
    <w:p w14:paraId="6786B67E" w14:textId="3286205D" w:rsidR="00A2162F" w:rsidRPr="00025B9B" w:rsidDel="004328D8" w:rsidRDefault="00A2162F">
      <w:pPr>
        <w:pStyle w:val="berschrift1"/>
        <w:rPr>
          <w:del w:id="1305" w:author="Ben Fels" w:date="2024-12-21T12:02:00Z" w16du:dateUtc="2024-12-21T11:02:00Z"/>
          <w:rFonts w:ascii="IBMPlexSans-Regular" w:hAnsi="IBMPlexSans-Regular" w:cs="IBMPlexSans-Regular"/>
          <w:sz w:val="28"/>
          <w:szCs w:val="28"/>
          <w:highlight w:val="cyan"/>
          <w:rPrChange w:id="1306" w:author="Ben Fels" w:date="2024-12-21T11:53:00Z" w16du:dateUtc="2024-12-21T10:53:00Z">
            <w:rPr>
              <w:del w:id="1307" w:author="Ben Fels" w:date="2024-12-21T12:02:00Z" w16du:dateUtc="2024-12-21T11:02:00Z"/>
              <w:highlight w:val="cyan"/>
            </w:rPr>
          </w:rPrChange>
        </w:rPr>
        <w:pPrChange w:id="1308" w:author="Ben Fels" w:date="2024-12-21T11:53:00Z" w16du:dateUtc="2024-12-21T10:53:00Z">
          <w:pPr>
            <w:autoSpaceDE w:val="0"/>
            <w:autoSpaceDN w:val="0"/>
            <w:adjustRightInd w:val="0"/>
            <w:spacing w:after="0" w:line="240" w:lineRule="auto"/>
          </w:pPr>
        </w:pPrChange>
      </w:pPr>
      <w:del w:id="1309" w:author="Ben Fels" w:date="2024-12-21T11:53:00Z" w16du:dateUtc="2024-12-21T10:53:00Z">
        <w:r w:rsidRPr="00025B9B" w:rsidDel="00025B9B">
          <w:rPr>
            <w:rFonts w:ascii="IBMPlexSans-Regular" w:hAnsi="IBMPlexSans-Regular" w:cs="IBMPlexSans-Regular"/>
            <w:sz w:val="28"/>
            <w:szCs w:val="28"/>
            <w:highlight w:val="cyan"/>
            <w:rPrChange w:id="1310" w:author="Ben Fels" w:date="2024-12-21T11:53:00Z" w16du:dateUtc="2024-12-21T10:53:00Z">
              <w:rPr>
                <w:highlight w:val="cyan"/>
              </w:rPr>
            </w:rPrChange>
          </w:rPr>
          <w:delText>2. Auf welchen (wissenschaftlichen) Vorarbeiten willst du aufbauen?</w:delText>
        </w:r>
      </w:del>
    </w:p>
    <w:p w14:paraId="1D9EEB00" w14:textId="4AA75DD0" w:rsidR="00DA539D" w:rsidDel="0067136C" w:rsidRDefault="00DA539D" w:rsidP="00CF7AE6">
      <w:pPr>
        <w:rPr>
          <w:del w:id="1311" w:author="Ben Fels" w:date="2024-12-21T11:54:00Z" w16du:dateUtc="2024-12-21T10:54:00Z"/>
        </w:rPr>
      </w:pPr>
    </w:p>
    <w:p w14:paraId="0F32B505" w14:textId="5A459F10" w:rsidR="00047A7E" w:rsidDel="004328D8" w:rsidRDefault="00047A7E" w:rsidP="00CF7AE6">
      <w:pPr>
        <w:rPr>
          <w:del w:id="1312" w:author="Ben Fels" w:date="2024-12-21T12:02:00Z" w16du:dateUtc="2024-12-21T11:02:00Z"/>
          <w:moveFrom w:id="1313" w:author="Ben Fels" w:date="2024-12-21T11:53:00Z" w16du:dateUtc="2024-12-21T10:53:00Z"/>
        </w:rPr>
      </w:pPr>
      <w:moveFromRangeStart w:id="1314" w:author="Ben Fels" w:date="2024-12-21T11:53:00Z" w:name="move185674449"/>
      <w:moveFrom w:id="1315" w:author="Ben Fels" w:date="2024-12-21T11:53:00Z" w16du:dateUtc="2024-12-21T10:53:00Z">
        <w:del w:id="1316" w:author="Ben Fels" w:date="2024-12-21T12:02:00Z" w16du:dateUtc="2024-12-21T11:02:00Z">
          <w:r w:rsidDel="004328D8">
            <w:delText xml:space="preserve">Ruhig auch Verweis auf bestehende Working Paper, sofern diese sehr neu sind und </w:delText>
          </w:r>
          <w:r w:rsidR="00DE7EA5" w:rsidDel="004328D8">
            <w:delText>das Thema Prompt Engineering + Argument mining + LLMs gut abbilden.</w:delText>
          </w:r>
        </w:del>
      </w:moveFrom>
    </w:p>
    <w:moveFromRangeEnd w:id="1314"/>
    <w:p w14:paraId="12026CA5" w14:textId="34868899" w:rsidR="00DE7EA5" w:rsidDel="0067136C" w:rsidRDefault="00DE7EA5" w:rsidP="00CF7AE6">
      <w:pPr>
        <w:rPr>
          <w:del w:id="1317" w:author="Ben Fels" w:date="2024-12-21T11:54:00Z" w16du:dateUtc="2024-12-21T10:54:00Z"/>
        </w:rPr>
      </w:pPr>
    </w:p>
    <w:p w14:paraId="4867E893" w14:textId="044F5E10" w:rsidR="003305CA" w:rsidDel="00025B9B" w:rsidRDefault="00771845" w:rsidP="00CF7AE6">
      <w:pPr>
        <w:rPr>
          <w:del w:id="1318" w:author="Ben Fels" w:date="2024-12-21T11:54:00Z" w16du:dateUtc="2024-12-21T10:54:00Z"/>
        </w:rPr>
      </w:pPr>
      <w:del w:id="1319" w:author="Ben Fels" w:date="2024-12-21T11:54:00Z" w16du:dateUtc="2024-12-21T10:54:00Z">
        <w:r w:rsidDel="00025B9B">
          <w:delText>Große Texte mit vielen Tokens erfo</w:delText>
        </w:r>
        <w:r w:rsidR="00F00688" w:rsidDel="00025B9B">
          <w:delText>r</w:delText>
        </w:r>
        <w:r w:rsidDel="00025B9B">
          <w:delText>dern</w:delText>
        </w:r>
        <w:r w:rsidR="00F00688" w:rsidDel="00025B9B">
          <w:delText xml:space="preserve"> mehr </w:delText>
        </w:r>
        <w:r w:rsidR="007B054C" w:rsidDel="00025B9B">
          <w:delText>R</w:delText>
        </w:r>
        <w:r w:rsidR="00F00688" w:rsidDel="00025B9B">
          <w:delText>echenressourcen und längere Verarbeitungszeiten, deshalb ist die Effiziente handhabe der Tokenanzahl ein wichtiger Aspekt bei der Entwicklung von generative AI-Modellen.</w:delText>
        </w:r>
      </w:del>
    </w:p>
    <w:p w14:paraId="4878B2B5" w14:textId="34211B08" w:rsidR="00191E34" w:rsidDel="002C461A" w:rsidRDefault="001666F8" w:rsidP="00842EB0">
      <w:pPr>
        <w:pStyle w:val="berschrift2"/>
        <w:rPr>
          <w:del w:id="1320" w:author="Ben Fels" w:date="2024-12-21T11:56:00Z" w16du:dateUtc="2024-12-21T10:56:00Z"/>
        </w:rPr>
      </w:pPr>
      <w:del w:id="1321" w:author="Ben Fels" w:date="2024-12-21T11:56:00Z" w16du:dateUtc="2024-12-21T10:56:00Z">
        <w:r w:rsidRPr="001666F8" w:rsidDel="002C461A">
          <w:delText>Allgemein</w:delText>
        </w:r>
      </w:del>
    </w:p>
    <w:p w14:paraId="5401044D" w14:textId="4086AC4F" w:rsidR="00BF3432" w:rsidDel="002C461A" w:rsidRDefault="00BF3432" w:rsidP="00BF3432">
      <w:pPr>
        <w:rPr>
          <w:del w:id="1322" w:author="Ben Fels" w:date="2024-12-21T11:56:00Z" w16du:dateUtc="2024-12-21T10:56:00Z"/>
          <w:moveFrom w:id="1323" w:author="Ben Fels" w:date="2024-12-21T11:55:00Z" w16du:dateUtc="2024-12-21T10:55:00Z"/>
        </w:rPr>
      </w:pPr>
      <w:moveFromRangeStart w:id="1324" w:author="Ben Fels" w:date="2024-12-21T11:55:00Z" w:name="move185674546"/>
      <w:moveFrom w:id="1325" w:author="Ben Fels" w:date="2024-12-21T11:55:00Z" w16du:dateUtc="2024-12-21T10:55:00Z">
        <w:del w:id="1326" w:author="Ben Fels" w:date="2024-12-21T11:56:00Z" w16du:dateUtc="2024-12-21T10:56:00Z">
          <w:r w:rsidDel="002C461A">
            <w:delText xml:space="preserve">Sprachmodelle sind Modelle, welche die Abfolge von Buchstaben oder Wörtern in Texten vorhersagen </w:delText>
          </w:r>
          <w:r w:rsidRPr="007D3860" w:rsidDel="002C461A">
            <w:rPr>
              <w:highlight w:val="magenta"/>
            </w:rPr>
            <w:fldChar w:fldCharType="begin"/>
          </w:r>
          <w:r w:rsidR="00893D7A" w:rsidDel="002C461A">
            <w:rPr>
              <w:highlight w:val="magenta"/>
            </w:rPr>
            <w:del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Eine spezielle Form sind die großen Sprachmodelle, oftmals als Large Language Models (LLMs) bezeichnet. Diese wurden auf einem großen Textkorpus trainiert / besitzen eine wesentlich größere Anzahl an Parametern und können eine Vielzahl von sprachbasierten Aufgaben wie Übersetzungen, Zusammenfassungen und Fragenbeantwortung durchführen </w:delText>
          </w:r>
          <w:r w:rsidRPr="007D3860" w:rsidDel="002C461A">
            <w:rPr>
              <w:highlight w:val="magenta"/>
            </w:rPr>
            <w:fldChar w:fldCharType="begin"/>
          </w:r>
          <w:r w:rsidR="00893D7A" w:rsidDel="002C461A">
            <w:rPr>
              <w:highlight w:val="magenta"/>
            </w:rPr>
            <w:del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 bekanntes LLM ist Generative Pre-trained Transformer (GPT), welcher sich hinter ChatGPT verbirgt. </w:delText>
          </w:r>
        </w:del>
      </w:moveFrom>
    </w:p>
    <w:p w14:paraId="460EEAEB" w14:textId="05157CC9" w:rsidR="00BF3432" w:rsidDel="002C461A" w:rsidRDefault="00BF3432" w:rsidP="00BF3432">
      <w:pPr>
        <w:rPr>
          <w:del w:id="1327" w:author="Ben Fels" w:date="2024-12-21T11:56:00Z" w16du:dateUtc="2024-12-21T10:56:00Z"/>
          <w:moveFrom w:id="1328" w:author="Ben Fels" w:date="2024-12-21T11:55:00Z" w16du:dateUtc="2024-12-21T10:55:00Z"/>
        </w:rPr>
      </w:pPr>
      <w:moveFrom w:id="1329" w:author="Ben Fels" w:date="2024-12-21T11:55:00Z" w16du:dateUtc="2024-12-21T10:55:00Z">
        <w:del w:id="1330" w:author="Ben Fels" w:date="2024-12-21T11:56:00Z" w16du:dateUtc="2024-12-21T10:56:00Z">
          <w:r w:rsidDel="002C461A">
            <w:delText>Transformer sind eine Art einer Architektur von Neuronalen Netzen. LLMs als fortschrittliche KI-Modelle</w:delText>
          </w:r>
        </w:del>
      </w:moveFrom>
    </w:p>
    <w:p w14:paraId="33F1CFCD" w14:textId="290A49E9" w:rsidR="00E525C3" w:rsidDel="002C461A" w:rsidRDefault="00E525C3" w:rsidP="004638F4">
      <w:pPr>
        <w:jc w:val="both"/>
        <w:rPr>
          <w:del w:id="1331" w:author="Ben Fels" w:date="2024-12-21T11:56:00Z" w16du:dateUtc="2024-12-21T10:56:00Z"/>
          <w:moveFrom w:id="1332" w:author="Ben Fels" w:date="2024-12-21T11:56:00Z" w16du:dateUtc="2024-12-21T10:56:00Z"/>
        </w:rPr>
      </w:pPr>
      <w:moveFromRangeStart w:id="1333" w:author="Ben Fels" w:date="2024-12-21T11:56:00Z" w:name="move185674583"/>
      <w:moveFromRangeEnd w:id="1324"/>
      <w:moveFrom w:id="1334" w:author="Ben Fels" w:date="2024-12-21T11:56:00Z" w16du:dateUtc="2024-12-21T10:56:00Z">
        <w:del w:id="1335" w:author="Ben Fels" w:date="2024-12-21T11:56:00Z" w16du:dateUtc="2024-12-21T10:56:00Z">
          <w:r w:rsidRPr="008F232E" w:rsidDel="002C461A">
            <w:rPr>
              <w:highlight w:val="magenta"/>
            </w:rPr>
            <w:delText xml:space="preserve">Lu et al. </w:delText>
          </w:r>
          <w:r w:rsidRPr="008F232E" w:rsidDel="002C461A">
            <w:rPr>
              <w:highlight w:val="magenta"/>
            </w:rPr>
            <w:fldChar w:fldCharType="begin"/>
          </w:r>
          <w:r w:rsidRPr="008F232E" w:rsidDel="002C461A">
            <w:rPr>
              <w:highlight w:val="magenta"/>
            </w:rPr>
            <w:del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8F232E" w:rsidDel="002C461A">
            <w:rPr>
              <w:highlight w:val="magenta"/>
            </w:rPr>
            <w:fldChar w:fldCharType="separate"/>
          </w:r>
          <w:r w:rsidRPr="008F232E" w:rsidDel="002C461A">
            <w:rPr>
              <w:rFonts w:cs="Arial"/>
              <w:highlight w:val="magenta"/>
            </w:rPr>
            <w:delText>(2024)</w:delText>
          </w:r>
          <w:r w:rsidRPr="008F232E" w:rsidDel="002C461A">
            <w:rPr>
              <w:highlight w:val="magenta"/>
            </w:rPr>
            <w:fldChar w:fldCharType="end"/>
          </w:r>
          <w:r w:rsidDel="002C461A">
            <w:delText xml:space="preserve"> </w:delText>
          </w:r>
          <w:r w:rsidR="008F232E" w:rsidDel="002C461A">
            <w:delText xml:space="preserve">konnten in ihren Untersuchungen feststellen, dass </w:delText>
          </w:r>
          <w:r w:rsidR="0080773B" w:rsidDel="002C461A">
            <w:delText xml:space="preserve">ein LLM, welches </w:delText>
          </w:r>
          <w:r w:rsidR="00235A25" w:rsidDel="002C461A">
            <w:delText xml:space="preserve">im </w:delText>
          </w:r>
          <w:r w:rsidR="00235A25" w:rsidRPr="00235A25" w:rsidDel="002C461A">
            <w:rPr>
              <w:i/>
            </w:rPr>
            <w:delText>pretraining</w:delText>
          </w:r>
          <w:r w:rsidR="00235A25" w:rsidDel="002C461A">
            <w:delText xml:space="preserve"> </w:delText>
          </w:r>
          <w:r w:rsidR="0080773B" w:rsidDel="002C461A">
            <w:delText>zusätzlich mit domänenspezifischen Informationen</w:delText>
          </w:r>
          <w:r w:rsidR="00A108FD" w:rsidDel="002C461A">
            <w:delText xml:space="preserve"> aus dem Bereich E-Learning</w:delText>
          </w:r>
          <w:r w:rsidR="0080773B" w:rsidDel="002C461A">
            <w:delText xml:space="preserve"> </w:delText>
          </w:r>
          <w:r w:rsidR="00795665" w:rsidDel="002C461A">
            <w:delText>angereichert wurde</w:delText>
          </w:r>
          <w:r w:rsidR="00505C0E" w:rsidDel="002C461A">
            <w:delText>,</w:delText>
          </w:r>
          <w:r w:rsidR="00795665" w:rsidDel="002C461A">
            <w:delText xml:space="preserve"> eine bessere Leistung erzielen konnte, als das herkömmliche LLM. </w:delText>
          </w:r>
          <w:r w:rsidR="004166BE" w:rsidDel="002C461A">
            <w:delText xml:space="preserve">Dies konnte besonders für </w:delText>
          </w:r>
          <w:r w:rsidR="005A1231" w:rsidDel="002C461A">
            <w:delText xml:space="preserve">nicht </w:delText>
          </w:r>
          <w:r w:rsidR="00CA3856" w:rsidDel="002C461A">
            <w:delText xml:space="preserve">weit verbreitete </w:delText>
          </w:r>
          <w:r w:rsidR="004166BE" w:rsidDel="002C461A">
            <w:delText>Informationen</w:delText>
          </w:r>
          <w:r w:rsidR="00CA3856" w:rsidDel="002C461A">
            <w:delText xml:space="preserve">, wie </w:delText>
          </w:r>
          <w:r w:rsidR="00062454" w:rsidDel="002C461A">
            <w:delText xml:space="preserve">aus </w:delText>
          </w:r>
          <w:r w:rsidR="00CA3856" w:rsidDel="002C461A">
            <w:delText>neu veröffentliche</w:delText>
          </w:r>
          <w:r w:rsidR="00062454" w:rsidDel="002C461A">
            <w:delText>n</w:delText>
          </w:r>
          <w:r w:rsidR="00CA3856" w:rsidDel="002C461A">
            <w:delText xml:space="preserve"> wissenschaftliche </w:delText>
          </w:r>
          <w:r w:rsidR="00062454" w:rsidDel="002C461A">
            <w:delText>Artikel nachgewiesen werden.</w:delText>
          </w:r>
          <w:r w:rsidR="002718BF" w:rsidDel="002C461A">
            <w:delText xml:space="preserve"> </w:delText>
          </w:r>
          <w:r w:rsidR="00595E82" w:rsidRPr="00F661C1" w:rsidDel="002C461A">
            <w:rPr>
              <w:highlight w:val="cyan"/>
            </w:rPr>
            <w:delText xml:space="preserve">Darin wird </w:delText>
          </w:r>
          <w:r w:rsidR="00464E6E" w:rsidRPr="00F661C1" w:rsidDel="002C461A">
            <w:rPr>
              <w:highlight w:val="cyan"/>
            </w:rPr>
            <w:delText xml:space="preserve">für weitere Untersuchungen auf </w:delText>
          </w:r>
          <w:r w:rsidR="00595E82" w:rsidRPr="00F661C1" w:rsidDel="002C461A">
            <w:rPr>
              <w:highlight w:val="cyan"/>
            </w:rPr>
            <w:delText xml:space="preserve">die </w:delText>
          </w:r>
          <w:r w:rsidR="004E628A" w:rsidRPr="00F661C1" w:rsidDel="002C461A">
            <w:rPr>
              <w:highlight w:val="cyan"/>
            </w:rPr>
            <w:delText xml:space="preserve">Anwendung von Prompting-Techniken </w:delText>
          </w:r>
          <w:r w:rsidR="006C5FDF" w:rsidRPr="00F661C1" w:rsidDel="002C461A">
            <w:rPr>
              <w:highlight w:val="cyan"/>
            </w:rPr>
            <w:delText xml:space="preserve">zur Verbesserung </w:delText>
          </w:r>
          <w:r w:rsidR="00F8755F" w:rsidRPr="00F661C1" w:rsidDel="002C461A">
            <w:rPr>
              <w:highlight w:val="cyan"/>
            </w:rPr>
            <w:delText>des LLMS</w:delText>
          </w:r>
          <w:r w:rsidR="00464E6E" w:rsidRPr="00F661C1" w:rsidDel="002C461A">
            <w:rPr>
              <w:highlight w:val="cyan"/>
            </w:rPr>
            <w:delText xml:space="preserve"> hingewiesen.</w:delText>
          </w:r>
        </w:del>
      </w:moveFrom>
    </w:p>
    <w:p w14:paraId="20913C7D" w14:textId="1E1FFC58" w:rsidR="001240B0" w:rsidDel="002C461A" w:rsidRDefault="001240B0" w:rsidP="00982EF7">
      <w:pPr>
        <w:rPr>
          <w:del w:id="1336" w:author="Ben Fels" w:date="2024-12-21T11:56:00Z" w16du:dateUtc="2024-12-21T10:56:00Z"/>
          <w:moveFrom w:id="1337" w:author="Ben Fels" w:date="2024-12-21T11:56:00Z" w16du:dateUtc="2024-12-21T10:56:00Z"/>
          <w:rFonts w:cs="Arial"/>
        </w:rPr>
      </w:pPr>
      <w:moveFrom w:id="1338" w:author="Ben Fels" w:date="2024-12-21T11:56:00Z" w16du:dateUtc="2024-12-21T10:56:00Z">
        <w:del w:id="1339" w:author="Ben Fels" w:date="2024-12-21T11:56:00Z" w16du:dateUtc="2024-12-21T10:56:00Z">
          <w:r w:rsidDel="002C461A">
            <w:delText xml:space="preserve">Zur Überwindung von aufgabenspezifischen Architekturen wurden </w:delText>
          </w:r>
          <w:r w:rsidRPr="005C70B0" w:rsidDel="002C461A">
            <w:rPr>
              <w:i/>
            </w:rPr>
            <w:delText>pretrained language models</w:delText>
          </w:r>
          <w:r w:rsidRPr="005C70B0" w:rsidDel="002C461A">
            <w:delText xml:space="preserve"> (PLMs) </w:delText>
          </w:r>
          <w:r w:rsidDel="002C461A">
            <w:delText xml:space="preserve">verwendet </w:delText>
          </w:r>
          <w:r w:rsidDel="002C461A">
            <w:fldChar w:fldCharType="begin"/>
          </w:r>
          <w:r w:rsidR="00893D7A" w:rsidDel="002C461A">
            <w:del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delInstrText>
          </w:r>
          <w:r w:rsidDel="002C461A">
            <w:fldChar w:fldCharType="separate"/>
          </w:r>
          <w:r w:rsidRPr="007200C4" w:rsidDel="002C461A">
            <w:rPr>
              <w:rFonts w:cs="Arial"/>
            </w:rPr>
            <w:delText>(</w:delText>
          </w:r>
          <w:r w:rsidRPr="00A92607" w:rsidDel="002C461A">
            <w:rPr>
              <w:rFonts w:cs="Arial"/>
              <w:highlight w:val="magenta"/>
            </w:rPr>
            <w:delText>Patil &amp; Gudivada, 2024, S. 2)</w:delText>
          </w:r>
          <w:r w:rsidDel="002C461A">
            <w:fldChar w:fldCharType="end"/>
          </w:r>
          <w:r w:rsidDel="002C461A">
            <w:delText xml:space="preserve">. </w:delText>
          </w:r>
          <w:r w:rsidR="008D67C0" w:rsidDel="002C461A">
            <w:rPr>
              <w:rFonts w:cs="Arial"/>
            </w:rPr>
            <w:delText xml:space="preserve">PLMs benötigen einen großen Korpus an unbeschrifteten Daten, um bei verschiedenen Aufgaben effektiv zu sein </w:delText>
          </w:r>
          <w:r w:rsidR="008D67C0" w:rsidRPr="001C2A8B" w:rsidDel="002C461A">
            <w:rPr>
              <w:rFonts w:cs="Arial"/>
              <w:i/>
              <w:highlight w:val="magenta"/>
            </w:rPr>
            <w:fldChar w:fldCharType="begin"/>
          </w:r>
          <w:r w:rsidR="00893D7A" w:rsidDel="002C461A">
            <w:rPr>
              <w:rFonts w:cs="Arial"/>
              <w:i/>
              <w:highlight w:val="magenta"/>
            </w:rPr>
            <w:del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008D67C0" w:rsidRPr="001C2A8B" w:rsidDel="002C461A">
            <w:rPr>
              <w:rFonts w:cs="Arial"/>
              <w:i/>
              <w:highlight w:val="magenta"/>
            </w:rPr>
            <w:fldChar w:fldCharType="separate"/>
          </w:r>
          <w:r w:rsidR="008D67C0" w:rsidRPr="001C2A8B" w:rsidDel="002C461A">
            <w:rPr>
              <w:rFonts w:cs="Arial"/>
              <w:highlight w:val="magenta"/>
            </w:rPr>
            <w:delText>(Patil &amp; Gudivada, 2024, S. 3)</w:delText>
          </w:r>
          <w:r w:rsidR="008D67C0" w:rsidRPr="001C2A8B" w:rsidDel="002C461A">
            <w:rPr>
              <w:rFonts w:cs="Arial"/>
              <w:i/>
              <w:highlight w:val="magenta"/>
            </w:rPr>
            <w:fldChar w:fldCharType="end"/>
          </w:r>
          <w:r w:rsidR="008D67C0" w:rsidDel="002C461A">
            <w:rPr>
              <w:rFonts w:cs="Arial"/>
            </w:rPr>
            <w:delText>.</w:delText>
          </w:r>
          <w:r w:rsidR="00982EF7" w:rsidDel="002C461A">
            <w:rPr>
              <w:rFonts w:cs="Arial"/>
            </w:rPr>
            <w:delText xml:space="preserve"> </w:delText>
          </w:r>
          <w:r w:rsidRPr="0053517D" w:rsidDel="002C461A">
            <w:delText>Nach</w:delText>
          </w:r>
          <w:r w:rsidRPr="00E50642" w:rsidDel="002C461A">
            <w:rPr>
              <w:highlight w:val="magenta"/>
            </w:rPr>
            <w:delText xml:space="preserve"> </w:delText>
          </w:r>
          <w:r w:rsidRPr="00E50642" w:rsidDel="002C461A">
            <w:rPr>
              <w:rFonts w:cs="Arial"/>
              <w:highlight w:val="magenta"/>
            </w:rPr>
            <w:delText>Patil &amp; Gudivada (2024, S. 2)</w:delText>
          </w:r>
          <w:r w:rsidDel="002C461A">
            <w:rPr>
              <w:rFonts w:cs="Arial"/>
            </w:rPr>
            <w:delText xml:space="preserve"> liegt der Fokus von aktuellen Arbeiten auf</w:delText>
          </w:r>
          <w:r w:rsidR="0053517D" w:rsidDel="002C461A">
            <w:rPr>
              <w:rFonts w:cs="Arial"/>
            </w:rPr>
            <w:delText xml:space="preserve"> einem</w:delText>
          </w:r>
          <w:r w:rsidDel="002C461A">
            <w:rPr>
              <w:rFonts w:cs="Arial"/>
            </w:rPr>
            <w:delText xml:space="preserve"> aufgabenunabhängigen A</w:delText>
          </w:r>
          <w:r w:rsidRPr="00E50642" w:rsidDel="002C461A">
            <w:rPr>
              <w:rFonts w:cs="Arial"/>
            </w:rPr>
            <w:delText xml:space="preserve">nsatz, </w:delText>
          </w:r>
          <w:r w:rsidRPr="00577172" w:rsidDel="002C461A">
            <w:rPr>
              <w:rFonts w:cs="Arial"/>
              <w:color w:val="808080" w:themeColor="background1" w:themeShade="80"/>
            </w:rPr>
            <w:delText xml:space="preserve">bei dem </w:delText>
          </w:r>
          <w:r w:rsidRPr="00577172" w:rsidDel="002C461A">
            <w:rPr>
              <w:rFonts w:cs="Arial"/>
              <w:i/>
              <w:color w:val="808080" w:themeColor="background1" w:themeShade="80"/>
            </w:rPr>
            <w:delText>transfer</w:delText>
          </w:r>
          <w:r w:rsidRPr="00577172" w:rsidDel="002C461A">
            <w:rPr>
              <w:rFonts w:cs="Arial"/>
              <w:color w:val="808080" w:themeColor="background1" w:themeShade="80"/>
            </w:rPr>
            <w:delText xml:space="preserve"> und </w:delText>
          </w:r>
          <w:r w:rsidRPr="00577172" w:rsidDel="002C461A">
            <w:rPr>
              <w:rFonts w:cs="Arial"/>
              <w:i/>
              <w:color w:val="808080" w:themeColor="background1" w:themeShade="80"/>
            </w:rPr>
            <w:delText xml:space="preserve">finetuning </w:delText>
          </w:r>
          <w:r w:rsidRPr="00577172" w:rsidDel="002C461A">
            <w:rPr>
              <w:rFonts w:cs="Arial"/>
              <w:color w:val="808080" w:themeColor="background1" w:themeShade="80"/>
            </w:rPr>
            <w:delText xml:space="preserve">des </w:delText>
          </w:r>
          <w:r w:rsidRPr="00577172" w:rsidDel="002C461A">
            <w:rPr>
              <w:rFonts w:cs="Arial"/>
              <w:i/>
              <w:color w:val="808080" w:themeColor="background1" w:themeShade="80"/>
            </w:rPr>
            <w:delText>self-attention</w:delText>
          </w:r>
          <w:r w:rsidRPr="00577172" w:rsidDel="002C461A">
            <w:rPr>
              <w:rFonts w:cs="Arial"/>
              <w:color w:val="808080" w:themeColor="background1" w:themeShade="80"/>
            </w:rPr>
            <w:delText xml:space="preserve"> Blocks ausreichend sind</w:delText>
          </w:r>
          <w:r w:rsidRPr="00E50642" w:rsidDel="002C461A">
            <w:rPr>
              <w:rFonts w:cs="Arial"/>
            </w:rPr>
            <w:delText>.</w:delText>
          </w:r>
          <w:r w:rsidDel="002C461A">
            <w:rPr>
              <w:rFonts w:cs="Arial"/>
            </w:rPr>
            <w:delText xml:space="preserve"> Diese transformerbasierten Modelle können für verschiedene nachfolgende Aufgaben </w:delText>
          </w:r>
          <w:r w:rsidRPr="009F4B55" w:rsidDel="002C461A">
            <w:rPr>
              <w:rFonts w:cs="Arial"/>
              <w:i/>
            </w:rPr>
            <w:delText>finetuned</w:delText>
          </w:r>
          <w:r w:rsidDel="002C461A">
            <w:rPr>
              <w:rFonts w:cs="Arial"/>
              <w:i/>
            </w:rPr>
            <w:delText xml:space="preserve"> </w:delText>
          </w:r>
          <w:r w:rsidDel="002C461A">
            <w:rPr>
              <w:rFonts w:cs="Arial"/>
            </w:rPr>
            <w:delText xml:space="preserve">werden, ohne das eine Anpassung der Modellarchitektur notwendig ist </w:delText>
          </w:r>
          <w:r w:rsidRPr="00643A9C" w:rsidDel="002C461A">
            <w:rPr>
              <w:rFonts w:cs="Arial"/>
              <w:highlight w:val="magenta"/>
            </w:rPr>
            <w:fldChar w:fldCharType="begin"/>
          </w:r>
          <w:r w:rsidR="00893D7A" w:rsidDel="002C461A">
            <w:rPr>
              <w:rFonts w:cs="Arial"/>
              <w:highlight w:val="magenta"/>
            </w:rPr>
            <w:del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delInstrText>
          </w:r>
          <w:r w:rsidRPr="00643A9C" w:rsidDel="002C461A">
            <w:rPr>
              <w:rFonts w:cs="Arial"/>
              <w:highlight w:val="magenta"/>
            </w:rPr>
            <w:fldChar w:fldCharType="separate"/>
          </w:r>
          <w:r w:rsidRPr="00643A9C" w:rsidDel="002C461A">
            <w:rPr>
              <w:rFonts w:cs="Arial"/>
              <w:highlight w:val="magenta"/>
            </w:rPr>
            <w:delText>(Patil &amp; Gudivada, 2024, S. 2–3)</w:delText>
          </w:r>
          <w:r w:rsidRPr="00643A9C" w:rsidDel="002C461A">
            <w:rPr>
              <w:rFonts w:cs="Arial"/>
              <w:highlight w:val="magenta"/>
            </w:rPr>
            <w:fldChar w:fldCharType="end"/>
          </w:r>
          <w:r w:rsidDel="002C461A">
            <w:rPr>
              <w:rFonts w:cs="Arial"/>
            </w:rPr>
            <w:delText>.</w:delText>
          </w:r>
        </w:del>
      </w:moveFrom>
    </w:p>
    <w:p w14:paraId="3778517D" w14:textId="6BA308D3" w:rsidR="00E93AA8" w:rsidDel="002C461A" w:rsidRDefault="005172B0" w:rsidP="00EE19A3">
      <w:pPr>
        <w:jc w:val="both"/>
        <w:rPr>
          <w:del w:id="1340" w:author="Ben Fels" w:date="2024-12-21T11:56:00Z" w16du:dateUtc="2024-12-21T10:56:00Z"/>
          <w:moveFrom w:id="1341" w:author="Ben Fels" w:date="2024-12-21T11:56:00Z" w16du:dateUtc="2024-12-21T10:56:00Z"/>
          <w:rFonts w:cs="Arial"/>
        </w:rPr>
      </w:pPr>
      <w:moveFrom w:id="1342" w:author="Ben Fels" w:date="2024-12-21T11:56:00Z" w16du:dateUtc="2024-12-21T10:56:00Z">
        <w:del w:id="1343" w:author="Ben Fels" w:date="2024-12-21T11:56:00Z" w16du:dateUtc="2024-12-21T10:56:00Z">
          <w:r w:rsidRPr="00F56C6A" w:rsidDel="002C461A">
            <w:rPr>
              <w:rFonts w:cs="Arial"/>
              <w:highlight w:val="magenta"/>
            </w:rPr>
            <w:delText xml:space="preserve">Trad und Chehab </w:delText>
          </w:r>
          <w:r w:rsidR="00E93AA8" w:rsidRPr="00F56C6A" w:rsidDel="002C461A">
            <w:rPr>
              <w:rFonts w:cs="Arial"/>
              <w:highlight w:val="magenta"/>
            </w:rPr>
            <w:fldChar w:fldCharType="begin"/>
          </w:r>
          <w:r w:rsidR="00E93AA8" w:rsidRPr="00F56C6A" w:rsidDel="002C461A">
            <w:rPr>
              <w:rFonts w:cs="Arial"/>
              <w:highlight w:val="magenta"/>
            </w:rPr>
            <w:del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delInstrText>
          </w:r>
          <w:r w:rsidR="00E93AA8" w:rsidRPr="00F56C6A" w:rsidDel="002C461A">
            <w:rPr>
              <w:rFonts w:cs="Arial"/>
              <w:highlight w:val="magenta"/>
            </w:rPr>
            <w:fldChar w:fldCharType="separate"/>
          </w:r>
          <w:r w:rsidR="00E93AA8" w:rsidRPr="00F56C6A" w:rsidDel="002C461A">
            <w:rPr>
              <w:rFonts w:cs="Arial"/>
              <w:highlight w:val="magenta"/>
            </w:rPr>
            <w:delText>(2024)</w:delText>
          </w:r>
          <w:r w:rsidR="00E93AA8" w:rsidRPr="00F56C6A" w:rsidDel="002C461A">
            <w:rPr>
              <w:rFonts w:cs="Arial"/>
              <w:highlight w:val="magenta"/>
            </w:rPr>
            <w:fldChar w:fldCharType="end"/>
          </w:r>
          <w:r w:rsidDel="002C461A">
            <w:rPr>
              <w:rFonts w:cs="Arial"/>
            </w:rPr>
            <w:delText xml:space="preserve"> </w:delText>
          </w:r>
          <w:r w:rsidR="00EA53EB" w:rsidDel="002C461A">
            <w:rPr>
              <w:rFonts w:cs="Arial"/>
            </w:rPr>
            <w:delText xml:space="preserve">haben die </w:delText>
          </w:r>
          <w:r w:rsidR="00AA08F3" w:rsidDel="002C461A">
            <w:rPr>
              <w:rFonts w:cs="Arial"/>
            </w:rPr>
            <w:delText>Effektivität von Prompt-Engineering und Fine-Tunin</w:delText>
          </w:r>
          <w:r w:rsidR="00EE229F" w:rsidDel="002C461A">
            <w:rPr>
              <w:rFonts w:cs="Arial"/>
            </w:rPr>
            <w:delText>g</w:delText>
          </w:r>
          <w:r w:rsidR="00AA08F3" w:rsidDel="002C461A">
            <w:rPr>
              <w:rFonts w:cs="Arial"/>
            </w:rPr>
            <w:delText xml:space="preserve"> </w:delText>
          </w:r>
          <w:r w:rsidR="00EE19A3" w:rsidDel="002C461A">
            <w:rPr>
              <w:rFonts w:cs="Arial"/>
            </w:rPr>
            <w:delText xml:space="preserve">bei der Erkennung von phising-URLs untersucht, mit dem Ergebnis, dass </w:delText>
          </w:r>
          <w:r w:rsidR="00AA08F3" w:rsidDel="002C461A">
            <w:rPr>
              <w:rFonts w:cs="Arial"/>
            </w:rPr>
            <w:delText>P</w:delText>
          </w:r>
          <w:r w:rsidR="001F21AA" w:rsidDel="002C461A">
            <w:rPr>
              <w:rFonts w:cs="Arial"/>
            </w:rPr>
            <w:delText>rompt-</w:delText>
          </w:r>
          <w:r w:rsidR="00AA08F3" w:rsidDel="002C461A">
            <w:rPr>
              <w:rFonts w:cs="Arial"/>
            </w:rPr>
            <w:delText>E</w:delText>
          </w:r>
          <w:r w:rsidR="001F21AA" w:rsidDel="002C461A">
            <w:rPr>
              <w:rFonts w:cs="Arial"/>
            </w:rPr>
            <w:delText xml:space="preserve">ngineering eine </w:delText>
          </w:r>
          <w:r w:rsidR="00EE19A3" w:rsidDel="002C461A">
            <w:rPr>
              <w:rFonts w:cs="Arial"/>
            </w:rPr>
            <w:delText xml:space="preserve">schlechtere </w:delText>
          </w:r>
          <w:r w:rsidR="001F21AA" w:rsidDel="002C461A">
            <w:rPr>
              <w:rFonts w:cs="Arial"/>
            </w:rPr>
            <w:delText>Leistung hervorbringt, als</w:delText>
          </w:r>
          <w:r w:rsidR="00AA08F3" w:rsidDel="002C461A">
            <w:rPr>
              <w:rFonts w:cs="Arial"/>
            </w:rPr>
            <w:delText xml:space="preserve"> F</w:delText>
          </w:r>
          <w:r w:rsidR="00AC7805" w:rsidDel="002C461A">
            <w:rPr>
              <w:rFonts w:cs="Arial"/>
            </w:rPr>
            <w:delText>ine-</w:delText>
          </w:r>
          <w:r w:rsidR="00AA08F3" w:rsidDel="002C461A">
            <w:rPr>
              <w:rFonts w:cs="Arial"/>
            </w:rPr>
            <w:delText>T</w:delText>
          </w:r>
          <w:r w:rsidR="00AC7805" w:rsidDel="002C461A">
            <w:rPr>
              <w:rFonts w:cs="Arial"/>
            </w:rPr>
            <w:delText>uning.</w:delText>
          </w:r>
        </w:del>
      </w:moveFrom>
    </w:p>
    <w:p w14:paraId="5D3103DA" w14:textId="3EC905DB" w:rsidR="00F238EF" w:rsidDel="002C461A" w:rsidRDefault="005B217C" w:rsidP="00EE19A3">
      <w:pPr>
        <w:jc w:val="both"/>
        <w:rPr>
          <w:del w:id="1344" w:author="Ben Fels" w:date="2024-12-21T11:56:00Z" w16du:dateUtc="2024-12-21T10:56:00Z"/>
          <w:moveFrom w:id="1345" w:author="Ben Fels" w:date="2024-12-21T11:56:00Z" w16du:dateUtc="2024-12-21T10:56:00Z"/>
          <w:rFonts w:cs="Arial"/>
        </w:rPr>
      </w:pPr>
      <w:moveFrom w:id="1346" w:author="Ben Fels" w:date="2024-12-21T11:56:00Z" w16du:dateUtc="2024-12-21T10:56:00Z">
        <w:del w:id="1347" w:author="Ben Fels" w:date="2024-12-21T11:56:00Z" w16du:dateUtc="2024-12-21T10:56:00Z">
          <w:r w:rsidRPr="005B217C" w:rsidDel="002C461A">
            <w:rPr>
              <w:rFonts w:cs="Arial"/>
            </w:rPr>
            <w:delText>Pre-training und fine-tuning führen zwar</w:delText>
          </w:r>
          <w:r w:rsidDel="002C461A">
            <w:rPr>
              <w:rFonts w:cs="Arial"/>
            </w:rPr>
            <w:delText xml:space="preserve"> meist zu einer besseren Performance gegenüber </w:delText>
          </w:r>
          <w:r w:rsidR="00C07AD6" w:rsidDel="002C461A">
            <w:rPr>
              <w:rFonts w:cs="Arial"/>
            </w:rPr>
            <w:delText>den Grundmodellen (foundation-modell)</w:delText>
          </w:r>
          <w:r w:rsidR="00190BFD" w:rsidDel="002C461A">
            <w:rPr>
              <w:rFonts w:cs="Arial"/>
            </w:rPr>
            <w:delText xml:space="preserve">, </w:delText>
          </w:r>
          <w:r w:rsidR="00D70676" w:rsidDel="002C461A">
            <w:rPr>
              <w:rFonts w:cs="Arial"/>
            </w:rPr>
            <w:delText xml:space="preserve">sind jedoch aufgrund der </w:delText>
          </w:r>
          <w:r w:rsidR="00190BFD" w:rsidDel="002C461A">
            <w:rPr>
              <w:rFonts w:cs="Arial"/>
            </w:rPr>
            <w:delText>Kosten für Rechenkapazität</w:delText>
          </w:r>
          <w:r w:rsidR="006150AA" w:rsidDel="002C461A">
            <w:rPr>
              <w:rFonts w:cs="Arial"/>
            </w:rPr>
            <w:delText xml:space="preserve"> und der </w:delText>
          </w:r>
          <w:r w:rsidR="00D70676" w:rsidDel="002C461A">
            <w:rPr>
              <w:rFonts w:cs="Arial"/>
            </w:rPr>
            <w:delText>Komplexität der D</w:delText>
          </w:r>
          <w:r w:rsidR="006150AA" w:rsidDel="002C461A">
            <w:rPr>
              <w:rFonts w:cs="Arial"/>
            </w:rPr>
            <w:delText>a</w:delText>
          </w:r>
          <w:r w:rsidR="00D70676" w:rsidDel="002C461A">
            <w:rPr>
              <w:rFonts w:cs="Arial"/>
            </w:rPr>
            <w:delText>ten</w:delText>
          </w:r>
          <w:r w:rsidR="006150AA" w:rsidDel="002C461A">
            <w:rPr>
              <w:rFonts w:cs="Arial"/>
            </w:rPr>
            <w:delText xml:space="preserve"> für Personen und Organisationen mit großem Budget vorbehalten.</w:delText>
          </w:r>
        </w:del>
      </w:moveFrom>
    </w:p>
    <w:moveFromRangeEnd w:id="1333"/>
    <w:p w14:paraId="5B564796" w14:textId="465597FD" w:rsidR="00686B86" w:rsidDel="002C461A" w:rsidRDefault="00686B86" w:rsidP="00686B86">
      <w:pPr>
        <w:rPr>
          <w:del w:id="1348" w:author="Ben Fels" w:date="2024-12-21T11:56:00Z" w16du:dateUtc="2024-12-21T10:56:00Z"/>
        </w:rPr>
      </w:pPr>
    </w:p>
    <w:p w14:paraId="18052B06" w14:textId="33198D74" w:rsidR="00686B86" w:rsidDel="002C461A" w:rsidRDefault="00686B86" w:rsidP="00686B86">
      <w:pPr>
        <w:rPr>
          <w:del w:id="1349" w:author="Ben Fels" w:date="2024-12-21T11:56:00Z" w16du:dateUtc="2024-12-21T10:56:00Z"/>
        </w:rPr>
      </w:pPr>
      <w:del w:id="1350" w:author="Ben Fels" w:date="2024-12-21T11:56:00Z" w16du:dateUtc="2024-12-21T10:56:00Z">
        <w:r w:rsidDel="00F40A0C">
          <w:delText>Große Texte mit vielen Tokens erfordern mehr Rechenressourcen und längere Verarbeitungszeiten, deshalb ist die Effiziente handhabe der Tokenanzahl ein wichtiger Aspekt bei der Entwicklung von generative AI-Modellen.</w:delText>
        </w:r>
      </w:del>
    </w:p>
    <w:p w14:paraId="02566A35" w14:textId="41F82022" w:rsidR="00595F38" w:rsidRPr="00C34F32" w:rsidDel="002C461A" w:rsidRDefault="00E0462A" w:rsidP="00686B86">
      <w:pPr>
        <w:rPr>
          <w:del w:id="1351" w:author="Ben Fels" w:date="2024-12-21T11:56:00Z" w16du:dateUtc="2024-12-21T10:56:00Z"/>
        </w:rPr>
      </w:pPr>
      <w:del w:id="1352" w:author="Ben Fels" w:date="2024-12-21T11:56:00Z" w16du:dateUtc="2024-12-21T10:56:00Z">
        <w:r w:rsidRPr="00C34F32" w:rsidDel="002C461A">
          <w:rPr>
            <w:highlight w:val="magenta"/>
          </w:rPr>
          <w:delText xml:space="preserve">In </w:delText>
        </w:r>
        <w:r w:rsidRPr="00E0462A" w:rsidDel="002C461A">
          <w:rPr>
            <w:highlight w:val="magenta"/>
          </w:rPr>
          <w:fldChar w:fldCharType="begin"/>
        </w:r>
        <w:r w:rsidR="004E5B9A" w:rsidDel="002C461A">
          <w:rPr>
            <w:highlight w:val="magenta"/>
          </w:rPr>
          <w:del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E0462A" w:rsidDel="002C461A">
          <w:rPr>
            <w:highlight w:val="magenta"/>
          </w:rPr>
          <w:fldChar w:fldCharType="separate"/>
        </w:r>
        <w:r w:rsidRPr="00C34F32" w:rsidDel="002C461A">
          <w:rPr>
            <w:rFonts w:cs="Arial"/>
            <w:highlight w:val="magenta"/>
          </w:rPr>
          <w:delText>(Cabrio &amp; Villata, 2018, S. 5429)</w:delText>
        </w:r>
        <w:r w:rsidRPr="00E0462A" w:rsidDel="002C461A">
          <w:rPr>
            <w:highlight w:val="magenta"/>
          </w:rPr>
          <w:fldChar w:fldCharType="end"/>
        </w:r>
        <w:r w:rsidRPr="00C34F32" w:rsidDel="002C461A">
          <w:delText xml:space="preserve"> </w:delText>
        </w:r>
        <w:r w:rsidR="00C34F32" w:rsidRPr="00C34F32" w:rsidDel="002C461A">
          <w:delText>tragen die leistungsfähigsten Algorithmen</w:delText>
        </w:r>
        <w:r w:rsidR="00C34F32" w:rsidDel="002C461A">
          <w:delText xml:space="preserve">, </w:delText>
        </w:r>
        <w:r w:rsidR="00C34F32" w:rsidRPr="00C34F32" w:rsidDel="002C461A">
          <w:delText>die am häufigsten verwendeten Merkmale</w:delText>
        </w:r>
        <w:r w:rsidR="00C34F32" w:rsidDel="002C461A">
          <w:delText xml:space="preserve">, </w:delText>
        </w:r>
        <w:r w:rsidR="00C34F32" w:rsidRPr="00C34F32" w:rsidDel="002C461A">
          <w:delText xml:space="preserve">und die freigegebenen Datensätze </w:delText>
        </w:r>
        <w:r w:rsidR="00C34F32" w:rsidDel="002C461A">
          <w:delText>zusammen.</w:delText>
        </w:r>
        <w:r w:rsidR="00661818" w:rsidDel="002C461A">
          <w:delText xml:space="preserve"> </w:delText>
        </w:r>
        <w:r w:rsidR="006E4467" w:rsidDel="002C461A">
          <w:delText>Demnach werden s</w:delText>
        </w:r>
        <w:r w:rsidR="006E4467" w:rsidRPr="006E4467" w:rsidDel="002C461A">
          <w:delText>yntaktische und positio</w:delText>
        </w:r>
        <w:r w:rsidR="00E0108D" w:rsidDel="002C461A">
          <w:delText>nsbezogene</w:delText>
        </w:r>
        <w:r w:rsidR="006E4467" w:rsidDel="002C461A">
          <w:delText xml:space="preserve"> Merkmale am häufigsten</w:delText>
        </w:r>
        <w:r w:rsidR="00E0108D" w:rsidDel="002C461A">
          <w:delText xml:space="preserve"> verwendet</w:delText>
        </w:r>
        <w:r w:rsidR="00EE59EE" w:rsidRPr="00EE59EE" w:rsidDel="002C461A">
          <w:rPr>
            <w:highlight w:val="magenta"/>
          </w:rPr>
          <w:delText xml:space="preserve"> </w:delText>
        </w:r>
        <w:r w:rsidR="00EE59EE" w:rsidRPr="00E0462A" w:rsidDel="002C461A">
          <w:rPr>
            <w:highlight w:val="magenta"/>
          </w:rPr>
          <w:fldChar w:fldCharType="begin"/>
        </w:r>
        <w:r w:rsidR="004E5B9A" w:rsidDel="002C461A">
          <w:rPr>
            <w:highlight w:val="magenta"/>
          </w:rPr>
          <w:del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EE59EE" w:rsidRPr="00E0462A" w:rsidDel="002C461A">
          <w:rPr>
            <w:highlight w:val="magenta"/>
          </w:rPr>
          <w:fldChar w:fldCharType="separate"/>
        </w:r>
        <w:r w:rsidR="00EE59EE" w:rsidRPr="00EE59EE" w:rsidDel="002C461A">
          <w:rPr>
            <w:rFonts w:cs="Arial"/>
            <w:highlight w:val="magenta"/>
          </w:rPr>
          <w:delText>(Cabrio &amp; Villata, 2018, S. 5431)</w:delText>
        </w:r>
        <w:r w:rsidR="00EE59EE" w:rsidRPr="00E0462A" w:rsidDel="002C461A">
          <w:rPr>
            <w:highlight w:val="magenta"/>
          </w:rPr>
          <w:fldChar w:fldCharType="end"/>
        </w:r>
      </w:del>
    </w:p>
    <w:p w14:paraId="43D094B1" w14:textId="4B846694" w:rsidR="00E0462A" w:rsidRPr="00C34F32" w:rsidDel="002C461A" w:rsidRDefault="00E0462A" w:rsidP="00686B86">
      <w:pPr>
        <w:rPr>
          <w:del w:id="1353" w:author="Ben Fels" w:date="2024-12-21T11:57:00Z" w16du:dateUtc="2024-12-21T10:57:00Z"/>
        </w:rPr>
      </w:pPr>
    </w:p>
    <w:p w14:paraId="324D522D" w14:textId="31602989" w:rsidR="00686B86" w:rsidRPr="00C34F32" w:rsidDel="002C461A" w:rsidRDefault="00686B86" w:rsidP="00EE19A3">
      <w:pPr>
        <w:jc w:val="both"/>
        <w:rPr>
          <w:del w:id="1354" w:author="Ben Fels" w:date="2024-12-21T11:57:00Z" w16du:dateUtc="2024-12-21T10:57:00Z"/>
          <w:rFonts w:cs="Arial"/>
        </w:rPr>
      </w:pPr>
    </w:p>
    <w:p w14:paraId="2F195DD5" w14:textId="30D9BD78" w:rsidR="00462225" w:rsidRPr="00E02FED" w:rsidDel="002C461A" w:rsidRDefault="00462225" w:rsidP="00842EB0">
      <w:pPr>
        <w:pStyle w:val="berschrift2"/>
        <w:rPr>
          <w:del w:id="1355" w:author="Ben Fels" w:date="2024-12-21T11:57:00Z" w16du:dateUtc="2024-12-21T10:57:00Z"/>
        </w:rPr>
      </w:pPr>
      <w:del w:id="1356" w:author="Ben Fels" w:date="2024-12-21T11:57:00Z" w16du:dateUtc="2024-12-21T10:57:00Z">
        <w:r w:rsidRPr="00E02FED" w:rsidDel="002C461A">
          <w:delText>Transfer-Learning</w:delText>
        </w:r>
      </w:del>
    </w:p>
    <w:p w14:paraId="7B3170FE" w14:textId="53EDD3DE" w:rsidR="00462225" w:rsidDel="004328D8" w:rsidRDefault="00462225" w:rsidP="00462225">
      <w:pPr>
        <w:rPr>
          <w:del w:id="1357" w:author="Ben Fels" w:date="2024-12-21T11:57:00Z" w16du:dateUtc="2024-12-21T10:57:00Z"/>
        </w:rPr>
      </w:pPr>
      <w:del w:id="1358" w:author="Ben Fels" w:date="2024-12-21T11:57:00Z" w16du:dateUtc="2024-12-21T10:57:00Z">
        <w:r w:rsidRPr="00DD4BC2" w:rsidDel="004328D8">
          <w:delText xml:space="preserve">Laut Géron (2022, S. 373) ist es weniger sinnvoll, ein </w:delText>
        </w:r>
        <w:r w:rsidRPr="003544B6" w:rsidDel="004328D8">
          <w:rPr>
            <w:highlight w:val="cyan"/>
          </w:rPr>
          <w:delText>eigenes tiefes neuronales Netz</w:delText>
        </w:r>
        <w:r w:rsidRPr="00DD4BC2" w:rsidDel="004328D8">
          <w:delText xml:space="preserve"> zu konstruieren</w:delText>
        </w:r>
        <w:r w:rsidDel="004328D8">
          <w:delText>, wenn man s</w:delText>
        </w:r>
        <w:r w:rsidRPr="00DD4BC2" w:rsidDel="004328D8">
          <w:delText xml:space="preserve">tattdessen ein bereits vortrainiertes </w:delText>
        </w:r>
        <w:r w:rsidRPr="00FC71F3" w:rsidDel="004328D8">
          <w:rPr>
            <w:highlight w:val="cyan"/>
          </w:rPr>
          <w:delText>neuronales Netz</w:delText>
        </w:r>
        <w:r w:rsidRPr="00DD4BC2" w:rsidDel="004328D8">
          <w:delText xml:space="preserve"> für eine ähnliche Aufgabe heranzuziehen</w:delText>
        </w:r>
        <w:r w:rsidDel="004328D8">
          <w:delText xml:space="preserve"> kann</w:delText>
        </w:r>
        <w:r w:rsidRPr="00DD4BC2" w:rsidDel="004328D8">
          <w:delText xml:space="preserve">. </w:delText>
        </w:r>
        <w:r w:rsidDel="004328D8">
          <w:delText xml:space="preserve">Dies hat den Vorteil, dass </w:delText>
        </w:r>
        <w:r w:rsidRPr="00DD4BC2" w:rsidDel="004328D8">
          <w:delText xml:space="preserve">das Training viel schneller </w:delText>
        </w:r>
        <w:r w:rsidDel="004328D8">
          <w:delText xml:space="preserve">erfolgen kann </w:delText>
        </w:r>
        <w:r w:rsidRPr="00DD4BC2" w:rsidDel="004328D8">
          <w:delText xml:space="preserve">und </w:delText>
        </w:r>
        <w:r w:rsidDel="004328D8">
          <w:delText xml:space="preserve">weniger Daten </w:delText>
        </w:r>
        <w:r w:rsidRPr="00DD4BC2" w:rsidDel="004328D8">
          <w:delText xml:space="preserve">benötigt </w:delText>
        </w:r>
        <w:r w:rsidDel="004328D8">
          <w:delText xml:space="preserve">werden </w:delText>
        </w:r>
        <w:r w:rsidRPr="0062142E" w:rsidDel="004328D8">
          <w:rPr>
            <w:highlight w:val="magenta"/>
            <w:lang w:val="en-US"/>
          </w:rPr>
          <w:fldChar w:fldCharType="begin"/>
        </w:r>
        <w:r w:rsidDel="004328D8">
          <w:rPr>
            <w:highlight w:val="magenta"/>
          </w:rPr>
          <w:del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3544B6"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r w:rsidRPr="00DD4BC2" w:rsidDel="004328D8">
          <w:delText xml:space="preserve"> </w:delText>
        </w:r>
        <w:r w:rsidRPr="0081164D" w:rsidDel="004328D8">
          <w:delText xml:space="preserve">Diese Vorgehensweise nennt sich Transfer Learning </w:delText>
        </w:r>
        <w:r w:rsidRPr="0062142E" w:rsidDel="004328D8">
          <w:rPr>
            <w:highlight w:val="magenta"/>
            <w:lang w:val="en-US"/>
          </w:rPr>
          <w:fldChar w:fldCharType="begin"/>
        </w:r>
        <w:r w:rsidRPr="005A6315" w:rsidDel="004328D8">
          <w:rPr>
            <w:highlight w:val="magenta"/>
          </w:rPr>
          <w:del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5A6315"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del>
    </w:p>
    <w:p w14:paraId="758818D5" w14:textId="5D59588C" w:rsidR="00046B78" w:rsidDel="004328D8" w:rsidRDefault="000D34A2" w:rsidP="00462225">
      <w:pPr>
        <w:rPr>
          <w:del w:id="1359" w:author="Ben Fels" w:date="2024-12-21T11:57:00Z" w16du:dateUtc="2024-12-21T10:57:00Z"/>
        </w:rPr>
      </w:pPr>
      <w:del w:id="1360" w:author="Ben Fels" w:date="2024-12-21T11:57:00Z" w16du:dateUtc="2024-12-21T10:57:00Z">
        <w:r w:rsidDel="004328D8">
          <w:delText xml:space="preserve">Einige Organisationen sind der </w:delText>
        </w:r>
        <w:r w:rsidR="00D41AB8" w:rsidDel="004328D8">
          <w:delText>Auffassung</w:delText>
        </w:r>
        <w:r w:rsidDel="004328D8">
          <w:delText xml:space="preserve">, dass das Training eines eigenen Modells </w:delText>
        </w:r>
        <w:r w:rsidR="001F7D20" w:rsidDel="004328D8">
          <w:delText>nicht rentabel ist</w:delText>
        </w:r>
        <w:r w:rsidR="00D41AB8" w:rsidDel="004328D8">
          <w:delText xml:space="preserve">. </w:delText>
        </w:r>
        <w:r w:rsidR="004D4462" w:rsidDel="004328D8">
          <w:delText xml:space="preserve">Eine </w:delText>
        </w:r>
        <w:r w:rsidR="00D41AB8" w:rsidDel="004328D8">
          <w:delText xml:space="preserve">Alternative ist </w:delText>
        </w:r>
        <w:r w:rsidR="004D4462" w:rsidDel="004328D8">
          <w:delText>fine-tuning</w:delText>
        </w:r>
        <w:r w:rsidR="001F7D20" w:rsidDel="004328D8">
          <w:delText xml:space="preserve"> </w:delText>
        </w:r>
        <w:r w:rsidR="001F7D20" w:rsidRPr="001F7D20" w:rsidDel="004328D8">
          <w:rPr>
            <w:highlight w:val="magenta"/>
          </w:rPr>
          <w:fldChar w:fldCharType="begin"/>
        </w:r>
        <w:r w:rsidR="001F7D20" w:rsidRPr="001F7D20" w:rsidDel="004328D8">
          <w:rPr>
            <w:highlight w:val="magenta"/>
          </w:rPr>
          <w:del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delInstrText>
        </w:r>
        <w:r w:rsidR="001F7D20" w:rsidRPr="001F7D20" w:rsidDel="004328D8">
          <w:rPr>
            <w:highlight w:val="magenta"/>
          </w:rPr>
          <w:fldChar w:fldCharType="separate"/>
        </w:r>
        <w:r w:rsidR="001F7D20" w:rsidRPr="001F7D20" w:rsidDel="004328D8">
          <w:rPr>
            <w:rFonts w:cs="Arial"/>
            <w:highlight w:val="magenta"/>
          </w:rPr>
          <w:delText>(Lu et al., 2024, S. 2)</w:delText>
        </w:r>
        <w:r w:rsidR="001F7D20" w:rsidRPr="001F7D20" w:rsidDel="004328D8">
          <w:rPr>
            <w:highlight w:val="magenta"/>
          </w:rPr>
          <w:fldChar w:fldCharType="end"/>
        </w:r>
        <w:r w:rsidR="001F7D20" w:rsidDel="004328D8">
          <w:delText>.</w:delText>
        </w:r>
      </w:del>
    </w:p>
    <w:p w14:paraId="73BEC7BB" w14:textId="4D983192" w:rsidR="00E93AA8" w:rsidDel="004328D8" w:rsidRDefault="00481400" w:rsidP="004638F4">
      <w:pPr>
        <w:jc w:val="both"/>
        <w:rPr>
          <w:del w:id="1361" w:author="Ben Fels" w:date="2024-12-21T11:57:00Z" w16du:dateUtc="2024-12-21T10:57:00Z"/>
          <w:rFonts w:cs="Arial"/>
        </w:rPr>
      </w:pPr>
      <w:del w:id="1362" w:author="Ben Fels" w:date="2024-12-21T11:57:00Z" w16du:dateUtc="2024-12-21T10:57:00Z">
        <w:r w:rsidDel="004328D8">
          <w:rPr>
            <w:rFonts w:cs="Arial"/>
          </w:rPr>
          <w:delText>Im Vergleich zum</w:delText>
        </w:r>
        <w:r w:rsidR="0027434F" w:rsidDel="004328D8">
          <w:rPr>
            <w:rFonts w:cs="Arial"/>
          </w:rPr>
          <w:delText xml:space="preserve"> pretraining ist transfer-learning günstiger und konvergiert schneller, als wenn man das ganze Modell neu trainieren würde </w:delText>
        </w:r>
        <w:r w:rsidR="0027434F" w:rsidRPr="00D66BEB" w:rsidDel="004328D8">
          <w:rPr>
            <w:rFonts w:cs="Arial"/>
            <w:highlight w:val="magenta"/>
          </w:rPr>
          <w:fldChar w:fldCharType="begin"/>
        </w:r>
        <w:r w:rsidR="00893D7A" w:rsidDel="004328D8">
          <w:rPr>
            <w:rFonts w:cs="Arial"/>
            <w:highlight w:val="magenta"/>
          </w:rPr>
          <w:del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27434F" w:rsidRPr="00D66BEB" w:rsidDel="004328D8">
          <w:rPr>
            <w:rFonts w:cs="Arial"/>
            <w:highlight w:val="magenta"/>
          </w:rPr>
          <w:fldChar w:fldCharType="separate"/>
        </w:r>
        <w:r w:rsidR="0027434F" w:rsidRPr="00D66BEB" w:rsidDel="004328D8">
          <w:rPr>
            <w:rFonts w:cs="Arial"/>
            <w:highlight w:val="magenta"/>
          </w:rPr>
          <w:delText>(Patil &amp; Gudivada, 2024, S. 18)</w:delText>
        </w:r>
        <w:r w:rsidR="0027434F" w:rsidRPr="00D66BEB" w:rsidDel="004328D8">
          <w:rPr>
            <w:rFonts w:cs="Arial"/>
            <w:highlight w:val="magenta"/>
          </w:rPr>
          <w:fldChar w:fldCharType="end"/>
        </w:r>
        <w:r w:rsidR="0027434F" w:rsidRPr="00D66BEB" w:rsidDel="004328D8">
          <w:rPr>
            <w:rFonts w:cs="Arial"/>
            <w:highlight w:val="magenta"/>
          </w:rPr>
          <w:delText>.</w:delText>
        </w:r>
      </w:del>
    </w:p>
    <w:p w14:paraId="1786D2EC" w14:textId="6A61E129" w:rsidR="00747E63" w:rsidDel="004328D8" w:rsidRDefault="00580D82" w:rsidP="00747E63">
      <w:pPr>
        <w:jc w:val="both"/>
        <w:rPr>
          <w:del w:id="1363" w:author="Ben Fels" w:date="2024-12-21T11:57:00Z" w16du:dateUtc="2024-12-21T10:57:00Z"/>
          <w:rFonts w:cs="Arial"/>
        </w:rPr>
      </w:pPr>
      <w:del w:id="1364" w:author="Ben Fels" w:date="2024-12-21T11:57:00Z" w16du:dateUtc="2024-12-21T10:57:00Z">
        <w:r w:rsidDel="004328D8">
          <w:rPr>
            <w:rFonts w:cs="Arial"/>
          </w:rPr>
          <w:delText>Pretraining nutzt</w:delText>
        </w:r>
        <w:r w:rsidR="005D660A" w:rsidDel="004328D8">
          <w:rPr>
            <w:rFonts w:cs="Arial"/>
          </w:rPr>
          <w:delText xml:space="preserve"> ungelabelte Daten, </w:delText>
        </w:r>
        <w:r w:rsidR="00014C5E" w:rsidDel="004328D8">
          <w:rPr>
            <w:rFonts w:cs="Arial"/>
          </w:rPr>
          <w:delText>folgt dem sel</w:delText>
        </w:r>
        <w:r w:rsidR="00CE6D44" w:rsidDel="004328D8">
          <w:rPr>
            <w:rFonts w:cs="Arial"/>
          </w:rPr>
          <w:delText>f</w:delText>
        </w:r>
        <w:r w:rsidR="00014C5E" w:rsidDel="004328D8">
          <w:rPr>
            <w:rFonts w:cs="Arial"/>
          </w:rPr>
          <w:delText>-supervised-Ansatz; Transfer-</w:delText>
        </w:r>
        <w:r w:rsidR="00CE6D44" w:rsidDel="004328D8">
          <w:rPr>
            <w:rFonts w:cs="Arial"/>
          </w:rPr>
          <w:delText>folgt supervised Ansatz mit für die geplante Nutzung gelabelten Daten</w:delText>
        </w:r>
        <w:r w:rsidR="00747E63" w:rsidDel="004328D8">
          <w:rPr>
            <w:rFonts w:cs="Arial"/>
          </w:rPr>
          <w:delText>. Pretraining-Datensatz von einer generischen</w:delText>
        </w:r>
        <w:r w:rsidR="00DF4E90" w:rsidDel="004328D8">
          <w:rPr>
            <w:rFonts w:cs="Arial"/>
          </w:rPr>
          <w:delText xml:space="preserve"> Domäne, wohingegen bei transfer-learning die Daten von einer spezifischen Domäne stammen </w:delText>
        </w:r>
        <w:r w:rsidR="00437D23" w:rsidRPr="00437D23" w:rsidDel="004328D8">
          <w:rPr>
            <w:rFonts w:cs="Arial"/>
            <w:highlight w:val="magenta"/>
          </w:rPr>
          <w:fldChar w:fldCharType="begin"/>
        </w:r>
        <w:r w:rsidR="00893D7A" w:rsidDel="004328D8">
          <w:rPr>
            <w:rFonts w:cs="Arial"/>
            <w:highlight w:val="magenta"/>
          </w:rPr>
          <w:del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437D23" w:rsidRPr="00437D23" w:rsidDel="004328D8">
          <w:rPr>
            <w:rFonts w:cs="Arial"/>
            <w:highlight w:val="magenta"/>
          </w:rPr>
          <w:fldChar w:fldCharType="separate"/>
        </w:r>
        <w:r w:rsidR="00437D23" w:rsidRPr="00437D23" w:rsidDel="004328D8">
          <w:rPr>
            <w:rFonts w:cs="Arial"/>
            <w:highlight w:val="magenta"/>
          </w:rPr>
          <w:delText>(Patil &amp; Gudivada, 2024, S. 18)</w:delText>
        </w:r>
        <w:r w:rsidR="00437D23" w:rsidRPr="00437D23" w:rsidDel="004328D8">
          <w:rPr>
            <w:rFonts w:cs="Arial"/>
            <w:highlight w:val="magenta"/>
          </w:rPr>
          <w:fldChar w:fldCharType="end"/>
        </w:r>
        <w:r w:rsidR="00CE6D44" w:rsidDel="004328D8">
          <w:rPr>
            <w:rFonts w:cs="Arial"/>
          </w:rPr>
          <w:delText>.</w:delText>
        </w:r>
      </w:del>
    </w:p>
    <w:p w14:paraId="64F89A51" w14:textId="606DCFEB" w:rsidR="006C08E7" w:rsidDel="004328D8" w:rsidRDefault="00CB359D" w:rsidP="00747E63">
      <w:pPr>
        <w:jc w:val="both"/>
        <w:rPr>
          <w:del w:id="1365" w:author="Ben Fels" w:date="2024-12-21T11:57:00Z" w16du:dateUtc="2024-12-21T10:57:00Z"/>
          <w:rFonts w:cs="Arial"/>
        </w:rPr>
      </w:pPr>
      <w:del w:id="1366" w:author="Ben Fels" w:date="2024-12-21T11:57:00Z" w16du:dateUtc="2024-12-21T10:57:00Z">
        <w:r w:rsidDel="004328D8">
          <w:rPr>
            <w:rFonts w:cs="Arial"/>
          </w:rPr>
          <w:delText xml:space="preserve">Fine-tuning benötigt eine große Menge von den aufgabenspezifischen Daten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Del="004328D8">
          <w:rPr>
            <w:rFonts w:cs="Arial"/>
          </w:rPr>
          <w:delText>.</w:delText>
        </w:r>
      </w:del>
    </w:p>
    <w:p w14:paraId="16BE07B0" w14:textId="364C64FD" w:rsidR="00DF11B3" w:rsidDel="004328D8" w:rsidRDefault="00DF11B3" w:rsidP="00747E63">
      <w:pPr>
        <w:jc w:val="both"/>
        <w:rPr>
          <w:del w:id="1367" w:author="Ben Fels" w:date="2024-12-21T11:57:00Z" w16du:dateUtc="2024-12-21T10:57:00Z"/>
          <w:rFonts w:cs="Arial"/>
        </w:rPr>
      </w:pPr>
      <w:del w:id="1368" w:author="Ben Fels" w:date="2024-12-21T11:57:00Z" w16du:dateUtc="2024-12-21T10:57:00Z">
        <w:r w:rsidDel="004328D8">
          <w:rPr>
            <w:rFonts w:cs="Arial"/>
          </w:rPr>
          <w:delText xml:space="preserve">Für jede Aufgabe müsste ein eigenes Modell trainiert werden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R="004F41BB" w:rsidDel="004328D8">
          <w:rPr>
            <w:rFonts w:cs="Arial"/>
          </w:rPr>
          <w:delText>.</w:delText>
        </w:r>
      </w:del>
    </w:p>
    <w:p w14:paraId="63724910" w14:textId="684F2D44" w:rsidR="00E06605" w:rsidRPr="00E06605" w:rsidDel="00E139BF" w:rsidRDefault="00E06605" w:rsidP="00842EB0">
      <w:pPr>
        <w:pStyle w:val="berschrift2"/>
        <w:rPr>
          <w:del w:id="1369" w:author="Ben Fels" w:date="2024-12-21T11:58:00Z" w16du:dateUtc="2024-12-21T10:58:00Z"/>
        </w:rPr>
      </w:pPr>
      <w:del w:id="1370" w:author="Ben Fels" w:date="2024-12-21T11:58:00Z" w16du:dateUtc="2024-12-21T10:58:00Z">
        <w:r w:rsidRPr="00E06605" w:rsidDel="00E139BF">
          <w:delText>Infos zu LLMs</w:delText>
        </w:r>
      </w:del>
    </w:p>
    <w:p w14:paraId="7ECA3916" w14:textId="0D927DE4" w:rsidR="001240B0" w:rsidDel="00E139BF" w:rsidRDefault="001240B0" w:rsidP="001240B0">
      <w:pPr>
        <w:rPr>
          <w:del w:id="1371" w:author="Ben Fels" w:date="2024-12-21T11:58:00Z" w16du:dateUtc="2024-12-21T10:58:00Z"/>
          <w:rFonts w:cs="Arial"/>
        </w:rPr>
      </w:pPr>
      <w:del w:id="1372" w:author="Ben Fels" w:date="2024-12-21T11:58:00Z" w16du:dateUtc="2024-12-21T10:58:00Z">
        <w:r w:rsidRPr="00E50642" w:rsidDel="00E139BF">
          <w:rPr>
            <w:rFonts w:cs="Arial"/>
            <w:highlight w:val="magenta"/>
          </w:rPr>
          <w:delText xml:space="preserve">Patil &amp; Gudivada (2024, S. </w:delText>
        </w:r>
        <w:r w:rsidDel="00E139BF">
          <w:rPr>
            <w:rFonts w:cs="Arial"/>
            <w:highlight w:val="magenta"/>
          </w:rPr>
          <w:delText>3</w:delText>
        </w:r>
        <w:r w:rsidRPr="00E50642" w:rsidDel="00E139BF">
          <w:rPr>
            <w:rFonts w:cs="Arial"/>
            <w:highlight w:val="magenta"/>
          </w:rPr>
          <w:delText>)</w:delText>
        </w:r>
        <w:r w:rsidDel="00E139BF">
          <w:rPr>
            <w:rFonts w:cs="Arial"/>
          </w:rPr>
          <w:delText xml:space="preserve"> unterscheiden die Phasen der transformerbasierten LLMs in </w:delText>
        </w:r>
        <w:r w:rsidRPr="00746CF9" w:rsidDel="00E139BF">
          <w:rPr>
            <w:rFonts w:cs="Arial"/>
            <w:i/>
          </w:rPr>
          <w:delText>pretraining</w:delText>
        </w:r>
        <w:r w:rsidDel="00E139BF">
          <w:rPr>
            <w:rFonts w:cs="Arial"/>
          </w:rPr>
          <w:delText xml:space="preserve">, </w:delText>
        </w:r>
        <w:r w:rsidRPr="00746CF9" w:rsidDel="00E139BF">
          <w:rPr>
            <w:rFonts w:cs="Arial"/>
            <w:i/>
          </w:rPr>
          <w:delText>transfer learning</w:delText>
        </w:r>
        <w:r w:rsidDel="00E139BF">
          <w:rPr>
            <w:rFonts w:cs="Arial"/>
          </w:rPr>
          <w:delText xml:space="preserve"> und </w:delText>
        </w:r>
        <w:r w:rsidRPr="00746CF9" w:rsidDel="00E139BF">
          <w:rPr>
            <w:rFonts w:cs="Arial"/>
            <w:i/>
          </w:rPr>
          <w:delText>in-context learning</w:delText>
        </w:r>
        <w:r w:rsidDel="00E139BF">
          <w:rPr>
            <w:rFonts w:cs="Arial"/>
          </w:rPr>
          <w:delText>, welche jeweils wiederum unterteilt werden.</w:delText>
        </w:r>
      </w:del>
    </w:p>
    <w:p w14:paraId="2EFCEB3E" w14:textId="038DEEE5" w:rsidR="001240B0" w:rsidDel="00E139BF" w:rsidRDefault="001240B0" w:rsidP="001240B0">
      <w:pPr>
        <w:rPr>
          <w:del w:id="1373" w:author="Ben Fels" w:date="2024-12-21T11:58:00Z" w16du:dateUtc="2024-12-21T10:58:00Z"/>
          <w:rFonts w:cs="Arial"/>
        </w:rPr>
      </w:pPr>
      <w:del w:id="1374" w:author="Ben Fels" w:date="2024-12-21T11:58:00Z" w16du:dateUtc="2024-12-21T10:58:00Z">
        <w:r w:rsidDel="00E139BF">
          <w:rPr>
            <w:rFonts w:cs="Arial"/>
          </w:rPr>
          <w:delText xml:space="preserve">Sprachmodelle besitzen zwei Hauptschritte: </w:delText>
        </w:r>
        <w:r w:rsidRPr="00063B0F" w:rsidDel="00E139BF">
          <w:rPr>
            <w:rFonts w:cs="Arial"/>
            <w:i/>
          </w:rPr>
          <w:delText>pretraining</w:delText>
        </w:r>
        <w:r w:rsidDel="00E139BF">
          <w:rPr>
            <w:rFonts w:cs="Arial"/>
          </w:rPr>
          <w:delText xml:space="preserve"> und </w:delText>
        </w:r>
        <w:r w:rsidRPr="00063B0F" w:rsidDel="00E139BF">
          <w:rPr>
            <w:rFonts w:cs="Arial"/>
            <w:i/>
          </w:rPr>
          <w:delText>transfer learning</w:delText>
        </w:r>
        <w:r w:rsidDel="00E139BF">
          <w:rPr>
            <w:rFonts w:cs="Arial"/>
            <w:i/>
          </w:rPr>
          <w:delText xml:space="preserve"> </w:delText>
        </w:r>
        <w:r w:rsidRPr="001C2A8B" w:rsidDel="00E139BF">
          <w:rPr>
            <w:rFonts w:cs="Arial"/>
            <w:i/>
            <w:highlight w:val="magenta"/>
          </w:rPr>
          <w:fldChar w:fldCharType="begin"/>
        </w:r>
        <w:r w:rsidR="00893D7A" w:rsidDel="00E139BF">
          <w:rPr>
            <w:rFonts w:cs="Arial"/>
            <w:i/>
            <w:highlight w:val="magenta"/>
          </w:rPr>
          <w:del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Pr="001C2A8B" w:rsidDel="00E139BF">
          <w:rPr>
            <w:rFonts w:cs="Arial"/>
            <w:i/>
            <w:highlight w:val="magenta"/>
          </w:rPr>
          <w:fldChar w:fldCharType="separate"/>
        </w:r>
        <w:r w:rsidRPr="001C2A8B" w:rsidDel="00E139BF">
          <w:rPr>
            <w:rFonts w:cs="Arial"/>
            <w:highlight w:val="magenta"/>
          </w:rPr>
          <w:delText>(Patil &amp; Gudivada, 2024, S. 3)</w:delText>
        </w:r>
        <w:r w:rsidRPr="001C2A8B" w:rsidDel="00E139BF">
          <w:rPr>
            <w:rFonts w:cs="Arial"/>
            <w:i/>
            <w:highlight w:val="magenta"/>
          </w:rPr>
          <w:fldChar w:fldCharType="end"/>
        </w:r>
        <w:r w:rsidDel="00E139BF">
          <w:rPr>
            <w:rFonts w:cs="Arial"/>
            <w:i/>
          </w:rPr>
          <w:delText>.</w:delText>
        </w:r>
        <w:r w:rsidDel="00E139BF">
          <w:rPr>
            <w:rFonts w:cs="Arial"/>
          </w:rPr>
          <w:delText xml:space="preserve"> </w:delText>
        </w:r>
      </w:del>
    </w:p>
    <w:p w14:paraId="2C18F4E9" w14:textId="3337D019" w:rsidR="001240B0" w:rsidDel="00E139BF" w:rsidRDefault="001240B0" w:rsidP="001240B0">
      <w:pPr>
        <w:rPr>
          <w:del w:id="1375" w:author="Ben Fels" w:date="2024-12-21T11:58:00Z" w16du:dateUtc="2024-12-21T10:58:00Z"/>
          <w:rFonts w:cs="Arial"/>
        </w:rPr>
      </w:pPr>
      <w:del w:id="1376" w:author="Ben Fels" w:date="2024-12-21T11:58:00Z" w16du:dateUtc="2024-12-21T10:58:00Z">
        <w:r w:rsidDel="00E139BF">
          <w:rPr>
            <w:rFonts w:cs="Arial"/>
          </w:rPr>
          <w:delText xml:space="preserve">Die </w:delText>
        </w:r>
        <w:r w:rsidRPr="000C4BC6" w:rsidDel="00E139BF">
          <w:rPr>
            <w:rFonts w:cs="Arial"/>
            <w:i/>
          </w:rPr>
          <w:delText>attention layer</w:delText>
        </w:r>
        <w:r w:rsidDel="00E139BF">
          <w:rPr>
            <w:rFonts w:cs="Arial"/>
          </w:rPr>
          <w:delText xml:space="preserve"> hilft dem </w:delText>
        </w:r>
        <w:r w:rsidRPr="000C4BC6" w:rsidDel="00E139BF">
          <w:rPr>
            <w:rFonts w:cs="Arial"/>
            <w:i/>
          </w:rPr>
          <w:delText>decoder</w:delText>
        </w:r>
        <w:r w:rsidDel="00E139BF">
          <w:rPr>
            <w:rFonts w:cs="Arial"/>
          </w:rPr>
          <w:delText xml:space="preserve"> dabei zu verstehen, welcher Input besonders wichtig ist </w:delText>
        </w:r>
        <w:r w:rsidRPr="007D3860" w:rsidDel="00E139BF">
          <w:rPr>
            <w:highlight w:val="magenta"/>
          </w:rPr>
          <w:fldChar w:fldCharType="begin"/>
        </w:r>
        <w:r w:rsidR="00893D7A" w:rsidDel="00E139BF">
          <w:rPr>
            <w:highlight w:val="magenta"/>
          </w:rPr>
          <w:del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E139BF">
          <w:rPr>
            <w:highlight w:val="magenta"/>
          </w:rPr>
          <w:fldChar w:fldCharType="separate"/>
        </w:r>
        <w:r w:rsidRPr="007D3860" w:rsidDel="00E139BF">
          <w:rPr>
            <w:rFonts w:cs="Arial"/>
            <w:highlight w:val="magenta"/>
          </w:rPr>
          <w:delText>(Patil &amp; Gudivada, 2024, S. 4)</w:delText>
        </w:r>
        <w:r w:rsidRPr="007D3860" w:rsidDel="00E139BF">
          <w:rPr>
            <w:highlight w:val="magenta"/>
          </w:rPr>
          <w:fldChar w:fldCharType="end"/>
        </w:r>
        <w:r w:rsidDel="00E139BF">
          <w:rPr>
            <w:rFonts w:cs="Arial"/>
          </w:rPr>
          <w:delText xml:space="preserve">. </w:delText>
        </w:r>
      </w:del>
    </w:p>
    <w:p w14:paraId="7AB8A76F" w14:textId="6F26B32C" w:rsidR="00D01EB3" w:rsidRPr="00856E5A" w:rsidDel="00E139BF" w:rsidRDefault="00D01EB3" w:rsidP="001240B0">
      <w:pPr>
        <w:rPr>
          <w:del w:id="1377" w:author="Ben Fels" w:date="2024-12-21T11:58:00Z" w16du:dateUtc="2024-12-21T10:58:00Z"/>
          <w:rFonts w:cs="Arial"/>
        </w:rPr>
      </w:pPr>
      <w:del w:id="1378" w:author="Ben Fels" w:date="2024-12-21T11:58:00Z" w16du:dateUtc="2024-12-21T10:58:00Z">
        <w:r w:rsidRPr="00664C71" w:rsidDel="00E139BF">
          <w:rPr>
            <w:rFonts w:cs="Arial"/>
            <w:rPrChange w:id="1379" w:author="Ben Fels" w:date="2024-12-21T18:08:00Z" w16du:dateUtc="2024-12-21T17:08:00Z">
              <w:rPr>
                <w:rFonts w:cs="Arial"/>
                <w:lang w:val="en-US"/>
              </w:rPr>
            </w:rPrChange>
          </w:rPr>
          <w:delText xml:space="preserve">„In general, autoencoding models learn bidirectional contextualized representation suited for NLU tasks, whereas autoregressive models learn to generate the next token and hence are suited for NLG tasks.“ </w:delText>
        </w:r>
        <w:r w:rsidRPr="00550C81" w:rsidDel="00E139BF">
          <w:rPr>
            <w:rFonts w:cs="Arial"/>
            <w:highlight w:val="magenta"/>
            <w:lang w:val="en-US"/>
          </w:rPr>
          <w:fldChar w:fldCharType="begin"/>
        </w:r>
        <w:r w:rsidR="00893D7A" w:rsidRPr="00664C71" w:rsidDel="00E139BF">
          <w:rPr>
            <w:rFonts w:cs="Arial"/>
            <w:highlight w:val="magenta"/>
            <w:rPrChange w:id="1380" w:author="Ben Fels" w:date="2024-12-21T18:08:00Z" w16du:dateUtc="2024-12-21T17:08:00Z">
              <w:rPr>
                <w:rFonts w:cs="Arial"/>
                <w:highlight w:val="magenta"/>
                <w:lang w:val="en-US"/>
              </w:rPr>
            </w:rPrChange>
          </w:rPr>
          <w:del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delInstrText>
        </w:r>
        <w:r w:rsidRPr="00550C81" w:rsidDel="00E139BF">
          <w:rPr>
            <w:rFonts w:cs="Arial"/>
            <w:highlight w:val="magenta"/>
            <w:lang w:val="en-US"/>
          </w:rPr>
          <w:fldChar w:fldCharType="separate"/>
        </w:r>
        <w:r w:rsidRPr="00550C81" w:rsidDel="00E139BF">
          <w:rPr>
            <w:rFonts w:cs="Arial"/>
            <w:highlight w:val="magenta"/>
          </w:rPr>
          <w:delText>(Patil &amp; Gudivada, 2024, S. 8)</w:delText>
        </w:r>
        <w:r w:rsidRPr="00550C81" w:rsidDel="00E139BF">
          <w:rPr>
            <w:rFonts w:cs="Arial"/>
            <w:highlight w:val="magenta"/>
            <w:lang w:val="en-US"/>
          </w:rPr>
          <w:fldChar w:fldCharType="end"/>
        </w:r>
      </w:del>
    </w:p>
    <w:p w14:paraId="51CC74E0" w14:textId="6CCD4231" w:rsidR="00F34383" w:rsidDel="00E139BF" w:rsidRDefault="00F34383" w:rsidP="00F34383">
      <w:pPr>
        <w:rPr>
          <w:del w:id="1381" w:author="Ben Fels" w:date="2024-12-21T11:58:00Z" w16du:dateUtc="2024-12-21T10:58:00Z"/>
        </w:rPr>
      </w:pPr>
      <w:del w:id="1382" w:author="Ben Fels" w:date="2024-12-21T11:58:00Z" w16du:dateUtc="2024-12-21T10:58:00Z">
        <w:r w:rsidDel="00E139BF">
          <w:delText xml:space="preserve">Transformer ermöglichen parallele Verarbeitung, entgegen RNNs welche nur zur sequenziell (nacheinander) Berechnung in der Lage sind, dadurch verringert sich die Trainingszeit </w:delText>
        </w:r>
        <w:r w:rsidRPr="00D07F52" w:rsidDel="00E139BF">
          <w:rPr>
            <w:highlight w:val="magenta"/>
          </w:rPr>
          <w:fldChar w:fldCharType="begin"/>
        </w:r>
        <w:r w:rsidR="00893D7A" w:rsidDel="00E139BF">
          <w:rPr>
            <w:highlight w:val="magenta"/>
          </w:rPr>
          <w:del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D07F52" w:rsidDel="00E139BF">
          <w:rPr>
            <w:highlight w:val="magenta"/>
          </w:rPr>
          <w:fldChar w:fldCharType="separate"/>
        </w:r>
        <w:r w:rsidRPr="00D07F52" w:rsidDel="00E139BF">
          <w:rPr>
            <w:rFonts w:cs="Arial"/>
            <w:highlight w:val="magenta"/>
          </w:rPr>
          <w:delText>(Patil &amp; Gudivada, 2024, S. 6)</w:delText>
        </w:r>
        <w:r w:rsidRPr="00D07F52" w:rsidDel="00E139BF">
          <w:rPr>
            <w:highlight w:val="magenta"/>
          </w:rPr>
          <w:fldChar w:fldCharType="end"/>
        </w:r>
        <w:r w:rsidDel="00E139BF">
          <w:delText>.</w:delText>
        </w:r>
      </w:del>
    </w:p>
    <w:p w14:paraId="69CA23E0" w14:textId="287583F1" w:rsidR="002A459F" w:rsidDel="00E139BF" w:rsidRDefault="002A459F" w:rsidP="002A459F">
      <w:pPr>
        <w:rPr>
          <w:del w:id="1383" w:author="Ben Fels" w:date="2024-12-21T11:58:00Z" w16du:dateUtc="2024-12-21T10:58:00Z"/>
        </w:rPr>
      </w:pPr>
      <w:del w:id="1384" w:author="Ben Fels" w:date="2024-12-21T11:58:00Z" w16du:dateUtc="2024-12-21T10:58:00Z">
        <w:r w:rsidRPr="002152C9" w:rsidDel="00E139BF">
          <w:rPr>
            <w:highlight w:val="yellow"/>
          </w:rPr>
          <w:delText>Géron geht in seinem Buch auch auf GPT und BERT ein</w:delText>
        </w:r>
      </w:del>
    </w:p>
    <w:p w14:paraId="0173C801" w14:textId="5E2B1416" w:rsidR="00F34383" w:rsidRPr="005A6315" w:rsidDel="00E139BF" w:rsidRDefault="00F34383" w:rsidP="001240B0">
      <w:pPr>
        <w:rPr>
          <w:del w:id="1385" w:author="Ben Fels" w:date="2024-12-21T11:58:00Z" w16du:dateUtc="2024-12-21T10:58:00Z"/>
          <w:rFonts w:cs="Arial"/>
        </w:rPr>
      </w:pPr>
    </w:p>
    <w:p w14:paraId="33755613" w14:textId="264AAA4B" w:rsidR="00255FC0" w:rsidDel="001A4072" w:rsidRDefault="00C00FA0" w:rsidP="00842EB0">
      <w:pPr>
        <w:pStyle w:val="berschrift2"/>
        <w:rPr>
          <w:del w:id="1386" w:author="Ben Fels" w:date="2024-12-16T22:10:00Z" w16du:dateUtc="2024-12-16T21:10:00Z"/>
        </w:rPr>
      </w:pPr>
      <w:del w:id="1387" w:author="Ben Fels" w:date="2024-12-16T22:10:00Z" w16du:dateUtc="2024-12-16T21:10:00Z">
        <w:r w:rsidRPr="00C00FA0" w:rsidDel="001A4072">
          <w:delText>Prompting</w:delText>
        </w:r>
        <w:r w:rsidR="00255FC0" w:rsidDel="001A4072">
          <w:delText xml:space="preserve"> / </w:delText>
        </w:r>
        <w:r w:rsidR="00255FC0" w:rsidRPr="00A81A1F" w:rsidDel="001A4072">
          <w:delText>Prompt Engineerin</w:delText>
        </w:r>
        <w:r w:rsidR="00255FC0" w:rsidDel="001A4072">
          <w:delText>g</w:delText>
        </w:r>
      </w:del>
    </w:p>
    <w:p w14:paraId="79A980FA" w14:textId="77777777" w:rsidR="00184380" w:rsidDel="001A4072" w:rsidRDefault="00184380" w:rsidP="00255FC0">
      <w:pPr>
        <w:rPr>
          <w:del w:id="1388" w:author="Ben Fels" w:date="2024-12-16T22:10:00Z" w16du:dateUtc="2024-12-16T21:10:00Z"/>
        </w:rPr>
      </w:pPr>
    </w:p>
    <w:p w14:paraId="4FDD2C86" w14:textId="38FBBB02" w:rsidR="00AC483F" w:rsidRPr="00911C80" w:rsidDel="001A4072" w:rsidRDefault="00255FC0" w:rsidP="00AC483F">
      <w:pPr>
        <w:pStyle w:val="berschrift3"/>
        <w:rPr>
          <w:del w:id="1389" w:author="Ben Fels" w:date="2024-12-16T22:10:00Z" w16du:dateUtc="2024-12-16T21:10:00Z"/>
          <w:rPrChange w:id="1390" w:author="Ben Fels" w:date="2024-12-17T07:55:00Z" w16du:dateUtc="2024-12-17T06:55:00Z">
            <w:rPr>
              <w:del w:id="1391" w:author="Ben Fels" w:date="2024-12-16T22:10:00Z" w16du:dateUtc="2024-12-16T21:10:00Z"/>
              <w:lang w:val="en-US"/>
            </w:rPr>
          </w:rPrChange>
        </w:rPr>
      </w:pPr>
      <w:del w:id="1392" w:author="Ben Fels" w:date="2024-12-16T22:10:00Z" w16du:dateUtc="2024-12-16T21:10:00Z">
        <w:r w:rsidRPr="00911C80" w:rsidDel="001A4072">
          <w:rPr>
            <w:rPrChange w:id="1393" w:author="Ben Fels" w:date="2024-12-17T07:55:00Z" w16du:dateUtc="2024-12-17T06:55:00Z">
              <w:rPr>
                <w:lang w:val="en-US"/>
              </w:rPr>
            </w:rPrChange>
          </w:rPr>
          <w:delText>Few shot prompting</w:delText>
        </w:r>
      </w:del>
    </w:p>
    <w:p w14:paraId="153A91C5" w14:textId="6BB3ACE3" w:rsidR="00255FC0" w:rsidRPr="00AC483F" w:rsidDel="001A4072" w:rsidRDefault="00255FC0" w:rsidP="00AC483F">
      <w:pPr>
        <w:rPr>
          <w:del w:id="1394" w:author="Ben Fels" w:date="2024-12-16T22:10:00Z" w16du:dateUtc="2024-12-16T21:10:00Z"/>
          <w:b/>
          <w:bCs/>
          <w:highlight w:val="cyan"/>
        </w:rPr>
      </w:pPr>
      <w:del w:id="1395" w:author="Ben Fels" w:date="2024-12-16T22:10:00Z" w16du:dateUtc="2024-12-16T21:10:00Z">
        <w:r w:rsidRPr="00AC483F" w:rsidDel="001A4072">
          <w:rPr>
            <w:highlight w:val="cyan"/>
          </w:rPr>
          <w:delText xml:space="preserve">Brown, T., Mann, B., Ryder, N., et al . </w:delText>
        </w:r>
        <w:r w:rsidRPr="00911C80" w:rsidDel="001A4072">
          <w:rPr>
            <w:highlight w:val="cyan"/>
            <w:rPrChange w:id="1396" w:author="Ben Fels" w:date="2024-12-17T07:55:00Z" w16du:dateUtc="2024-12-17T06:55:00Z">
              <w:rPr>
                <w:highlight w:val="cyan"/>
                <w:lang w:val="en-US"/>
              </w:rPr>
            </w:rPrChange>
          </w:rPr>
          <w:delText xml:space="preserve">Language models are few-shot learners. in Advances in Neural Information Processing Systems. </w:delText>
        </w:r>
        <w:r w:rsidRPr="00AC483F" w:rsidDel="001A4072">
          <w:rPr>
            <w:highlight w:val="cyan"/>
          </w:rPr>
          <w:delText>(Curran Associates, Inc.), 1877–1901.</w:delText>
        </w:r>
      </w:del>
    </w:p>
    <w:p w14:paraId="02F6F1E3" w14:textId="7B632598" w:rsidR="00255FC0" w:rsidRPr="0080523A" w:rsidDel="001A4072" w:rsidRDefault="00255FC0" w:rsidP="00255FC0">
      <w:pPr>
        <w:pStyle w:val="Listenabsatz"/>
        <w:numPr>
          <w:ilvl w:val="1"/>
          <w:numId w:val="27"/>
        </w:numPr>
        <w:rPr>
          <w:del w:id="1397" w:author="Ben Fels" w:date="2024-12-16T22:10:00Z" w16du:dateUtc="2024-12-16T21:10:00Z"/>
          <w:b/>
          <w:bCs/>
        </w:rPr>
      </w:pPr>
      <w:del w:id="1398" w:author="Ben Fels" w:date="2024-12-16T22:10:00Z" w16du:dateUtc="2024-12-16T21:10:00Z">
        <w:r w:rsidDel="001A4072">
          <w:delText>Zufällige Auswahl der Beispiele</w:delText>
        </w:r>
      </w:del>
    </w:p>
    <w:p w14:paraId="56AA313C" w14:textId="759B6FDF" w:rsidR="00255FC0" w:rsidRPr="00A778C3" w:rsidDel="001A4072" w:rsidRDefault="00255FC0" w:rsidP="00255FC0">
      <w:pPr>
        <w:pStyle w:val="Listenabsatz"/>
        <w:numPr>
          <w:ilvl w:val="1"/>
          <w:numId w:val="27"/>
        </w:numPr>
        <w:rPr>
          <w:del w:id="1399" w:author="Ben Fels" w:date="2024-12-16T22:10:00Z" w16du:dateUtc="2024-12-16T21:10:00Z"/>
          <w:b/>
          <w:bCs/>
        </w:rPr>
      </w:pPr>
      <w:del w:id="1400" w:author="Ben Fels" w:date="2024-12-16T22:10:00Z" w16du:dateUtc="2024-12-16T21:10:00Z">
        <w:r w:rsidDel="001A4072">
          <w:delText>Systematische Auswahl der Beispiele</w:delText>
        </w:r>
      </w:del>
    </w:p>
    <w:p w14:paraId="539EFA06" w14:textId="0FCB8C48" w:rsidR="00A778C3" w:rsidDel="001A4072" w:rsidRDefault="004E5B9A" w:rsidP="00A778C3">
      <w:pPr>
        <w:rPr>
          <w:del w:id="1401" w:author="Ben Fels" w:date="2024-12-16T22:10:00Z" w16du:dateUtc="2024-12-16T21:10:00Z"/>
          <w:bCs/>
        </w:rPr>
      </w:pPr>
      <w:del w:id="1402" w:author="Ben Fels" w:date="2024-12-16T22:10:00Z" w16du:dateUtc="2024-12-16T21:10:00Z">
        <w:r w:rsidRPr="00865810" w:rsidDel="001A4072">
          <w:rPr>
            <w:b/>
            <w:bCs/>
            <w:highlight w:val="magenta"/>
          </w:rPr>
          <w:fldChar w:fldCharType="begin"/>
        </w:r>
        <w:r w:rsidR="00893D7A" w:rsidDel="001A4072">
          <w:rPr>
            <w:b/>
            <w:bCs/>
            <w:highlight w:val="magenta"/>
          </w:rPr>
          <w:delInstrText xml:space="preserve"> ADDIN ZOTERO_ITEM CSL_CITATION {"citationID":"ZEOCtoy7","properties":{"formattedCitation":"(Brown et al., 2020, S. 1)","plainCitation":"(Brown et al., 2020, S. 1)","noteIndex":0},"citationItems":[{"id":229,"uris":["http://zotero.org/users/14644665/items/E6FXUFBM"],"itemData":{"id":229,"type":"article","abstract":"Recent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label":"page"}],"schema":"https://github.com/citation-style-language/schema/raw/master/csl-citation.json"} </w:delInstrText>
        </w:r>
        <w:r w:rsidRPr="00865810" w:rsidDel="001A4072">
          <w:rPr>
            <w:b/>
            <w:bCs/>
            <w:highlight w:val="magenta"/>
          </w:rPr>
          <w:fldChar w:fldCharType="separate"/>
        </w:r>
        <w:r w:rsidR="00865810" w:rsidRPr="00865810" w:rsidDel="001A4072">
          <w:rPr>
            <w:rFonts w:cs="Arial"/>
            <w:highlight w:val="magenta"/>
          </w:rPr>
          <w:delText>(Brown et al., 2020, S. 1)</w:delText>
        </w:r>
        <w:r w:rsidRPr="00865810" w:rsidDel="001A4072">
          <w:rPr>
            <w:b/>
            <w:bCs/>
            <w:highlight w:val="magenta"/>
          </w:rPr>
          <w:fldChar w:fldCharType="end"/>
        </w:r>
        <w:r w:rsidDel="001A4072">
          <w:rPr>
            <w:b/>
            <w:bCs/>
          </w:rPr>
          <w:delText xml:space="preserve"> </w:delText>
        </w:r>
        <w:r w:rsidRPr="004E5B9A" w:rsidDel="001A4072">
          <w:rPr>
            <w:bCs/>
          </w:rPr>
          <w:delText>zeigten</w:delText>
        </w:r>
        <w:r w:rsidDel="001A4072">
          <w:rPr>
            <w:bCs/>
          </w:rPr>
          <w:delText xml:space="preserve"> für GPT-3, dass</w:delText>
        </w:r>
        <w:r w:rsidR="00894CAA" w:rsidDel="001A4072">
          <w:rPr>
            <w:bCs/>
          </w:rPr>
          <w:delText xml:space="preserve"> „scaling up language models greatly improves</w:delText>
        </w:r>
        <w:r w:rsidR="00720AD6" w:rsidDel="001A4072">
          <w:rPr>
            <w:bCs/>
          </w:rPr>
          <w:delText xml:space="preserve"> task-agnostik few-shot performance</w:delText>
        </w:r>
        <w:r w:rsidR="00894CAA" w:rsidDel="001A4072">
          <w:rPr>
            <w:bCs/>
          </w:rPr>
          <w:delText>“</w:delText>
        </w:r>
        <w:r w:rsidR="00EC17E9" w:rsidDel="001A4072">
          <w:rPr>
            <w:bCs/>
          </w:rPr>
          <w:delText xml:space="preserve">, </w:delText>
        </w:r>
        <w:r w:rsidR="00E21016" w:rsidDel="001A4072">
          <w:rPr>
            <w:bCs/>
          </w:rPr>
          <w:delText>Dafür wurde GPT-3 ohne „gradient updates“ oder fine-tuning angewendet.</w:delText>
        </w:r>
      </w:del>
    </w:p>
    <w:p w14:paraId="1F6EDE54" w14:textId="5ACDCCE4" w:rsidR="00195415" w:rsidRPr="00911C80" w:rsidDel="001A4072" w:rsidRDefault="00195415" w:rsidP="00A778C3">
      <w:pPr>
        <w:rPr>
          <w:del w:id="1403" w:author="Ben Fels" w:date="2024-12-16T22:10:00Z" w16du:dateUtc="2024-12-16T21:10:00Z"/>
          <w:bCs/>
          <w:i/>
          <w:rPrChange w:id="1404" w:author="Ben Fels" w:date="2024-12-17T07:55:00Z" w16du:dateUtc="2024-12-17T06:55:00Z">
            <w:rPr>
              <w:del w:id="1405" w:author="Ben Fels" w:date="2024-12-16T22:10:00Z" w16du:dateUtc="2024-12-16T21:10:00Z"/>
              <w:bCs/>
              <w:i/>
              <w:lang w:val="en-US"/>
            </w:rPr>
          </w:rPrChange>
        </w:rPr>
      </w:pPr>
      <w:del w:id="1406" w:author="Ben Fels" w:date="2024-12-16T22:10:00Z" w16du:dateUtc="2024-12-16T21:10:00Z">
        <w:r w:rsidRPr="00911C80" w:rsidDel="001A4072">
          <w:rPr>
            <w:bCs/>
            <w:i/>
            <w:rPrChange w:id="1407" w:author="Ben Fels" w:date="2024-12-17T07:55:00Z" w16du:dateUtc="2024-12-17T06:55:00Z">
              <w:rPr>
                <w:bCs/>
                <w:i/>
                <w:lang w:val="en-US"/>
              </w:rPr>
            </w:rPrChange>
          </w:rPr>
          <w:delText>However, a major limitation to this approach is that while the architecture is task-agnostic, there is still a need for task-specific datasets and task-specific fine-tuning: to achieve strong performance on a desired task typically requires fine-tuning on a dataset of thousands to hundreds of thousands of examples specific to that task. Removing this limitation would be desirable, for several reasons.</w:delText>
        </w:r>
        <w:r w:rsidR="002318B2" w:rsidRPr="00911C80" w:rsidDel="001A4072">
          <w:rPr>
            <w:bCs/>
            <w:i/>
            <w:rPrChange w:id="1408" w:author="Ben Fels" w:date="2024-12-17T07:55:00Z" w16du:dateUtc="2024-12-17T06:55:00Z">
              <w:rPr>
                <w:bCs/>
                <w:i/>
                <w:lang w:val="en-US"/>
              </w:rPr>
            </w:rPrChange>
          </w:rPr>
          <w:delText xml:space="preserve"> First, from a practical perspective, the need for a large dataset of labeled examples for every new task limits the applicability of language models. There exists a very wide range of possible useful language tasks, encompassing anything from correcting grammar, to generating examples of an abstract concept, to critiquing a short story. For many of these tasks it is difficult to collect a large supervised training dataset, especially when the process must be repeated for every new task. Second, the potential to exploit spurious correlations in training data fundamentally grows with the expressiveness of the model and the narrowness of the training distribution. This can create problems for the pre-training plus fine-tuning paradigm, where models are designed to be large to absorb information during pre-training, but are then fine-tuned on very narrow task distributions.</w:delText>
        </w:r>
        <w:r w:rsidR="000D17B5" w:rsidRPr="00911C80" w:rsidDel="001A4072">
          <w:rPr>
            <w:rPrChange w:id="1409" w:author="Ben Fels" w:date="2024-12-17T07:55:00Z" w16du:dateUtc="2024-12-17T06:55:00Z">
              <w:rPr>
                <w:lang w:val="en-US"/>
              </w:rPr>
            </w:rPrChange>
          </w:rPr>
          <w:delText xml:space="preserve"> </w:delText>
        </w:r>
        <w:r w:rsidR="000D17B5" w:rsidRPr="00911C80" w:rsidDel="001A4072">
          <w:rPr>
            <w:bCs/>
            <w:i/>
            <w:rPrChange w:id="1410" w:author="Ben Fels" w:date="2024-12-17T07:55:00Z" w16du:dateUtc="2024-12-17T06:55:00Z">
              <w:rPr>
                <w:bCs/>
                <w:i/>
                <w:lang w:val="en-US"/>
              </w:rPr>
            </w:rPrChange>
          </w:rPr>
          <w:delText>Third, humans do not require large supervised datasets to learn most language tasks – a brief directive in natural language (e.g. “please tell me if this sentence describes something happy or something sad”) or at most a tiny number of demonstrations (e.g. “here are two examples of people acting brave; please give a third example of bravery”) is often</w:delText>
        </w:r>
        <w:r w:rsidR="00C20390" w:rsidRPr="00911C80" w:rsidDel="001A4072">
          <w:rPr>
            <w:bCs/>
            <w:i/>
            <w:rPrChange w:id="1411" w:author="Ben Fels" w:date="2024-12-17T07:55:00Z" w16du:dateUtc="2024-12-17T06:55:00Z">
              <w:rPr>
                <w:bCs/>
                <w:i/>
                <w:lang w:val="en-US"/>
              </w:rPr>
            </w:rPrChange>
          </w:rPr>
          <w:delText xml:space="preserve"> sufficient to enable a human to perform a new task to at least a reasonable degree of competence. Aside from pointing to a conceptual limitation in our current NLP techniques, this adaptability has practical advantages – it allows humans to seamlessly mix together or switch between many tasks and skills, for example performing addition during a lengthy dialogue. To be broadly useful, we would someday like our NLP systems to have this same fluidity and generality</w:delText>
        </w:r>
        <w:r w:rsidR="00C20390" w:rsidRPr="00911C80" w:rsidDel="001A4072">
          <w:rPr>
            <w:bCs/>
            <w:i/>
            <w:highlight w:val="magenta"/>
            <w:rPrChange w:id="1412" w:author="Ben Fels" w:date="2024-12-17T07:55:00Z" w16du:dateUtc="2024-12-17T06:55:00Z">
              <w:rPr>
                <w:bCs/>
                <w:i/>
                <w:highlight w:val="magenta"/>
                <w:lang w:val="en-US"/>
              </w:rPr>
            </w:rPrChange>
          </w:rPr>
          <w:delText>.</w:delText>
        </w:r>
        <w:r w:rsidR="000A38CD" w:rsidRPr="00911C80" w:rsidDel="001A4072">
          <w:rPr>
            <w:bCs/>
            <w:i/>
            <w:highlight w:val="magenta"/>
            <w:rPrChange w:id="1413" w:author="Ben Fels" w:date="2024-12-17T07:55:00Z" w16du:dateUtc="2024-12-17T06:55:00Z">
              <w:rPr>
                <w:bCs/>
                <w:i/>
                <w:highlight w:val="magenta"/>
                <w:lang w:val="en-US"/>
              </w:rPr>
            </w:rPrChange>
          </w:rPr>
          <w:delText xml:space="preserve"> </w:delText>
        </w:r>
        <w:r w:rsidR="000A38CD" w:rsidRPr="004E412F" w:rsidDel="001A4072">
          <w:rPr>
            <w:bCs/>
            <w:i/>
            <w:highlight w:val="magenta"/>
          </w:rPr>
          <w:fldChar w:fldCharType="begin"/>
        </w:r>
        <w:r w:rsidR="00893D7A" w:rsidRPr="00911C80" w:rsidDel="001A4072">
          <w:rPr>
            <w:bCs/>
            <w:i/>
            <w:highlight w:val="magenta"/>
            <w:rPrChange w:id="1414" w:author="Ben Fels" w:date="2024-12-17T07:55:00Z" w16du:dateUtc="2024-12-17T06:55:00Z">
              <w:rPr>
                <w:bCs/>
                <w:i/>
                <w:highlight w:val="magenta"/>
                <w:lang w:val="en-US"/>
              </w:rPr>
            </w:rPrChange>
          </w:rPr>
          <w:delInstrText xml:space="preserve"> ADDIN ZOTERO_ITEM CSL_CITATION {"citationID":"Ul3K47hc","properties":{"formattedCitation":"(Brown et al., 2020, S. 3\\uc0\\u8211{}4)","plainCitation":"(Brown et al., 2020, S. 3–4)","noteIndex":0},"citationItems":[{"id":229,"uris":["http://zotero.org/users/14644665/items/E6FXUFBM"],"itemData":{"id":229,"type":"article","abstract":"Recent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415"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416"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417"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418"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419"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420"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421"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422"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423"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424"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425"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426" w:author="Ben Fels" w:date="2024-12-17T07:55:00Z" w16du:dateUtc="2024-12-17T06:55:00Z">
              <w:rPr>
                <w:bCs/>
                <w:i/>
                <w:highlight w:val="magenta"/>
                <w:lang w:val="en-US"/>
              </w:rPr>
            </w:rPrChange>
          </w:rPr>
          <w:delInstrText xml:space="preserve">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-4","label":"page"}],"schema":"https://github.com/citation-style-language/schema/raw/master/csl-citation.json"} </w:delInstrText>
        </w:r>
        <w:r w:rsidR="000A38CD" w:rsidRPr="004E412F" w:rsidDel="001A4072">
          <w:rPr>
            <w:bCs/>
            <w:i/>
            <w:highlight w:val="magenta"/>
          </w:rPr>
          <w:fldChar w:fldCharType="separate"/>
        </w:r>
        <w:r w:rsidR="004E412F" w:rsidRPr="00911C80" w:rsidDel="001A4072">
          <w:rPr>
            <w:rFonts w:cs="Arial"/>
            <w:highlight w:val="magenta"/>
            <w:rPrChange w:id="1427" w:author="Ben Fels" w:date="2024-12-17T07:55:00Z" w16du:dateUtc="2024-12-17T06:55:00Z">
              <w:rPr>
                <w:rFonts w:cs="Arial"/>
                <w:highlight w:val="magenta"/>
                <w:lang w:val="en-US"/>
              </w:rPr>
            </w:rPrChange>
          </w:rPr>
          <w:delText>(Brown et al., 2020, S. 3–4)</w:delText>
        </w:r>
        <w:r w:rsidR="000A38CD" w:rsidRPr="004E412F" w:rsidDel="001A4072">
          <w:rPr>
            <w:bCs/>
            <w:i/>
            <w:highlight w:val="magenta"/>
          </w:rPr>
          <w:fldChar w:fldCharType="end"/>
        </w:r>
      </w:del>
    </w:p>
    <w:p w14:paraId="64AF04BB" w14:textId="0FE6F966" w:rsidR="004E412F" w:rsidDel="001A4072" w:rsidRDefault="004E412F" w:rsidP="004E412F">
      <w:pPr>
        <w:rPr>
          <w:del w:id="1428" w:author="Ben Fels" w:date="2024-12-16T22:10:00Z" w16du:dateUtc="2024-12-16T21:10:00Z"/>
          <w:bCs/>
          <w:i/>
        </w:rPr>
      </w:pPr>
      <w:del w:id="1429" w:author="Ben Fels" w:date="2024-12-16T22:10:00Z" w16du:dateUtc="2024-12-16T21:10:00Z">
        <w:r w:rsidRPr="00911C80" w:rsidDel="001A4072">
          <w:rPr>
            <w:bCs/>
            <w:i/>
            <w:rPrChange w:id="1430" w:author="Ben Fels" w:date="2024-12-17T07:55:00Z" w16du:dateUtc="2024-12-17T06:55:00Z">
              <w:rPr>
                <w:bCs/>
                <w:i/>
                <w:lang w:val="en-US"/>
              </w:rPr>
            </w:rPrChange>
          </w:rPr>
          <w:delText>During unsupervised pre-training, a language model develops a broad set of skills and pattern recognition abilities. It then uses these abilities at inference time to rapidly adapt to or recognize the desired task. We use the term “in-context learning” to describe the inner loop of this process, which occurs within the forward-pass upon each sequence.</w:delText>
        </w:r>
        <w:r w:rsidRPr="00911C80" w:rsidDel="001A4072">
          <w:rPr>
            <w:bCs/>
            <w:i/>
            <w:highlight w:val="magenta"/>
            <w:rPrChange w:id="1431" w:author="Ben Fels" w:date="2024-12-17T07:55:00Z" w16du:dateUtc="2024-12-17T06:55:00Z">
              <w:rPr>
                <w:bCs/>
                <w:i/>
                <w:highlight w:val="magenta"/>
                <w:lang w:val="en-US"/>
              </w:rPr>
            </w:rPrChange>
          </w:rPr>
          <w:delText xml:space="preserve"> </w:delText>
        </w:r>
        <w:r w:rsidRPr="00D4541A" w:rsidDel="001A4072">
          <w:rPr>
            <w:bCs/>
            <w:i/>
            <w:highlight w:val="magenta"/>
          </w:rPr>
          <w:fldChar w:fldCharType="begin"/>
        </w:r>
        <w:r w:rsidR="00893D7A" w:rsidRPr="00911C80" w:rsidDel="001A4072">
          <w:rPr>
            <w:bCs/>
            <w:i/>
            <w:highlight w:val="magenta"/>
            <w:rPrChange w:id="1432" w:author="Ben Fels" w:date="2024-12-17T07:55:00Z" w16du:dateUtc="2024-12-17T06:55:00Z">
              <w:rPr>
                <w:bCs/>
                <w:i/>
                <w:highlight w:val="magenta"/>
                <w:lang w:val="en-US"/>
              </w:rPr>
            </w:rPrChange>
          </w:rPr>
          <w:del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433"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434"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435"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436"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437"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438"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439"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440"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441"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442"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443"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444" w:author="Ben Fels" w:date="2024-12-17T07:55:00Z" w16du:dateUtc="2024-12-17T06:55:00Z">
              <w:rPr>
                <w:bCs/>
                <w:i/>
                <w:highlight w:val="magenta"/>
                <w:lang w:val="en-US"/>
              </w:rPr>
            </w:rPrChange>
          </w:rPr>
          <w:delInstrText>nding and of GPT-3 in general.","language":"en","note":"done","number":"arXiv:2005.14165","publis</w:delInstrText>
        </w:r>
        <w:r w:rsidR="00893D7A" w:rsidRPr="00111EBC" w:rsidDel="001A4072">
          <w:rPr>
            <w:bCs/>
            <w:i/>
            <w:highlight w:val="magenta"/>
          </w:rPr>
          <w:del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w:delInstrText>
        </w:r>
        <w:r w:rsidR="00893D7A" w:rsidRPr="004722C8" w:rsidDel="001A4072">
          <w:rPr>
            <w:bCs/>
            <w:i/>
            <w:highlight w:val="magenta"/>
          </w:rPr>
          <w:delInstrText xml:space="preserve">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delInstrText>
        </w:r>
        <w:r w:rsidRPr="00D4541A" w:rsidDel="001A4072">
          <w:rPr>
            <w:bCs/>
            <w:i/>
            <w:highlight w:val="magenta"/>
          </w:rPr>
          <w:fldChar w:fldCharType="separate"/>
        </w:r>
        <w:r w:rsidRPr="00D4541A" w:rsidDel="001A4072">
          <w:rPr>
            <w:rFonts w:cs="Arial"/>
            <w:highlight w:val="magenta"/>
          </w:rPr>
          <w:delText>(Brown et al., 2020, S. 3)</w:delText>
        </w:r>
        <w:r w:rsidRPr="00D4541A" w:rsidDel="001A4072">
          <w:rPr>
            <w:bCs/>
            <w:i/>
            <w:highlight w:val="magenta"/>
          </w:rPr>
          <w:fldChar w:fldCharType="end"/>
        </w:r>
      </w:del>
    </w:p>
    <w:p w14:paraId="491EB3B2" w14:textId="2AFA7C3F" w:rsidR="002A2237" w:rsidRPr="000A38CD" w:rsidDel="001A4072" w:rsidRDefault="002A2237" w:rsidP="00A778C3">
      <w:pPr>
        <w:rPr>
          <w:del w:id="1445" w:author="Ben Fels" w:date="2024-12-16T22:10:00Z" w16du:dateUtc="2024-12-16T21:10:00Z"/>
          <w:bCs/>
          <w:i/>
        </w:rPr>
      </w:pPr>
    </w:p>
    <w:p w14:paraId="7DA1CF74" w14:textId="7C7BD9CA" w:rsidR="004E5B9A" w:rsidRPr="00A778C3" w:rsidDel="00FD62B3" w:rsidRDefault="004E5B9A" w:rsidP="00A778C3">
      <w:pPr>
        <w:rPr>
          <w:del w:id="1446" w:author="Ben Fels" w:date="2024-12-16T22:03:00Z" w16du:dateUtc="2024-12-16T21:03:00Z"/>
          <w:b/>
          <w:bCs/>
        </w:rPr>
      </w:pPr>
    </w:p>
    <w:p w14:paraId="497239B9" w14:textId="650C5E81" w:rsidR="00AC483F" w:rsidRPr="004E5B9A" w:rsidDel="001A4072" w:rsidRDefault="00255FC0" w:rsidP="00AC483F">
      <w:pPr>
        <w:pStyle w:val="berschrift3"/>
        <w:rPr>
          <w:del w:id="1447" w:author="Ben Fels" w:date="2024-12-16T22:10:00Z" w16du:dateUtc="2024-12-16T21:10:00Z"/>
        </w:rPr>
      </w:pPr>
      <w:del w:id="1448" w:author="Ben Fels" w:date="2024-12-16T22:10:00Z" w16du:dateUtc="2024-12-16T21:10:00Z">
        <w:r w:rsidRPr="004E5B9A" w:rsidDel="001A4072">
          <w:delText>Chain-of-thought</w:delText>
        </w:r>
      </w:del>
    </w:p>
    <w:p w14:paraId="5A2FA53D" w14:textId="38A36BA7" w:rsidR="00255FC0" w:rsidRPr="00AC483F" w:rsidDel="001A4072" w:rsidRDefault="00255FC0" w:rsidP="00AC483F">
      <w:pPr>
        <w:rPr>
          <w:del w:id="1449" w:author="Ben Fels" w:date="2024-12-16T22:10:00Z" w16du:dateUtc="2024-12-16T21:10:00Z"/>
          <w:b/>
          <w:bCs/>
          <w:highlight w:val="cyan"/>
        </w:rPr>
      </w:pPr>
      <w:del w:id="1450" w:author="Ben Fels" w:date="2024-12-16T22:10:00Z" w16du:dateUtc="2024-12-16T21:10:00Z">
        <w:r w:rsidRPr="00AC483F" w:rsidDel="001A4072">
          <w:rPr>
            <w:highlight w:val="cyan"/>
          </w:rPr>
          <w:delText xml:space="preserve">Wei, J., Wang, X., Schuurmans, D., et al . </w:delText>
        </w:r>
        <w:r w:rsidRPr="004E5B9A" w:rsidDel="001A4072">
          <w:rPr>
            <w:highlight w:val="cyan"/>
          </w:rPr>
          <w:delText xml:space="preserve">Chain-of-thought prompting elicits reasoning in large language models. in Neural Information Processing Systems. </w:delText>
        </w:r>
        <w:r w:rsidRPr="00AC483F" w:rsidDel="001A4072">
          <w:rPr>
            <w:highlight w:val="cyan"/>
          </w:rPr>
          <w:delText>New Orleans, LA, 2022</w:delText>
        </w:r>
      </w:del>
    </w:p>
    <w:p w14:paraId="2C2B9682" w14:textId="70A75E88" w:rsidR="00AC483F" w:rsidRPr="004E5B9A" w:rsidDel="001A4072" w:rsidRDefault="00255FC0" w:rsidP="00AC483F">
      <w:pPr>
        <w:pStyle w:val="berschrift3"/>
        <w:rPr>
          <w:del w:id="1451" w:author="Ben Fels" w:date="2024-12-16T22:10:00Z" w16du:dateUtc="2024-12-16T21:10:00Z"/>
        </w:rPr>
      </w:pPr>
      <w:del w:id="1452" w:author="Ben Fels" w:date="2024-12-16T22:10:00Z" w16du:dateUtc="2024-12-16T21:10:00Z">
        <w:r w:rsidRPr="004E5B9A" w:rsidDel="001A4072">
          <w:delText>Self-consistency</w:delText>
        </w:r>
      </w:del>
    </w:p>
    <w:p w14:paraId="70E2E8DA" w14:textId="3881902E" w:rsidR="00255FC0" w:rsidRPr="00AC483F" w:rsidDel="001A4072" w:rsidRDefault="00255FC0" w:rsidP="00AC483F">
      <w:pPr>
        <w:rPr>
          <w:del w:id="1453" w:author="Ben Fels" w:date="2024-12-16T22:10:00Z" w16du:dateUtc="2024-12-16T21:10:00Z"/>
          <w:b/>
          <w:bCs/>
          <w:highlight w:val="cyan"/>
        </w:rPr>
      </w:pPr>
      <w:del w:id="1454" w:author="Ben Fels" w:date="2024-12-16T22:10:00Z" w16du:dateUtc="2024-12-16T21:10:00Z">
        <w:r w:rsidRPr="00AC483F" w:rsidDel="001A4072">
          <w:delText xml:space="preserve"> </w:delText>
        </w:r>
        <w:r w:rsidRPr="00AC483F" w:rsidDel="001A4072">
          <w:rPr>
            <w:highlight w:val="cyan"/>
          </w:rPr>
          <w:delText xml:space="preserve">Wang, X., Wei, J., Schuurmans, D., et al . </w:delText>
        </w:r>
        <w:r w:rsidRPr="004E5B9A" w:rsidDel="001A4072">
          <w:rPr>
            <w:highlight w:val="cyan"/>
          </w:rPr>
          <w:delText xml:space="preserve">Self-consistency improves chain of thought reasoning in language models. </w:delText>
        </w:r>
        <w:r w:rsidRPr="00AC483F" w:rsidDel="001A4072">
          <w:rPr>
            <w:highlight w:val="cyan"/>
          </w:rPr>
          <w:delText xml:space="preserve">Epub ahead of print 2023. </w:delText>
        </w:r>
        <w:r w:rsidDel="001A4072">
          <w:fldChar w:fldCharType="begin"/>
        </w:r>
        <w:r w:rsidDel="001A4072">
          <w:delInstrText>HYPERLINK "https://doi.org/10.48550/arXiv.2203.11171"</w:delInstrText>
        </w:r>
        <w:r w:rsidDel="001A4072">
          <w:fldChar w:fldCharType="separate"/>
        </w:r>
        <w:r w:rsidRPr="00AC483F" w:rsidDel="001A4072">
          <w:rPr>
            <w:rStyle w:val="Hyperlink"/>
            <w:highlight w:val="cyan"/>
          </w:rPr>
          <w:delText>https://doi.org/10.48550/arXiv.2203.11171</w:delText>
        </w:r>
        <w:r w:rsidDel="001A4072">
          <w:rPr>
            <w:rStyle w:val="Hyperlink"/>
            <w:highlight w:val="cyan"/>
          </w:rPr>
          <w:fldChar w:fldCharType="end"/>
        </w:r>
        <w:r w:rsidRPr="00AC483F" w:rsidDel="001A4072">
          <w:rPr>
            <w:highlight w:val="cyan"/>
          </w:rPr>
          <w:delText>.</w:delText>
        </w:r>
      </w:del>
    </w:p>
    <w:p w14:paraId="4C0BEF47" w14:textId="551EA24C" w:rsidR="00255FC0" w:rsidRPr="004E5B9A" w:rsidDel="001A4072" w:rsidRDefault="00255FC0" w:rsidP="00255FC0">
      <w:pPr>
        <w:pStyle w:val="Listenabsatz"/>
        <w:numPr>
          <w:ilvl w:val="1"/>
          <w:numId w:val="27"/>
        </w:numPr>
        <w:rPr>
          <w:del w:id="1455" w:author="Ben Fels" w:date="2024-12-16T22:10:00Z" w16du:dateUtc="2024-12-16T21:10:00Z"/>
          <w:bCs/>
        </w:rPr>
      </w:pPr>
      <w:del w:id="1456" w:author="Ben Fels" w:date="2024-12-16T22:10:00Z" w16du:dateUtc="2024-12-16T21:10:00Z">
        <w:r w:rsidRPr="004E5B9A" w:rsidDel="001A4072">
          <w:rPr>
            <w:bCs/>
          </w:rPr>
          <w:delText>where we run the prompt multiple times through the model and implement a majority voting strategy to get the answer</w:delText>
        </w:r>
      </w:del>
    </w:p>
    <w:p w14:paraId="00230753" w14:textId="13452B02" w:rsidR="00255FC0" w:rsidRPr="00EC68F3" w:rsidDel="001A4072" w:rsidRDefault="00255FC0" w:rsidP="00CF7AE6">
      <w:pPr>
        <w:rPr>
          <w:del w:id="1457" w:author="Ben Fels" w:date="2024-12-16T22:10:00Z" w16du:dateUtc="2024-12-16T21:10:00Z"/>
        </w:rPr>
      </w:pPr>
    </w:p>
    <w:p w14:paraId="4876537E" w14:textId="327E737A" w:rsidR="001B50DB" w:rsidRPr="001B50DB" w:rsidDel="001A4072" w:rsidRDefault="001B50DB" w:rsidP="00CF7AE6">
      <w:pPr>
        <w:rPr>
          <w:del w:id="1458" w:author="Ben Fels" w:date="2024-12-16T22:10:00Z" w16du:dateUtc="2024-12-16T21:10:00Z"/>
          <w:i/>
        </w:rPr>
      </w:pPr>
      <w:del w:id="1459" w:author="Ben Fels" w:date="2024-12-16T22:10:00Z" w16du:dateUtc="2024-12-16T21:10:00Z">
        <w:r w:rsidRPr="001B50DB" w:rsidDel="001A4072">
          <w:rPr>
            <w:i/>
          </w:rPr>
          <w:delText>“</w:delText>
        </w:r>
        <w:r w:rsidR="009535E8" w:rsidRPr="009535E8" w:rsidDel="001A4072">
          <w:delText xml:space="preserve"> </w:delText>
        </w:r>
        <w:r w:rsidR="009535E8" w:rsidRPr="009535E8" w:rsidDel="001A4072">
          <w:rPr>
            <w:i/>
          </w:rPr>
          <w:delText xml:space="preserve">Im Gegensatz zu früheren Arbeiten zeigen wir, dass beim Argument Mining der Datentransfer bessere Ergebnisse erzielt als der Modelltransfer und </w:delText>
        </w:r>
        <w:r w:rsidR="009535E8" w:rsidRPr="009F1B79" w:rsidDel="001A4072">
          <w:rPr>
            <w:i/>
            <w:highlight w:val="yellow"/>
          </w:rPr>
          <w:delText>dass das Finetuning besser abschneidet als few-shot-Methoden</w:delText>
        </w:r>
        <w:r w:rsidR="009535E8" w:rsidRPr="009535E8" w:rsidDel="001A4072">
          <w:rPr>
            <w:i/>
          </w:rPr>
          <w:delText>. Bei ersterem scheint die Domäne des für den Datentransfer verwendeten Datensatzes ein entscheidender Faktor zu sein, während sich bei few-shot die Art der Aufgabe (Länge und Komplexität der Sequenzspannen) und die Stichprobenmethode als entscheidend erweisen.</w:delText>
        </w:r>
        <w:r w:rsidRPr="001B50DB" w:rsidDel="001A4072">
          <w:rPr>
            <w:i/>
          </w:rPr>
          <w:delText>”</w:delText>
        </w:r>
        <w:r w:rsidDel="001A4072">
          <w:rPr>
            <w:i/>
          </w:rPr>
          <w:delText xml:space="preserve"> </w:delText>
        </w:r>
        <w:r w:rsidR="00430CDD" w:rsidRPr="00FF74A5" w:rsidDel="001A4072">
          <w:rPr>
            <w:i/>
            <w:highlight w:val="magenta"/>
          </w:rPr>
          <w:fldChar w:fldCharType="begin"/>
        </w:r>
        <w:r w:rsidR="004E5B9A" w:rsidDel="001A4072">
          <w:rPr>
            <w:i/>
            <w:highlight w:val="magenta"/>
          </w:rPr>
          <w:delInstrText xml:space="preserve"> ADDIN ZOTERO_ITEM CSL_CITATION {"citationID":"SKJsewBD","properties":{"formattedCitation":"(Yeginbergen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430CDD" w:rsidRPr="00FF74A5" w:rsidDel="001A4072">
          <w:rPr>
            <w:i/>
            <w:highlight w:val="magenta"/>
          </w:rPr>
          <w:fldChar w:fldCharType="separate"/>
        </w:r>
        <w:r w:rsidR="00430CDD" w:rsidRPr="00FF74A5" w:rsidDel="001A4072">
          <w:rPr>
            <w:rFonts w:cs="Arial"/>
            <w:highlight w:val="magenta"/>
          </w:rPr>
          <w:delText>(Yeginbergen et al., 2024, S. 11687)</w:delText>
        </w:r>
        <w:r w:rsidR="00430CDD" w:rsidRPr="00FF74A5" w:rsidDel="001A4072">
          <w:rPr>
            <w:i/>
            <w:highlight w:val="magenta"/>
          </w:rPr>
          <w:fldChar w:fldCharType="end"/>
        </w:r>
      </w:del>
    </w:p>
    <w:p w14:paraId="7E1E1202" w14:textId="64EBFE18" w:rsidR="001B50DB" w:rsidRPr="001B50DB" w:rsidDel="00FD62B3" w:rsidRDefault="001B50DB" w:rsidP="00CF7AE6">
      <w:pPr>
        <w:rPr>
          <w:del w:id="1460" w:author="Ben Fels" w:date="2024-12-16T22:03:00Z" w16du:dateUtc="2024-12-16T21:03:00Z"/>
        </w:rPr>
      </w:pPr>
    </w:p>
    <w:p w14:paraId="3CEABA39" w14:textId="0E38070F" w:rsidR="00047C35" w:rsidRPr="001B50DB" w:rsidDel="00FD62B3" w:rsidRDefault="00047C35" w:rsidP="00842EB0">
      <w:pPr>
        <w:pStyle w:val="berschrift2"/>
        <w:rPr>
          <w:del w:id="1461" w:author="Ben Fels" w:date="2024-12-16T22:03:00Z" w16du:dateUtc="2024-12-16T21:03:00Z"/>
        </w:rPr>
      </w:pPr>
      <w:del w:id="1462" w:author="Ben Fels" w:date="2024-12-16T22:03:00Z" w16du:dateUtc="2024-12-16T21:03:00Z">
        <w:r w:rsidRPr="001B50DB" w:rsidDel="00FD62B3">
          <w:delText>Retrieval-Augmented Generation (RAG)</w:delText>
        </w:r>
      </w:del>
    </w:p>
    <w:p w14:paraId="357FBE65" w14:textId="09C2727E" w:rsidR="000E4FCA" w:rsidRPr="00EF2061" w:rsidDel="00FD62B3" w:rsidRDefault="00E73147" w:rsidP="00CF7AE6">
      <w:pPr>
        <w:rPr>
          <w:del w:id="1463" w:author="Ben Fels" w:date="2024-12-16T22:03:00Z" w16du:dateUtc="2024-12-16T21:03:00Z"/>
        </w:rPr>
      </w:pPr>
      <w:del w:id="1464" w:author="Ben Fels" w:date="2024-12-16T22:03:00Z" w16du:dateUtc="2024-12-16T21:03:00Z">
        <w:r w:rsidRPr="005D479D" w:rsidDel="00FD62B3">
          <w:delText>Retrieval-Augmented Generation (RAG) is</w:delText>
        </w:r>
        <w:r w:rsidR="005D479D" w:rsidRPr="005D479D" w:rsidDel="00FD62B3">
          <w:delText xml:space="preserve">t eine Technik, welche </w:delText>
        </w:r>
        <w:r w:rsidR="00E64385" w:rsidRPr="00E64385" w:rsidDel="00FD62B3">
          <w:delText>Suchtechniken</w:delText>
        </w:r>
        <w:r w:rsidR="00E64385" w:rsidDel="00FD62B3">
          <w:delText xml:space="preserve"> zu</w:delText>
        </w:r>
        <w:r w:rsidR="001B2749" w:rsidDel="00FD62B3">
          <w:delText xml:space="preserve">m Informationsabruf mit dem Textgenerierungsmechanismus von </w:delText>
        </w:r>
        <w:r w:rsidR="005D479D" w:rsidDel="00FD62B3">
          <w:delText>LLMs kombiniert</w:delText>
        </w:r>
        <w:r w:rsidR="001B2749" w:rsidDel="00FD62B3">
          <w:delText xml:space="preserve"> </w:delText>
        </w:r>
        <w:r w:rsidR="005D5EBF" w:rsidRPr="005D5EBF" w:rsidDel="00FD62B3">
          <w:rPr>
            <w:highlight w:val="magenta"/>
          </w:rPr>
          <w:fldChar w:fldCharType="begin"/>
        </w:r>
        <w:r w:rsidR="005A7749" w:rsidDel="00FD62B3">
          <w:rPr>
            <w:highlight w:val="magenta"/>
          </w:rPr>
          <w:delInstrText xml:space="preserve"> ADDIN ZOTERO_ITEM CSL_CITATION {"citationID":"2IO5WjTY","properties":{"formattedCitation":"(Muludi et al., 2024, S. 1)","plainCitation":"(Muludi et al., 2024, S. 1)","noteIndex":0},"citationItems":[{"id":626,"uris":["http://zotero.org/users/14644665/items/GN7DRIDZ"],"itemData":{"id":626,"type":"article-journal","container-title":"International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Milani"},{"family":"Triloka","given":"Joko"},{"family":"-","given":"Sutedi"}],"accessed":{"date-parts":[["2024",9,22]]},"issued":{"date-parts":[["2024"]]}},"locator":"1","label":"page"}],"schema":"https://github.com/citation-style-language/schema/raw/master/csl-citation.json"} </w:delInstrText>
        </w:r>
        <w:r w:rsidR="005D5EBF" w:rsidRPr="005D5EBF" w:rsidDel="00FD62B3">
          <w:rPr>
            <w:highlight w:val="magenta"/>
          </w:rPr>
          <w:fldChar w:fldCharType="separate"/>
        </w:r>
        <w:r w:rsidR="005D5EBF" w:rsidRPr="005D5EBF" w:rsidDel="00FD62B3">
          <w:rPr>
            <w:rFonts w:cs="Arial"/>
            <w:highlight w:val="magenta"/>
          </w:rPr>
          <w:delText>(Muludi et al., 2024, S. 1)</w:delText>
        </w:r>
        <w:r w:rsidR="005D5EBF" w:rsidRPr="005D5EBF" w:rsidDel="00FD62B3">
          <w:rPr>
            <w:highlight w:val="magenta"/>
          </w:rPr>
          <w:fldChar w:fldCharType="end"/>
        </w:r>
        <w:r w:rsidR="006337D1" w:rsidRPr="005D479D" w:rsidDel="00FD62B3">
          <w:delText>.</w:delText>
        </w:r>
        <w:r w:rsidR="007252E1" w:rsidDel="00FD62B3">
          <w:delText xml:space="preserve"> </w:delText>
        </w:r>
        <w:r w:rsidR="007252E1" w:rsidRPr="00EF2061" w:rsidDel="00FD62B3">
          <w:delText>Es erhöht die Genauigkeit</w:delText>
        </w:r>
        <w:r w:rsidR="006337D1" w:rsidRPr="00EF2061" w:rsidDel="00FD62B3">
          <w:delText xml:space="preserve"> </w:delText>
        </w:r>
        <w:r w:rsidR="008231DF" w:rsidRPr="00EF2061" w:rsidDel="00FD62B3">
          <w:delText xml:space="preserve">der generierten Antworten </w:delText>
        </w:r>
        <w:r w:rsidR="00EF2061" w:rsidRPr="00EF2061" w:rsidDel="00FD62B3">
          <w:delText xml:space="preserve">indem </w:delText>
        </w:r>
        <w:r w:rsidR="00EF2061" w:rsidDel="00FD62B3">
          <w:delText xml:space="preserve">Informationen von externen Quellen </w:delText>
        </w:r>
        <w:r w:rsidR="002D5191" w:rsidDel="00FD62B3">
          <w:delText xml:space="preserve">berücksichtigt werden </w:delText>
        </w:r>
        <w:r w:rsidR="002D5191" w:rsidRPr="008520FB" w:rsidDel="00FD62B3">
          <w:rPr>
            <w:highlight w:val="magenta"/>
          </w:rPr>
          <w:fldChar w:fldCharType="begin"/>
        </w:r>
        <w:r w:rsidR="005A7749" w:rsidDel="00FD62B3">
          <w:rPr>
            <w:highlight w:val="magenta"/>
          </w:rPr>
          <w:delInstrText xml:space="preserve"> ADDIN ZOTERO_ITEM CSL_CITATION {"citationID":"iyev6rWR","properties":{"formattedCitation":"(Muludi et al., 2024)","plainCitation":"(Muludi et al., 2024)","noteIndex":0},"citationItems":[{"id":626,"uris":["http://zotero.org/users/14644665/items/GN7DRIDZ"],"itemData":{"id":626,"type":"article-journal","container-title":"International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Milani"},{"family":"Triloka","given":"Joko"},{"family":"-","given":"Sutedi"}],"accessed":{"date-parts":[["2024",9,22]]},"issued":{"date-parts":[["2024"]]}}}],"schema":"https://github.com/citation-style-language/schema/raw/master/csl-citation.json"} </w:delInstrText>
        </w:r>
        <w:r w:rsidR="002D5191" w:rsidRPr="008520FB" w:rsidDel="00FD62B3">
          <w:rPr>
            <w:highlight w:val="magenta"/>
          </w:rPr>
          <w:fldChar w:fldCharType="separate"/>
        </w:r>
        <w:r w:rsidR="002D5191" w:rsidRPr="008520FB" w:rsidDel="00FD62B3">
          <w:rPr>
            <w:rFonts w:cs="Arial"/>
            <w:highlight w:val="magenta"/>
          </w:rPr>
          <w:delText>(Muludi et al., 2024)</w:delText>
        </w:r>
        <w:r w:rsidR="002D5191" w:rsidRPr="008520FB" w:rsidDel="00FD62B3">
          <w:rPr>
            <w:highlight w:val="magenta"/>
          </w:rPr>
          <w:fldChar w:fldCharType="end"/>
        </w:r>
        <w:r w:rsidR="006337D1" w:rsidRPr="00EF2061" w:rsidDel="00FD62B3">
          <w:delText>.</w:delText>
        </w:r>
        <w:r w:rsidR="008520FB" w:rsidDel="00FD62B3">
          <w:delText xml:space="preserve"> </w:delText>
        </w:r>
      </w:del>
    </w:p>
    <w:p w14:paraId="6975FAC5" w14:textId="74DD565B" w:rsidR="000E4FCA" w:rsidDel="00FD62B3" w:rsidRDefault="00326B9C" w:rsidP="00CF7AE6">
      <w:pPr>
        <w:rPr>
          <w:del w:id="1465" w:author="Ben Fels" w:date="2024-12-16T22:03:00Z" w16du:dateUtc="2024-12-16T21:03:00Z"/>
        </w:rPr>
      </w:pPr>
      <w:del w:id="1466" w:author="Ben Fels" w:date="2024-12-16T22:03:00Z" w16du:dateUtc="2024-12-16T21:03:00Z">
        <w:r w:rsidRPr="00F451BA" w:rsidDel="00FD62B3">
          <w:rPr>
            <w:highlight w:val="magenta"/>
          </w:rPr>
          <w:delText xml:space="preserve">Lu et al. </w:delText>
        </w:r>
        <w:r w:rsidR="004E6E08" w:rsidRPr="00F451BA" w:rsidDel="00FD62B3">
          <w:rPr>
            <w:highlight w:val="magenta"/>
          </w:rPr>
          <w:fldChar w:fldCharType="begin"/>
        </w:r>
        <w:r w:rsidR="004E6E08" w:rsidRPr="00F451BA" w:rsidDel="00FD62B3">
          <w:rPr>
            <w:highlight w:val="magenta"/>
          </w:rPr>
          <w:delInstrText xml:space="preserve"> ADDIN ZOTERO_ITEM CSL_CITATION {"citationID":"eEcGhD2F","properties":{"formattedCitation":"(2024)","plainCitation":"(2024)","noteIndex":0},"citationItems":[{"id":579,"uris":["http://zotero.org/users/14644665/items/DXBC2YTW"],"itemData":{"id":579,"type":"article-journal","abstract":"Large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004E6E08" w:rsidRPr="00F451BA" w:rsidDel="00FD62B3">
          <w:rPr>
            <w:highlight w:val="magenta"/>
          </w:rPr>
          <w:fldChar w:fldCharType="separate"/>
        </w:r>
        <w:r w:rsidR="004E6E08" w:rsidRPr="00F451BA" w:rsidDel="00FD62B3">
          <w:rPr>
            <w:rFonts w:cs="Arial"/>
            <w:highlight w:val="magenta"/>
          </w:rPr>
          <w:delText>(2024)</w:delText>
        </w:r>
        <w:r w:rsidR="004E6E08" w:rsidRPr="00F451BA" w:rsidDel="00FD62B3">
          <w:rPr>
            <w:highlight w:val="magenta"/>
          </w:rPr>
          <w:fldChar w:fldCharType="end"/>
        </w:r>
        <w:r w:rsidDel="00FD62B3">
          <w:delText xml:space="preserve"> konnten an dem Beispiel </w:delText>
        </w:r>
        <w:r w:rsidR="009B7438" w:rsidDel="00FD62B3">
          <w:delText xml:space="preserve">von spezifischen Informationen aus dem Bereich E-Learning zeigen, dass mit RAG </w:delText>
        </w:r>
        <w:r w:rsidR="00936E8E" w:rsidDel="00FD62B3">
          <w:delText>eine bessere Leistung (gemessen am BERTScore)</w:delText>
        </w:r>
        <w:r w:rsidR="008554E4" w:rsidDel="00FD62B3">
          <w:delText xml:space="preserve"> erzielt werden konnte, gegenüber einen herkömmlichen LLM.</w:delText>
        </w:r>
      </w:del>
    </w:p>
    <w:p w14:paraId="1BE64569" w14:textId="6FE33141" w:rsidR="008809E9" w:rsidDel="001A4072" w:rsidRDefault="006D5CD2" w:rsidP="00CF7AE6">
      <w:pPr>
        <w:rPr>
          <w:del w:id="1467" w:author="Ben Fels" w:date="2024-12-16T22:10:00Z" w16du:dateUtc="2024-12-16T21:10:00Z"/>
        </w:rPr>
      </w:pPr>
      <w:del w:id="1468" w:author="Ben Fels" w:date="2024-12-16T22:10:00Z" w16du:dateUtc="2024-12-16T21:10:00Z">
        <w:r w:rsidDel="001A4072">
          <w:delText xml:space="preserve">Enorme Hardwareanforderungen beim Trainieren eigener LLMs wie in Table 1 </w:delText>
        </w:r>
        <w:r w:rsidRPr="00433E4E" w:rsidDel="001A4072">
          <w:rPr>
            <w:highlight w:val="magenta"/>
          </w:rPr>
          <w:fldChar w:fldCharType="begin"/>
        </w:r>
        <w:r w:rsidR="00893D7A" w:rsidDel="001A4072">
          <w:rPr>
            <w:highlight w:val="magenta"/>
          </w:rPr>
          <w:del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433E4E" w:rsidDel="001A4072">
          <w:rPr>
            <w:highlight w:val="magenta"/>
          </w:rPr>
          <w:fldChar w:fldCharType="separate"/>
        </w:r>
        <w:r w:rsidRPr="00433E4E" w:rsidDel="001A4072">
          <w:rPr>
            <w:rFonts w:cs="Arial"/>
            <w:highlight w:val="magenta"/>
          </w:rPr>
          <w:delText>(Patil &amp; Gudivada, 2024, S. 6)</w:delText>
        </w:r>
        <w:r w:rsidRPr="00433E4E" w:rsidDel="001A4072">
          <w:rPr>
            <w:highlight w:val="magenta"/>
          </w:rPr>
          <w:fldChar w:fldCharType="end"/>
        </w:r>
        <w:r w:rsidR="00433E4E" w:rsidDel="001A4072">
          <w:delText xml:space="preserve"> </w:delText>
        </w:r>
        <w:r w:rsidDel="001A4072">
          <w:delText>von zu sehen.</w:delText>
        </w:r>
        <w:r w:rsidR="00F1146E" w:rsidDel="001A4072">
          <w:delText xml:space="preserve"> </w:delText>
        </w:r>
        <w:r w:rsidR="003B675C" w:rsidDel="001A4072">
          <w:delText>Zur Einordnung, eine H100 Grafikkarte kostet …</w:delText>
        </w:r>
      </w:del>
    </w:p>
    <w:p w14:paraId="71758D67" w14:textId="33FBADFA" w:rsidR="005241CB" w:rsidDel="004328D8" w:rsidRDefault="005241CB" w:rsidP="00CF7AE6">
      <w:pPr>
        <w:rPr>
          <w:del w:id="1469" w:author="Ben Fels" w:date="2024-12-21T12:00:00Z" w16du:dateUtc="2024-12-21T11:00:00Z"/>
        </w:rPr>
      </w:pPr>
    </w:p>
    <w:p w14:paraId="3B60CFA7" w14:textId="7F0B0648" w:rsidR="005241CB" w:rsidRPr="00E02FED" w:rsidDel="004328D8" w:rsidRDefault="005241CB" w:rsidP="00842EB0">
      <w:pPr>
        <w:pStyle w:val="berschrift2"/>
        <w:rPr>
          <w:del w:id="1470" w:author="Ben Fels" w:date="2024-12-21T12:00:00Z" w16du:dateUtc="2024-12-21T11:00:00Z"/>
        </w:rPr>
      </w:pPr>
      <w:del w:id="1471" w:author="Ben Fels" w:date="2024-12-21T12:00:00Z" w16du:dateUtc="2024-12-21T11:00:00Z">
        <w:r w:rsidRPr="00E02FED" w:rsidDel="004328D8">
          <w:delText>Argument Mining</w:delText>
        </w:r>
        <w:r w:rsidR="00500B6A" w:rsidRPr="00E02FED" w:rsidDel="004328D8">
          <w:delText xml:space="preserve"> /argumentation mining</w:delText>
        </w:r>
      </w:del>
    </w:p>
    <w:p w14:paraId="068F22B9" w14:textId="499CF501" w:rsidR="0053759A" w:rsidDel="004328D8" w:rsidRDefault="00E31B4D" w:rsidP="00CF7AE6">
      <w:pPr>
        <w:rPr>
          <w:del w:id="1472" w:author="Ben Fels" w:date="2024-12-21T12:02:00Z" w16du:dateUtc="2024-12-21T11:02:00Z"/>
          <w:moveFrom w:id="1473" w:author="Ben Fels" w:date="2024-12-21T12:00:00Z" w16du:dateUtc="2024-12-21T11:00:00Z"/>
        </w:rPr>
      </w:pPr>
      <w:moveFromRangeStart w:id="1474" w:author="Ben Fels" w:date="2024-12-21T12:00:00Z" w:name="move185674825"/>
      <w:moveFrom w:id="1475" w:author="Ben Fels" w:date="2024-12-21T12:00:00Z" w16du:dateUtc="2024-12-21T11:00:00Z">
        <w:del w:id="1476" w:author="Ben Fels" w:date="2024-12-21T12:02:00Z" w16du:dateUtc="2024-12-21T11:02:00Z">
          <w:r w:rsidRPr="00E31B4D" w:rsidDel="004328D8">
            <w:delText>Stammt aus dem Bereich d</w:delText>
          </w:r>
          <w:r w:rsidDel="004328D8">
            <w:delText>es Natural Language Processings</w:delText>
          </w:r>
          <w:r w:rsidR="00083E0F" w:rsidDel="004328D8">
            <w:delText xml:space="preserve"> (NLP)</w:delText>
          </w:r>
          <w:r w:rsidR="006F2765" w:rsidDel="004328D8">
            <w:delText xml:space="preserve">. </w:delText>
          </w:r>
        </w:del>
      </w:moveFrom>
    </w:p>
    <w:p w14:paraId="2D9C8078" w14:textId="50C5BFA0" w:rsidR="00582F57" w:rsidRPr="003E3BA3" w:rsidDel="004328D8" w:rsidRDefault="00582F57" w:rsidP="00582F57">
      <w:pPr>
        <w:rPr>
          <w:del w:id="1477" w:author="Ben Fels" w:date="2024-12-21T12:02:00Z" w16du:dateUtc="2024-12-21T11:02:00Z"/>
          <w:moveFrom w:id="1478" w:author="Ben Fels" w:date="2024-12-21T12:00:00Z" w16du:dateUtc="2024-12-21T11:00:00Z"/>
        </w:rPr>
      </w:pPr>
      <w:moveFrom w:id="1479" w:author="Ben Fels" w:date="2024-12-21T12:00:00Z" w16du:dateUtc="2024-12-21T11:00:00Z">
        <w:del w:id="1480" w:author="Ben Fels" w:date="2024-12-21T12:02:00Z" w16du:dateUtc="2024-12-21T11:02:00Z">
          <w:r w:rsidRPr="0036067B" w:rsidDel="004328D8">
            <w:rPr>
              <w:highlight w:val="magenta"/>
            </w:rPr>
            <w:fldChar w:fldCharType="begin"/>
          </w:r>
          <w:r w:rsidR="00083590" w:rsidDel="004328D8">
            <w:rPr>
              <w:highlight w:val="magenta"/>
            </w:rPr>
            <w:del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delInstrText>
          </w:r>
          <w:r w:rsidRPr="0036067B" w:rsidDel="004328D8">
            <w:rPr>
              <w:highlight w:val="magenta"/>
            </w:rPr>
            <w:fldChar w:fldCharType="separate"/>
          </w:r>
          <w:r w:rsidR="00626695" w:rsidRPr="00626695" w:rsidDel="004328D8">
            <w:rPr>
              <w:rFonts w:cs="Arial"/>
              <w:highlight w:val="magenta"/>
            </w:rPr>
            <w:delText>(Lawrence &amp; Reed, 2020, S. 766)</w:delText>
          </w:r>
          <w:r w:rsidRPr="0036067B" w:rsidDel="004328D8">
            <w:rPr>
              <w:highlight w:val="magenta"/>
            </w:rPr>
            <w:fldChar w:fldCharType="end"/>
          </w:r>
          <w:r w:rsidRPr="003E3BA3" w:rsidDel="004328D8">
            <w:delText xml:space="preserve"> definieren Argument Mining als automatische Identifikation und</w:delText>
          </w:r>
          <w:r w:rsidDel="004328D8">
            <w:delText xml:space="preserve"> Extraktion der von Argument</w:delText>
          </w:r>
          <w:r w:rsidR="001D7418" w:rsidDel="004328D8">
            <w:delText>ationskomponenten und deren Struktur</w:delText>
          </w:r>
          <w:r w:rsidDel="004328D8">
            <w:delText>.</w:delText>
          </w:r>
        </w:del>
      </w:moveFrom>
    </w:p>
    <w:p w14:paraId="022BE8DB" w14:textId="4B6385C8" w:rsidR="00E31B4D" w:rsidDel="004328D8" w:rsidRDefault="006F2765" w:rsidP="00CF7AE6">
      <w:pPr>
        <w:rPr>
          <w:del w:id="1481" w:author="Ben Fels" w:date="2024-12-21T12:02:00Z" w16du:dateUtc="2024-12-21T11:02:00Z"/>
          <w:moveFrom w:id="1482" w:author="Ben Fels" w:date="2024-12-21T12:00:00Z" w16du:dateUtc="2024-12-21T11:00:00Z"/>
        </w:rPr>
      </w:pPr>
      <w:moveFrom w:id="1483" w:author="Ben Fels" w:date="2024-12-21T12:00:00Z" w16du:dateUtc="2024-12-21T11:00:00Z">
        <w:del w:id="1484" w:author="Ben Fels" w:date="2024-12-21T12:02:00Z" w16du:dateUtc="2024-12-21T11:02:00Z">
          <w:r w:rsidDel="004328D8">
            <w:delText>Es verfolgt d</w:delText>
          </w:r>
          <w:r w:rsidR="002D0D56" w:rsidDel="004328D8">
            <w:delText>em</w:delText>
          </w:r>
          <w:r w:rsidDel="004328D8">
            <w:delText xml:space="preserve"> Ziel</w:delText>
          </w:r>
          <w:r w:rsidR="0015221D" w:rsidDel="004328D8">
            <w:delText xml:space="preserve"> automatisiert</w:delText>
          </w:r>
          <w:r w:rsidR="00165A68" w:rsidDel="004328D8">
            <w:delText xml:space="preserve"> argumentative Strukturen </w:delText>
          </w:r>
          <w:r w:rsidR="00BB41AC" w:rsidDel="004328D8">
            <w:delText xml:space="preserve">und ihre Beziehungen </w:delText>
          </w:r>
          <w:r w:rsidR="00165A68" w:rsidDel="004328D8">
            <w:delText>aus einem Text zu identifizieren</w:delText>
          </w:r>
          <w:r w:rsidR="00BB41AC" w:rsidDel="004328D8">
            <w:delText xml:space="preserve">, </w:delText>
          </w:r>
          <w:r w:rsidR="00BB41AC" w:rsidRPr="00BB41AC" w:rsidDel="004328D8">
            <w:delText>mit dem Endziel, maschinenverarbeitbare strukturierte Daten für computergestützte Argumentationsmodelle bereitzustellen</w:delText>
          </w:r>
          <w:r w:rsidR="00B77F67" w:rsidDel="004328D8">
            <w:delText xml:space="preserve"> </w:delText>
          </w:r>
          <w:r w:rsidR="00B77F67" w:rsidRPr="006C18DB" w:rsidDel="004328D8">
            <w:rPr>
              <w:highlight w:val="magenta"/>
            </w:rPr>
            <w:fldChar w:fldCharType="begin"/>
          </w:r>
          <w:r w:rsidR="004E5B9A" w:rsidDel="004328D8">
            <w:rPr>
              <w:highlight w:val="magenta"/>
            </w:rPr>
            <w:del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delInstrText>
          </w:r>
          <w:r w:rsidR="00B77F67" w:rsidRPr="006C18DB" w:rsidDel="004328D8">
            <w:rPr>
              <w:highlight w:val="magenta"/>
            </w:rPr>
            <w:fldChar w:fldCharType="separate"/>
          </w:r>
          <w:r w:rsidR="00B77F67" w:rsidRPr="006C18DB" w:rsidDel="004328D8">
            <w:rPr>
              <w:rFonts w:cs="Arial"/>
              <w:highlight w:val="magenta"/>
            </w:rPr>
            <w:delText>(Cabrio &amp; Villata, 2018, S. 5427)</w:delText>
          </w:r>
          <w:r w:rsidR="00B77F67" w:rsidRPr="006C18DB" w:rsidDel="004328D8">
            <w:rPr>
              <w:highlight w:val="magenta"/>
            </w:rPr>
            <w:fldChar w:fldCharType="end"/>
          </w:r>
          <w:r w:rsidR="00467FA5" w:rsidDel="004328D8">
            <w:delText xml:space="preserve">. </w:delText>
          </w:r>
        </w:del>
      </w:moveFrom>
    </w:p>
    <w:p w14:paraId="6E5486A6" w14:textId="6C1A2E4C" w:rsidR="005F6576" w:rsidDel="004328D8" w:rsidRDefault="00D47D87" w:rsidP="00CF7AE6">
      <w:pPr>
        <w:rPr>
          <w:del w:id="1485" w:author="Ben Fels" w:date="2024-12-21T12:02:00Z" w16du:dateUtc="2024-12-21T11:02:00Z"/>
          <w:moveFrom w:id="1486" w:author="Ben Fels" w:date="2024-12-21T12:00:00Z" w16du:dateUtc="2024-12-21T11:00:00Z"/>
        </w:rPr>
      </w:pPr>
      <w:moveFrom w:id="1487" w:author="Ben Fels" w:date="2024-12-21T12:00:00Z" w16du:dateUtc="2024-12-21T11:00:00Z">
        <w:del w:id="1488" w:author="Ben Fels" w:date="2024-12-21T12:02:00Z" w16du:dateUtc="2024-12-21T11:02:00Z">
          <w:r w:rsidDel="004328D8">
            <w:delText xml:space="preserve">Argument </w:delText>
          </w:r>
          <w:r w:rsidR="00374B64" w:rsidDel="004328D8">
            <w:delText>Minig</w:delText>
          </w:r>
          <w:r w:rsidDel="004328D8">
            <w:delText xml:space="preserve"> als automatische Entdeckung von </w:delText>
          </w:r>
          <w:r w:rsidR="008870DE" w:rsidDel="004328D8">
            <w:delText xml:space="preserve">argumentativen Textabschnitten sowie die </w:delText>
          </w:r>
          <w:r w:rsidR="00374B64" w:rsidDel="004328D8">
            <w:delText>Identifikation</w:delText>
          </w:r>
          <w:r w:rsidR="008870DE" w:rsidDel="004328D8">
            <w:delText xml:space="preserve"> der relevanten Komponenten</w:delText>
          </w:r>
          <w:r w:rsidR="002D0D56" w:rsidDel="004328D8">
            <w:delText xml:space="preserve"> des Arguments </w:delText>
          </w:r>
          <w:r w:rsidR="002D0D56" w:rsidRPr="00374B64" w:rsidDel="004328D8">
            <w:rPr>
              <w:highlight w:val="magenta"/>
            </w:rPr>
            <w:fldChar w:fldCharType="begin"/>
          </w:r>
          <w:r w:rsidR="00D47ED8" w:rsidDel="004328D8">
            <w:rPr>
              <w:highlight w:val="magenta"/>
            </w:rPr>
            <w:del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delInstrText>
          </w:r>
          <w:r w:rsidR="002D0D56" w:rsidRPr="00374B64" w:rsidDel="004328D8">
            <w:rPr>
              <w:highlight w:val="magenta"/>
            </w:rPr>
            <w:fldChar w:fldCharType="separate"/>
          </w:r>
          <w:r w:rsidR="004B0F1C" w:rsidRPr="004B0F1C" w:rsidDel="004328D8">
            <w:rPr>
              <w:rFonts w:cs="Arial"/>
              <w:highlight w:val="magenta"/>
            </w:rPr>
            <w:delText>(Peldszus &amp; Stede, 2013, S. 2)</w:delText>
          </w:r>
          <w:r w:rsidR="002D0D56" w:rsidRPr="00374B64" w:rsidDel="004328D8">
            <w:rPr>
              <w:highlight w:val="magenta"/>
            </w:rPr>
            <w:fldChar w:fldCharType="end"/>
          </w:r>
          <w:r w:rsidR="002D0D56" w:rsidRPr="00374B64" w:rsidDel="004328D8">
            <w:rPr>
              <w:highlight w:val="magenta"/>
            </w:rPr>
            <w:delText>.</w:delText>
          </w:r>
        </w:del>
      </w:moveFrom>
    </w:p>
    <w:p w14:paraId="0B9A9D26" w14:textId="17B84B05" w:rsidR="00B54E65" w:rsidDel="004328D8" w:rsidRDefault="003E7A71" w:rsidP="00CF7AE6">
      <w:pPr>
        <w:rPr>
          <w:del w:id="1489" w:author="Ben Fels" w:date="2024-12-21T12:02:00Z" w16du:dateUtc="2024-12-21T11:02:00Z"/>
          <w:moveFrom w:id="1490" w:author="Ben Fels" w:date="2024-12-21T12:00:00Z" w16du:dateUtc="2024-12-21T11:00:00Z"/>
        </w:rPr>
      </w:pPr>
      <w:moveFrom w:id="1491" w:author="Ben Fels" w:date="2024-12-21T12:00:00Z" w16du:dateUtc="2024-12-21T11:00:00Z">
        <w:del w:id="1492" w:author="Ben Fels" w:date="2024-12-21T12:02:00Z" w16du:dateUtc="2024-12-21T11:02:00Z">
          <w:r w:rsidDel="004328D8">
            <w:delText xml:space="preserve">Argument Mining als </w:delText>
          </w:r>
          <w:r w:rsidRPr="003E7A71" w:rsidDel="004328D8">
            <w:delText xml:space="preserve"> automatische Identifizierung der Argumentkomponenten und die Klassifizierung der Beziehungen, die zwischen ihnen bestehen können</w:delText>
          </w:r>
          <w:r w:rsidDel="004328D8">
            <w:delText xml:space="preserve"> </w:delText>
          </w:r>
          <w:r w:rsidRPr="00083590" w:rsidDel="004328D8">
            <w:rPr>
              <w:highlight w:val="magenta"/>
            </w:rPr>
            <w:fldChar w:fldCharType="begin"/>
          </w:r>
          <w:r w:rsidR="004E5B9A" w:rsidDel="004328D8">
            <w:rPr>
              <w:highlight w:val="magenta"/>
            </w:rPr>
            <w:del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083590" w:rsidDel="004328D8">
            <w:rPr>
              <w:highlight w:val="magenta"/>
            </w:rPr>
            <w:fldChar w:fldCharType="separate"/>
          </w:r>
          <w:r w:rsidR="00317B39" w:rsidRPr="00317B39" w:rsidDel="004328D8">
            <w:rPr>
              <w:rFonts w:cs="Arial"/>
              <w:highlight w:val="magenta"/>
            </w:rPr>
            <w:delText>(Yeginbergen et al., 2024, S. 11688)</w:delText>
          </w:r>
          <w:r w:rsidRPr="00083590" w:rsidDel="004328D8">
            <w:rPr>
              <w:highlight w:val="magenta"/>
            </w:rPr>
            <w:fldChar w:fldCharType="end"/>
          </w:r>
          <w:r w:rsidRPr="003E7A71" w:rsidDel="004328D8">
            <w:delText>.</w:delText>
          </w:r>
          <w:r w:rsidDel="004328D8">
            <w:delText xml:space="preserve"> </w:delText>
          </w:r>
          <w:r w:rsidR="00EC68F3" w:rsidDel="004328D8">
            <w:delText xml:space="preserve">Argument Mining beinhaltet nach </w:delText>
          </w:r>
          <w:r w:rsidR="00083590" w:rsidRPr="00083590" w:rsidDel="004328D8">
            <w:rPr>
              <w:highlight w:val="magenta"/>
            </w:rPr>
            <w:fldChar w:fldCharType="begin"/>
          </w:r>
          <w:r w:rsidR="004E5B9A" w:rsidDel="004328D8">
            <w:rPr>
              <w:highlight w:val="magenta"/>
            </w:rPr>
            <w:del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083590" w:rsidRPr="00083590" w:rsidDel="004328D8">
            <w:rPr>
              <w:highlight w:val="magenta"/>
            </w:rPr>
            <w:fldChar w:fldCharType="separate"/>
          </w:r>
          <w:r w:rsidR="00083590" w:rsidRPr="00083590" w:rsidDel="004328D8">
            <w:rPr>
              <w:rFonts w:cs="Arial"/>
              <w:highlight w:val="magenta"/>
            </w:rPr>
            <w:delText>(Yeginbergen et al., 2024, S. 11687)</w:delText>
          </w:r>
          <w:r w:rsidR="00083590" w:rsidRPr="00083590" w:rsidDel="004328D8">
            <w:rPr>
              <w:highlight w:val="magenta"/>
            </w:rPr>
            <w:fldChar w:fldCharType="end"/>
          </w:r>
          <w:r w:rsidR="00FA51EC" w:rsidDel="004328D8">
            <w:delText xml:space="preserve"> in der Regel zwei Teilaufgaben: 1 </w:delText>
          </w:r>
          <w:r w:rsidR="002E638C" w:rsidRPr="002E638C" w:rsidDel="004328D8">
            <w:delText>Erkennung von Argumentkomponenten</w:delText>
          </w:r>
          <w:r w:rsidR="002E638C" w:rsidDel="004328D8">
            <w:delText xml:space="preserve"> </w:delText>
          </w:r>
          <w:commentRangeStart w:id="1493"/>
          <w:r w:rsidR="002E638C" w:rsidDel="004328D8">
            <w:delText>(</w:delText>
          </w:r>
          <w:r w:rsidR="004D5DFC" w:rsidRPr="004D5DFC" w:rsidDel="004328D8">
            <w:delText>Konzentration auf die Verortung von Argumenten und die Identifizierung ihrer Arten (z. B. Behauptungen und Prämissen)</w:delText>
          </w:r>
          <w:commentRangeEnd w:id="1493"/>
          <w:r w:rsidR="004D5DFC" w:rsidDel="004328D8">
            <w:rPr>
              <w:rStyle w:val="Kommentarzeichen"/>
            </w:rPr>
            <w:commentReference w:id="1493"/>
          </w:r>
          <w:r w:rsidR="004D5DFC" w:rsidDel="004328D8">
            <w:delText xml:space="preserve"> </w:delText>
          </w:r>
          <w:r w:rsidR="002E638C" w:rsidDel="004328D8">
            <w:delText xml:space="preserve">und 2 </w:delText>
          </w:r>
          <w:r w:rsidR="004D5DFC" w:rsidDel="004328D8">
            <w:delText>Klassifikation von Argumentations</w:delText>
          </w:r>
          <w:r w:rsidR="009E4573" w:rsidDel="004328D8">
            <w:delText xml:space="preserve">beziehungen, </w:delText>
          </w:r>
          <w:r w:rsidR="009E4573" w:rsidRPr="009E4573" w:rsidDel="004328D8">
            <w:delText>bei der die Beziehung zwischen zwei Argumentationskomponenten als unterstützend oder angreifend eingestuft wird.</w:delText>
          </w:r>
          <w:r w:rsidR="00B54E65" w:rsidDel="004328D8">
            <w:delText xml:space="preserve"> </w:delText>
          </w:r>
        </w:del>
      </w:moveFrom>
    </w:p>
    <w:p w14:paraId="341283F7" w14:textId="6DCC2637" w:rsidR="0053759A" w:rsidDel="004328D8" w:rsidRDefault="0053759A" w:rsidP="00CF7AE6">
      <w:pPr>
        <w:rPr>
          <w:del w:id="1494" w:author="Ben Fels" w:date="2024-12-21T12:02:00Z" w16du:dateUtc="2024-12-21T11:02:00Z"/>
          <w:moveFrom w:id="1495" w:author="Ben Fels" w:date="2024-12-21T12:00:00Z" w16du:dateUtc="2024-12-21T11:00:00Z"/>
        </w:rPr>
      </w:pPr>
      <w:moveFrom w:id="1496" w:author="Ben Fels" w:date="2024-12-21T12:00:00Z" w16du:dateUtc="2024-12-21T11:00:00Z">
        <w:del w:id="1497" w:author="Ben Fels" w:date="2024-12-21T12:02:00Z" w16du:dateUtc="2024-12-21T11:02:00Z">
          <w:r w:rsidDel="004328D8">
            <w:delText xml:space="preserve">Es gibt verschiedene Definitionen. Sie haben gemeinsam: automatisiert, Extraktion von argumentativen Textbereichen und </w:delText>
          </w:r>
          <w:r w:rsidR="00B719E9" w:rsidDel="004328D8">
            <w:delText xml:space="preserve">deren Struktur bzw. Beziehung. Hierbei wird auch von </w:delText>
          </w:r>
          <w:r w:rsidR="00B3513B" w:rsidDel="004328D8">
            <w:delText xml:space="preserve">Komponenten </w:delText>
          </w:r>
          <w:r w:rsidR="00B719E9" w:rsidDel="004328D8">
            <w:delText>gesprochen</w:delText>
          </w:r>
        </w:del>
      </w:moveFrom>
    </w:p>
    <w:p w14:paraId="6B769375" w14:textId="4BE30F41" w:rsidR="00296609" w:rsidDel="004328D8" w:rsidRDefault="00296609" w:rsidP="00CF7AE6">
      <w:pPr>
        <w:rPr>
          <w:del w:id="1498" w:author="Ben Fels" w:date="2024-12-21T12:02:00Z" w16du:dateUtc="2024-12-21T11:02:00Z"/>
          <w:moveFrom w:id="1499" w:author="Ben Fels" w:date="2024-12-21T12:00:00Z" w16du:dateUtc="2024-12-21T11:00:00Z"/>
        </w:rPr>
      </w:pPr>
    </w:p>
    <w:p w14:paraId="42FA2EB7" w14:textId="21035976" w:rsidR="00296609" w:rsidDel="004328D8" w:rsidRDefault="00296609" w:rsidP="00296609">
      <w:pPr>
        <w:rPr>
          <w:del w:id="1500" w:author="Ben Fels" w:date="2024-12-21T12:02:00Z" w16du:dateUtc="2024-12-21T11:02:00Z"/>
          <w:moveFrom w:id="1501" w:author="Ben Fels" w:date="2024-12-21T12:00:00Z" w16du:dateUtc="2024-12-21T11:00:00Z"/>
          <w:i/>
        </w:rPr>
      </w:pPr>
      <w:moveFrom w:id="1502" w:author="Ben Fels" w:date="2024-12-21T12:00:00Z" w16du:dateUtc="2024-12-21T11:00:00Z">
        <w:del w:id="1503" w:author="Ben Fels" w:date="2024-12-21T12:02:00Z" w16du:dateUtc="2024-12-21T11:02:00Z">
          <w:r w:rsidRPr="00EE07C6" w:rsidDel="004328D8">
            <w:rPr>
              <w:highlight w:val="magenta"/>
            </w:rPr>
            <w:fldChar w:fldCharType="begin"/>
          </w:r>
          <w:r w:rsidR="00083590" w:rsidDel="004328D8">
            <w:rPr>
              <w:highlight w:val="magenta"/>
            </w:rPr>
            <w:delInstrText xml:space="preserve"> ADDIN ZOTERO_ITEM CSL_CITATION {"citationID":"eyzQkNe2","properties":{"formattedCitation":"(Lawrence &amp; Reed, 2020)","plainCitation":"(Lawrence &amp; Reed, 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Mining","volume":"45","author":[{"family":"Lawrence","given":"John"},{"family":"Reed","given":"Chris"}],"issued":{"date-parts":[["2020",1]]}}}],"schema":"https://github.com/citation-style-language/schema/raw/master/csl-citation.json"} </w:delInstrText>
          </w:r>
          <w:r w:rsidRPr="00EE07C6" w:rsidDel="004328D8">
            <w:rPr>
              <w:highlight w:val="magenta"/>
            </w:rPr>
            <w:fldChar w:fldCharType="separate"/>
          </w:r>
          <w:r w:rsidRPr="00EE07C6" w:rsidDel="004328D8">
            <w:rPr>
              <w:rFonts w:cs="Arial"/>
              <w:highlight w:val="magenta"/>
            </w:rPr>
            <w:delText>(Lawrence &amp; Reed, 2020)</w:delText>
          </w:r>
          <w:r w:rsidRPr="00EE07C6" w:rsidDel="004328D8">
            <w:rPr>
              <w:highlight w:val="magenta"/>
            </w:rPr>
            <w:fldChar w:fldCharType="end"/>
          </w:r>
          <w:r w:rsidR="0010727E" w:rsidRPr="001237AE" w:rsidDel="004328D8">
            <w:delText xml:space="preserve"> geben in Ihrer Arbeit eine Übersicht über </w:delText>
          </w:r>
          <w:r w:rsidR="001237AE" w:rsidRPr="001237AE" w:rsidDel="004328D8">
            <w:delText xml:space="preserve">den damaligen Forschungsstand </w:delText>
          </w:r>
          <w:r w:rsidRPr="001237AE" w:rsidDel="004328D8">
            <w:delText xml:space="preserve"> </w:delText>
          </w:r>
          <w:r w:rsidR="001237AE" w:rsidRPr="001237AE" w:rsidDel="004328D8">
            <w:delText xml:space="preserve">zum Thema Argument Mining. </w:delText>
          </w:r>
          <w:r w:rsidR="001237AE" w:rsidDel="004328D8">
            <w:delText xml:space="preserve">Demnach wurden </w:delText>
          </w:r>
          <w:r w:rsidDel="004328D8">
            <w:rPr>
              <w:i/>
            </w:rPr>
            <w:delText>„</w:delText>
          </w:r>
          <w:r w:rsidRPr="00296609" w:rsidDel="004328D8">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4328D8">
            <w:rPr>
              <w:i/>
            </w:rPr>
            <w:delText>“</w:delText>
          </w:r>
        </w:del>
      </w:moveFrom>
    </w:p>
    <w:p w14:paraId="12DEFC3F" w14:textId="7F7E3D80" w:rsidR="00296609" w:rsidRPr="00427E3E" w:rsidDel="004328D8" w:rsidRDefault="00427E3E" w:rsidP="00296609">
      <w:pPr>
        <w:rPr>
          <w:del w:id="1504" w:author="Ben Fels" w:date="2024-12-21T12:02:00Z" w16du:dateUtc="2024-12-21T11:02:00Z"/>
          <w:moveFrom w:id="1505" w:author="Ben Fels" w:date="2024-12-21T12:00:00Z" w16du:dateUtc="2024-12-21T11:00:00Z"/>
          <w:i/>
        </w:rPr>
      </w:pPr>
      <w:moveFrom w:id="1506" w:author="Ben Fels" w:date="2024-12-21T12:00:00Z" w16du:dateUtc="2024-12-21T11:00:00Z">
        <w:del w:id="1507" w:author="Ben Fels" w:date="2024-12-21T12:02:00Z" w16du:dateUtc="2024-12-21T11:02:00Z">
          <w:r w:rsidRPr="00427E3E" w:rsidDel="004328D8">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328D8">
            <w:rPr>
              <w:i/>
            </w:rPr>
            <w:delText xml:space="preserve"> </w:delText>
          </w:r>
          <w:r w:rsidDel="004328D8">
            <w:rPr>
              <w:i/>
            </w:rPr>
            <w:fldChar w:fldCharType="begin"/>
          </w:r>
          <w:r w:rsidR="004E5B9A" w:rsidDel="004328D8">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rPr>
              <w:i/>
            </w:rPr>
            <w:fldChar w:fldCharType="separate"/>
          </w:r>
          <w:r w:rsidRPr="00427E3E" w:rsidDel="004328D8">
            <w:rPr>
              <w:rFonts w:cs="Arial"/>
            </w:rPr>
            <w:delText>(</w:delText>
          </w:r>
          <w:r w:rsidRPr="00BE79F9" w:rsidDel="004328D8">
            <w:rPr>
              <w:rFonts w:cs="Arial"/>
              <w:highlight w:val="magenta"/>
            </w:rPr>
            <w:delText>Cabrio &amp; Villata, 2018, S. 5428)</w:delText>
          </w:r>
          <w:r w:rsidDel="004328D8">
            <w:rPr>
              <w:i/>
            </w:rPr>
            <w:fldChar w:fldCharType="end"/>
          </w:r>
        </w:del>
      </w:moveFrom>
    </w:p>
    <w:p w14:paraId="049499BE" w14:textId="0DFE58B1" w:rsidR="00A428D9" w:rsidRPr="00664C71" w:rsidDel="004328D8" w:rsidRDefault="00A428D9" w:rsidP="00CF7AE6">
      <w:pPr>
        <w:rPr>
          <w:del w:id="1508" w:author="Ben Fels" w:date="2024-12-21T12:02:00Z" w16du:dateUtc="2024-12-21T11:02:00Z"/>
          <w:moveFrom w:id="1509" w:author="Ben Fels" w:date="2024-12-21T12:00:00Z" w16du:dateUtc="2024-12-21T11:00:00Z"/>
          <w:b/>
          <w:rPrChange w:id="1510" w:author="Ben Fels" w:date="2024-12-21T18:08:00Z" w16du:dateUtc="2024-12-21T17:08:00Z">
            <w:rPr>
              <w:del w:id="1511" w:author="Ben Fels" w:date="2024-12-21T12:02:00Z" w16du:dateUtc="2024-12-21T11:02:00Z"/>
              <w:moveFrom w:id="1512" w:author="Ben Fels" w:date="2024-12-21T12:00:00Z" w16du:dateUtc="2024-12-21T11:00:00Z"/>
              <w:b/>
              <w:lang w:val="en-US"/>
            </w:rPr>
          </w:rPrChange>
        </w:rPr>
      </w:pPr>
      <w:moveFrom w:id="1513" w:author="Ben Fels" w:date="2024-12-21T12:00:00Z" w16du:dateUtc="2024-12-21T11:00:00Z">
        <w:del w:id="1514" w:author="Ben Fels" w:date="2024-12-21T12:02:00Z" w16du:dateUtc="2024-12-21T11:02:00Z">
          <w:r w:rsidRPr="00A428D9" w:rsidDel="004328D8">
            <w:rPr>
              <w:b/>
              <w:noProof/>
              <w:lang w:val="en-US"/>
            </w:rPr>
            <w:drawing>
              <wp:inline distT="0" distB="0" distL="0" distR="0" wp14:anchorId="2A293747" wp14:editId="4865A442">
                <wp:extent cx="5579745" cy="1644650"/>
                <wp:effectExtent l="0" t="0" r="1905" b="0"/>
                <wp:docPr id="1963723228"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del>
      </w:moveFrom>
    </w:p>
    <w:p w14:paraId="700F8D1C" w14:textId="49D16BD1" w:rsidR="00EC0810" w:rsidDel="004328D8" w:rsidRDefault="00EC0810" w:rsidP="00CF7AE6">
      <w:pPr>
        <w:rPr>
          <w:del w:id="1515" w:author="Ben Fels" w:date="2024-12-21T12:02:00Z" w16du:dateUtc="2024-12-21T11:02:00Z"/>
          <w:moveFrom w:id="1516" w:author="Ben Fels" w:date="2024-12-21T12:00:00Z" w16du:dateUtc="2024-12-21T11:00:00Z"/>
        </w:rPr>
      </w:pPr>
      <w:moveFrom w:id="1517" w:author="Ben Fels" w:date="2024-12-21T12:00:00Z" w16du:dateUtc="2024-12-21T11:00:00Z">
        <w:del w:id="1518" w:author="Ben Fels" w:date="2024-12-21T12:02:00Z" w16du:dateUtc="2024-12-21T11:02:00Z">
          <w:r w:rsidDel="004328D8">
            <w:delText xml:space="preserve">„ </w:delText>
          </w:r>
          <w:r w:rsidRPr="00EC0810" w:rsidDel="004328D8">
            <w:delText>Einer der zentralen Aspekte der menschlichen Kommunikation ist die Argumentation: der Prozess der Vermittlung von Neigungen, Einstellungen oder Meinungen und der Versuch, den Partner dazu zu bringen, diese zu akzeptieren oder sogar zu übernehmen.</w:delText>
          </w:r>
          <w:r w:rsidDel="004328D8">
            <w:delText xml:space="preserve">“ </w:delText>
          </w:r>
          <w:r w:rsidRPr="008D50AB" w:rsidDel="004328D8">
            <w:rPr>
              <w:highlight w:val="magenta"/>
            </w:rPr>
            <w:fldChar w:fldCharType="begin"/>
          </w:r>
          <w:r w:rsidR="00D47ED8" w:rsidDel="004328D8">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328D8">
            <w:rPr>
              <w:highlight w:val="magenta"/>
            </w:rPr>
            <w:fldChar w:fldCharType="separate"/>
          </w:r>
          <w:r w:rsidRPr="008D50AB" w:rsidDel="004328D8">
            <w:rPr>
              <w:rFonts w:cs="Arial"/>
              <w:highlight w:val="magenta"/>
            </w:rPr>
            <w:delText>(Peldszus &amp; Stede, 2013, S. 1)</w:delText>
          </w:r>
          <w:r w:rsidRPr="008D50AB" w:rsidDel="004328D8">
            <w:rPr>
              <w:highlight w:val="magenta"/>
            </w:rPr>
            <w:fldChar w:fldCharType="end"/>
          </w:r>
        </w:del>
      </w:moveFrom>
    </w:p>
    <w:p w14:paraId="03C1E173" w14:textId="6CF00ACC" w:rsidR="002545E8" w:rsidDel="004328D8" w:rsidRDefault="002545E8" w:rsidP="00CF7AE6">
      <w:pPr>
        <w:rPr>
          <w:del w:id="1519" w:author="Ben Fels" w:date="2024-12-21T12:02:00Z" w16du:dateUtc="2024-12-21T11:02:00Z"/>
          <w:moveFrom w:id="1520" w:author="Ben Fels" w:date="2024-12-21T12:00:00Z" w16du:dateUtc="2024-12-21T11:00:00Z"/>
        </w:rPr>
      </w:pPr>
      <w:moveFrom w:id="1521" w:author="Ben Fels" w:date="2024-12-21T12:00:00Z" w16du:dateUtc="2024-12-21T11:00:00Z">
        <w:del w:id="1522" w:author="Ben Fels" w:date="2024-12-21T12:02:00Z" w16du:dateUtc="2024-12-21T11:02:00Z">
          <w:r w:rsidDel="004328D8">
            <w:delText>Doch was genau ist ein Argument?</w:delText>
          </w:r>
        </w:del>
      </w:moveFrom>
    </w:p>
    <w:moveFromRangeEnd w:id="1474"/>
    <w:p w14:paraId="2531ED4D" w14:textId="445A8A69" w:rsidR="00820B99" w:rsidRPr="00820B99" w:rsidDel="004328D8" w:rsidRDefault="00820B99" w:rsidP="009A54C3">
      <w:pPr>
        <w:pStyle w:val="berschrift2"/>
        <w:rPr>
          <w:del w:id="1523" w:author="Ben Fels" w:date="2024-12-21T12:00:00Z" w16du:dateUtc="2024-12-21T11:00:00Z"/>
        </w:rPr>
      </w:pPr>
      <w:del w:id="1524" w:author="Ben Fels" w:date="2024-12-21T12:00:00Z" w16du:dateUtc="2024-12-21T11:00:00Z">
        <w:r w:rsidRPr="00820B99" w:rsidDel="004328D8">
          <w:delText>Argument</w:delText>
        </w:r>
      </w:del>
    </w:p>
    <w:p w14:paraId="0DC96A23" w14:textId="05EE6C09" w:rsidR="0017354B" w:rsidDel="004328D8" w:rsidRDefault="00B22A20" w:rsidP="00CF7AE6">
      <w:pPr>
        <w:rPr>
          <w:del w:id="1525" w:author="Ben Fels" w:date="2024-12-21T12:00:00Z" w16du:dateUtc="2024-12-21T11:00:00Z"/>
        </w:rPr>
      </w:pPr>
      <w:del w:id="1526" w:author="Ben Fels" w:date="2024-12-21T12:00:00Z" w16du:dateUtc="2024-12-21T11:00:00Z">
        <w:r w:rsidDel="004328D8">
          <w:delText>Menschen tauschen ihre Argumente über Sprache und Text aus</w:delText>
        </w:r>
        <w:r w:rsidR="007378FE" w:rsidDel="004328D8">
          <w:delText xml:space="preserve"> in natürlicher Sprache (NL)</w:delText>
        </w:r>
        <w:r w:rsidDel="004328D8">
          <w:delText>.</w:delText>
        </w:r>
        <w:r w:rsidR="00D47172" w:rsidDel="004328D8">
          <w:delText xml:space="preserve"> Da Problem ist, dass Argumente nicht immer eindeutig im Text</w:delText>
        </w:r>
        <w:r w:rsidR="00A248FB" w:rsidDel="004328D8">
          <w:delText xml:space="preserve"> erkennbar sind.</w:delText>
        </w:r>
      </w:del>
    </w:p>
    <w:p w14:paraId="1BD6AD27" w14:textId="61429CDC" w:rsidR="00A677B2" w:rsidDel="004328D8" w:rsidRDefault="00A677B2" w:rsidP="00CF7AE6">
      <w:pPr>
        <w:rPr>
          <w:del w:id="1527" w:author="Ben Fels" w:date="2024-12-21T12:00:00Z" w16du:dateUtc="2024-12-21T11:00:00Z"/>
        </w:rPr>
      </w:pPr>
      <w:del w:id="1528" w:author="Ben Fels" w:date="2024-12-21T12:00:00Z" w16du:dateUtc="2024-12-21T11:00:00Z">
        <w:r w:rsidRPr="00A677B2" w:rsidDel="004328D8">
          <w:rPr>
            <w:highlight w:val="cyan"/>
          </w:rPr>
          <w:delText xml:space="preserve">Theorie zu Argumenten: Freeman, James B. 2011. </w:delText>
        </w:r>
        <w:r w:rsidRPr="00664C71" w:rsidDel="004328D8">
          <w:rPr>
            <w:highlight w:val="cyan"/>
            <w:rPrChange w:id="1529" w:author="Ben Fels" w:date="2024-12-21T18:08:00Z" w16du:dateUtc="2024-12-21T17:08:00Z">
              <w:rPr>
                <w:highlight w:val="cyan"/>
                <w:lang w:val="en-US"/>
              </w:rPr>
            </w:rPrChange>
          </w:rPr>
          <w:delText xml:space="preserve">Argument Structure: Representation and Theory. </w:delText>
        </w:r>
        <w:r w:rsidRPr="00A677B2" w:rsidDel="004328D8">
          <w:rPr>
            <w:highlight w:val="cyan"/>
          </w:rPr>
          <w:delText>Springer</w:delText>
        </w:r>
      </w:del>
    </w:p>
    <w:p w14:paraId="46CF26A7" w14:textId="1C62E7C0" w:rsidR="009B4FC0" w:rsidDel="004328D8" w:rsidRDefault="00201E41" w:rsidP="00CF7AE6">
      <w:pPr>
        <w:rPr>
          <w:del w:id="1530" w:author="Ben Fels" w:date="2024-12-21T12:00:00Z" w16du:dateUtc="2024-12-21T11:00:00Z"/>
        </w:rPr>
      </w:pPr>
      <w:del w:id="1531" w:author="Ben Fels" w:date="2024-12-21T12:00:00Z" w16du:dateUtc="2024-12-21T11:00:00Z">
        <w:r w:rsidDel="004328D8">
          <w:delText xml:space="preserve">Das </w:delText>
        </w:r>
        <w:r w:rsidR="00C41474" w:rsidDel="004328D8">
          <w:delText>verstehen der argumentativen Struktur macht es n</w:delText>
        </w:r>
        <w:r w:rsidR="00F355F4" w:rsidDel="004328D8">
          <w:delText>achvo</w:delText>
        </w:r>
        <w:r w:rsidR="008E4A0A" w:rsidDel="004328D8">
          <w:delText xml:space="preserve">llziehbar, warum Menschen eine gewisse Meinung haben </w:delText>
        </w:r>
        <w:r w:rsidR="008E4A0A" w:rsidRPr="0055701E" w:rsidDel="004328D8">
          <w:rPr>
            <w:highlight w:val="magenta"/>
          </w:rPr>
          <w:fldChar w:fldCharType="begin"/>
        </w:r>
        <w:r w:rsidR="00083590" w:rsidDel="004328D8">
          <w:rPr>
            <w:highlight w:val="magenta"/>
          </w:rPr>
          <w:delInstrText xml:space="preserve"> ADDIN ZOTERO_ITEM CSL_CITATION {"citationID":"7xlR81mr","properties":{"formattedCitation":"(Lawrence &amp; Reed, 2020, S. 765)","plainCitation":"(Lawrence &amp; Reed, 2020, S. 765)","noteIndex":0},"citationItems":[{"id":237,"uris":["http://zotero.org/users/14644665/items/BMEGHZ9H"],"itemData":{"id":237,"type":"article-journal","abstract":"Argument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delInstrText>
        </w:r>
        <w:r w:rsidR="008E4A0A" w:rsidRPr="0055701E" w:rsidDel="004328D8">
          <w:rPr>
            <w:highlight w:val="magenta"/>
          </w:rPr>
          <w:fldChar w:fldCharType="separate"/>
        </w:r>
        <w:r w:rsidR="001D7418" w:rsidRPr="001D7418" w:rsidDel="004328D8">
          <w:rPr>
            <w:rFonts w:cs="Arial"/>
            <w:highlight w:val="magenta"/>
          </w:rPr>
          <w:delText>(Lawrence &amp; Reed, 2020, S. 765)</w:delText>
        </w:r>
        <w:r w:rsidR="008E4A0A" w:rsidRPr="0055701E" w:rsidDel="004328D8">
          <w:rPr>
            <w:highlight w:val="magenta"/>
          </w:rPr>
          <w:fldChar w:fldCharType="end"/>
        </w:r>
      </w:del>
    </w:p>
    <w:p w14:paraId="4BFC965B" w14:textId="5021C213" w:rsidR="0010307C" w:rsidDel="004328D8" w:rsidRDefault="0060601B" w:rsidP="00CF7AE6">
      <w:pPr>
        <w:rPr>
          <w:del w:id="1532" w:author="Ben Fels" w:date="2024-12-21T12:00:00Z" w16du:dateUtc="2024-12-21T11:00:00Z"/>
        </w:rPr>
      </w:pPr>
      <w:del w:id="1533" w:author="Ben Fels" w:date="2024-12-21T12:00:00Z" w16du:dateUtc="2024-12-21T11:00:00Z">
        <w:r w:rsidDel="004328D8">
          <w:delText xml:space="preserve">Nach </w:delText>
        </w:r>
        <w:r w:rsidR="003771D8" w:rsidRPr="00EC0810" w:rsidDel="004328D8">
          <w:rPr>
            <w:rFonts w:cs="Arial"/>
            <w:highlight w:val="magenta"/>
          </w:rPr>
          <w:delText xml:space="preserve">Peldszus &amp; Stede </w:delText>
        </w:r>
        <w:r w:rsidR="003771D8" w:rsidRPr="00EC0810" w:rsidDel="004328D8">
          <w:rPr>
            <w:rFonts w:cs="Arial"/>
            <w:highlight w:val="magenta"/>
          </w:rPr>
          <w:fldChar w:fldCharType="begin"/>
        </w:r>
        <w:r w:rsidR="00D47ED8" w:rsidDel="004328D8">
          <w:rPr>
            <w:rFonts w:cs="Arial"/>
            <w:highlight w:val="magenta"/>
          </w:rPr>
          <w:delInstrText xml:space="preserve"> ADDIN ZOTERO_ITEM CSL_CITATION {"citationID":"G96SbIq3","properties":{"formattedCitation":"(2013)","plainCitation":"(2013)","noteIndex":0},"citationItems":[{"id":977,"uris":["http://zotero.org/users/14644665/items/KTRCCE94"],"itemData":{"id":977,"type":"article-journal","abstract":"In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3771D8" w:rsidRPr="00EC0810" w:rsidDel="004328D8">
          <w:rPr>
            <w:rFonts w:cs="Arial"/>
            <w:highlight w:val="magenta"/>
          </w:rPr>
          <w:fldChar w:fldCharType="separate"/>
        </w:r>
        <w:r w:rsidR="00D56623" w:rsidRPr="00EC0810" w:rsidDel="004328D8">
          <w:rPr>
            <w:rFonts w:cs="Arial"/>
            <w:highlight w:val="magenta"/>
          </w:rPr>
          <w:delText>(2013)</w:delText>
        </w:r>
        <w:r w:rsidR="003771D8" w:rsidRPr="00EC0810" w:rsidDel="004328D8">
          <w:rPr>
            <w:rFonts w:cs="Arial"/>
            <w:highlight w:val="magenta"/>
          </w:rPr>
          <w:fldChar w:fldCharType="end"/>
        </w:r>
        <w:r w:rsidR="00CC1303" w:rsidDel="004328D8">
          <w:rPr>
            <w:rFonts w:cs="Arial"/>
          </w:rPr>
          <w:delText xml:space="preserve"> </w:delText>
        </w:r>
        <w:r w:rsidDel="004328D8">
          <w:delText xml:space="preserve">besteht ein Argument </w:delText>
        </w:r>
        <w:r w:rsidR="00A14370" w:rsidDel="004328D8">
          <w:delText xml:space="preserve">aus Komponenten wie </w:delText>
        </w:r>
        <w:r w:rsidR="00AD764C" w:rsidDel="004328D8">
          <w:delText xml:space="preserve">Behauptungen </w:delText>
        </w:r>
        <w:r w:rsidR="00C027C1" w:rsidDel="004328D8">
          <w:delText xml:space="preserve">(claim) und </w:delText>
        </w:r>
        <w:r w:rsidR="00AD764C" w:rsidDel="004328D8">
          <w:delText xml:space="preserve">Prämissen </w:delText>
        </w:r>
        <w:r w:rsidR="00C027C1" w:rsidDel="004328D8">
          <w:delText>(premises)</w:delText>
        </w:r>
        <w:r w:rsidR="00A56463" w:rsidDel="004328D8">
          <w:delText>, welche eine bestimmte Struktur</w:delText>
        </w:r>
        <w:r w:rsidR="00A14370" w:rsidDel="004328D8">
          <w:delText xml:space="preserve"> durch die Beziehungen zwischen den Komponenten aufweisen.</w:delText>
        </w:r>
        <w:r w:rsidR="0095496D" w:rsidDel="004328D8">
          <w:delText xml:space="preserve"> </w:delText>
        </w:r>
      </w:del>
    </w:p>
    <w:p w14:paraId="1D18855E" w14:textId="21D1279D" w:rsidR="00586991" w:rsidDel="004328D8" w:rsidRDefault="00586991" w:rsidP="00586991">
      <w:pPr>
        <w:rPr>
          <w:del w:id="1534" w:author="Ben Fels" w:date="2024-12-21T12:00:00Z" w16du:dateUtc="2024-12-21T11:00:00Z"/>
        </w:rPr>
      </w:pPr>
      <w:del w:id="1535" w:author="Ben Fels" w:date="2024-12-21T12:00:00Z" w16du:dateUtc="2024-12-21T11:00:00Z">
        <w:r w:rsidRPr="009B7276" w:rsidDel="004328D8">
          <w:rPr>
            <w:highlight w:val="magenta"/>
          </w:rPr>
          <w:fldChar w:fldCharType="begin"/>
        </w:r>
        <w:r w:rsidDel="004328D8">
          <w:rPr>
            <w:highlight w:val="magenta"/>
          </w:rPr>
          <w:delInstrText xml:space="preserve"> ADDIN ZOTERO_ITEM CSL_CITATION {"citationID":"LXgHPvBY","properties":{"formattedCitation":"(Peldszus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9B7276" w:rsidDel="004328D8">
          <w:rPr>
            <w:highlight w:val="magenta"/>
          </w:rPr>
          <w:fldChar w:fldCharType="separate"/>
        </w:r>
        <w:r w:rsidRPr="009B7276" w:rsidDel="004328D8">
          <w:rPr>
            <w:rFonts w:cs="Arial"/>
            <w:highlight w:val="magenta"/>
          </w:rPr>
          <w:delText>(Peldszus &amp; Stede, 2013, S. 6)</w:delText>
        </w:r>
        <w:r w:rsidRPr="009B7276" w:rsidDel="004328D8">
          <w:rPr>
            <w:highlight w:val="magenta"/>
          </w:rPr>
          <w:fldChar w:fldCharType="end"/>
        </w:r>
        <w:r w:rsidDel="004328D8">
          <w:delText xml:space="preserve"> </w:delText>
        </w:r>
        <w:r w:rsidRPr="00D13052" w:rsidDel="004328D8">
          <w:delText>definieren ein Argument als eine Reihe von Prämissen, die eine Schlussfolgerung unterstützen.</w:delText>
        </w:r>
        <w:r w:rsidDel="004328D8">
          <w:delText xml:space="preserve"> Ein Argument ist somit ein Komplex von einer oder mehreren Prämissen, die für eine Behauptung angeführt werden. Prämissen und Schlussfolgerungen sind in dem Text ausgedrückte Behauptungen.</w:delText>
        </w:r>
      </w:del>
    </w:p>
    <w:p w14:paraId="41B3783D" w14:textId="103F4B1D" w:rsidR="00586991" w:rsidDel="004328D8" w:rsidRDefault="00586991" w:rsidP="00CF7AE6">
      <w:pPr>
        <w:rPr>
          <w:del w:id="1536" w:author="Ben Fels" w:date="2024-12-21T12:02:00Z" w16du:dateUtc="2024-12-21T11:02:00Z"/>
        </w:rPr>
      </w:pPr>
    </w:p>
    <w:p w14:paraId="0E4F5B69" w14:textId="2D6C28B7" w:rsidR="00787132" w:rsidDel="004328D8" w:rsidRDefault="00787132" w:rsidP="00787132">
      <w:pPr>
        <w:pStyle w:val="berschrift2"/>
        <w:rPr>
          <w:del w:id="1537" w:author="Ben Fels" w:date="2024-12-21T12:02:00Z" w16du:dateUtc="2024-12-21T11:02:00Z"/>
        </w:rPr>
      </w:pPr>
      <w:del w:id="1538" w:author="Ben Fels" w:date="2024-12-21T12:02:00Z" w16du:dateUtc="2024-12-21T11:02:00Z">
        <w:r w:rsidDel="004328D8">
          <w:delText>Aufgaben des Argument Minings</w:delText>
        </w:r>
      </w:del>
    </w:p>
    <w:p w14:paraId="1246EA9D" w14:textId="4F7F9E5D" w:rsidR="00BD7A9D" w:rsidDel="004328D8" w:rsidRDefault="00F00E8F" w:rsidP="00CF7AE6">
      <w:pPr>
        <w:rPr>
          <w:del w:id="1539" w:author="Ben Fels" w:date="2024-12-21T12:02:00Z" w16du:dateUtc="2024-12-21T11:02:00Z"/>
          <w:moveFrom w:id="1540" w:author="Ben Fels" w:date="2024-12-21T12:01:00Z" w16du:dateUtc="2024-12-21T11:01:00Z"/>
        </w:rPr>
      </w:pPr>
      <w:moveFromRangeStart w:id="1541" w:author="Ben Fels" w:date="2024-12-21T12:01:00Z" w:name="move185674925"/>
      <w:moveFrom w:id="1542" w:author="Ben Fels" w:date="2024-12-21T12:01:00Z" w16du:dateUtc="2024-12-21T11:01:00Z">
        <w:del w:id="1543" w:author="Ben Fels" w:date="2024-12-21T12:02:00Z" w16du:dateUtc="2024-12-21T11:02:00Z">
          <w:r w:rsidDel="004328D8">
            <w:delText xml:space="preserve">Nach </w:delText>
          </w:r>
          <w:r w:rsidR="001C0107" w:rsidRPr="001C0107" w:rsidDel="004328D8">
            <w:rPr>
              <w:highlight w:val="magenta"/>
            </w:rPr>
            <w:fldChar w:fldCharType="begin"/>
          </w:r>
          <w:r w:rsidR="00895A9C" w:rsidDel="004328D8">
            <w:rPr>
              <w:highlight w:val="magenta"/>
            </w:rPr>
            <w:delInstrText xml:space="preserve"> ADDIN ZOTERO_ITEM CSL_CITATION {"citationID":"uCWpBDx3","properties":{"formattedCitation":"(Stab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1C0107" w:rsidRPr="001C0107" w:rsidDel="004328D8">
            <w:rPr>
              <w:highlight w:val="magenta"/>
            </w:rPr>
            <w:fldChar w:fldCharType="separate"/>
          </w:r>
          <w:r w:rsidR="00895A9C" w:rsidRPr="00895A9C" w:rsidDel="004328D8">
            <w:rPr>
              <w:rFonts w:cs="Arial"/>
              <w:highlight w:val="magenta"/>
            </w:rPr>
            <w:delText>(Stab &amp; Gurevych, 2017b, S. 620)</w:delText>
          </w:r>
          <w:r w:rsidR="001C0107" w:rsidRPr="001C0107" w:rsidDel="004328D8">
            <w:rPr>
              <w:highlight w:val="magenta"/>
            </w:rPr>
            <w:fldChar w:fldCharType="end"/>
          </w:r>
          <w:r w:rsidR="001C0107" w:rsidDel="004328D8">
            <w:delText xml:space="preserve"> </w:delText>
          </w:r>
          <w:r w:rsidDel="004328D8">
            <w:delText xml:space="preserve">bestehen </w:delText>
          </w:r>
          <w:r w:rsidR="00A248FB" w:rsidDel="004328D8">
            <w:delText xml:space="preserve">Argumente aus </w:delText>
          </w:r>
          <w:r w:rsidR="000D539C" w:rsidDel="004328D8">
            <w:delText>mehreren Argumentationskomponenten</w:delText>
          </w:r>
          <w:r w:rsidR="00440FCC" w:rsidDel="004328D8">
            <w:delText>.</w:delText>
          </w:r>
          <w:commentRangeStart w:id="1544"/>
          <w:r w:rsidR="00440FCC" w:rsidDel="004328D8">
            <w:delText xml:space="preserve"> Dies beinhaltet eine Behauptung und </w:delText>
          </w:r>
          <w:r w:rsidR="006D63D5" w:rsidDel="004328D8">
            <w:delText>eine oder mehrere Prämissen.</w:delText>
          </w:r>
          <w:r w:rsidR="00233881" w:rsidDel="004328D8">
            <w:delText xml:space="preserve"> </w:delText>
          </w:r>
          <w:r w:rsidR="00CE1D5C" w:rsidDel="004328D8">
            <w:delText xml:space="preserve">Eine </w:delText>
          </w:r>
          <w:r w:rsidR="00CE1D5C" w:rsidRPr="00CE1D5C" w:rsidDel="004328D8">
            <w:delText>Behauptung ist eine kontroverse Aussage und der zentrale Bestandteil eines Arguments, und die Prämissen sind Gründe für die Rechtfertigung (oder Widerlegung) der Behauptung.</w:delText>
          </w:r>
          <w:r w:rsidR="00A9353C" w:rsidDel="004328D8">
            <w:delText xml:space="preserve"> </w:delText>
          </w:r>
          <w:r w:rsidR="00A9353C" w:rsidRPr="00A9353C" w:rsidDel="004328D8">
            <w:delText>Darüber hinaus haben Argumente gerichtete argumentative Beziehungen, die die Beziehungen einer Komponente zu einer anderen beschreiben. Jede dieser Beziehungen zeigt an, dass die Ausgangskomponente entweder eine Rechtfertigung oder eine Widerlegung der Zielkomponente ist.</w:delText>
          </w:r>
          <w:commentRangeEnd w:id="1544"/>
          <w:r w:rsidR="00485B60" w:rsidDel="004328D8">
            <w:rPr>
              <w:rStyle w:val="Kommentarzeichen"/>
            </w:rPr>
            <w:commentReference w:id="1544"/>
          </w:r>
          <w:r w:rsidR="00D40C37" w:rsidDel="004328D8">
            <w:delText xml:space="preserve"> Die Identifikation solcher Argumentationsstrukturen beinhaltet mehrere Teilaufgaben</w:delText>
          </w:r>
          <w:r w:rsidR="002B7542" w:rsidDel="004328D8">
            <w:delText xml:space="preserve"> (Aufgabenbezeichnung auf S.621)</w:delText>
          </w:r>
          <w:r w:rsidR="006D23F4" w:rsidDel="004328D8">
            <w:delText>: 1</w:delText>
          </w:r>
          <w:r w:rsidR="006D23F4" w:rsidRPr="00A9557E" w:rsidDel="004328D8">
            <w:rPr>
              <w:highlight w:val="yellow"/>
            </w:rPr>
            <w:delText>) Trennung des argumentativen Texts von nicht-argumentativen Text</w:delText>
          </w:r>
          <w:r w:rsidR="002B7542" w:rsidRPr="00A9557E" w:rsidDel="004328D8">
            <w:rPr>
              <w:highlight w:val="yellow"/>
            </w:rPr>
            <w:delText xml:space="preserve"> (component identification)</w:delText>
          </w:r>
          <w:r w:rsidR="006D23F4" w:rsidRPr="00A9557E" w:rsidDel="004328D8">
            <w:rPr>
              <w:highlight w:val="yellow"/>
            </w:rPr>
            <w:delText>, 2)</w:delText>
          </w:r>
          <w:r w:rsidR="006C710F" w:rsidRPr="00A9557E" w:rsidDel="004328D8">
            <w:rPr>
              <w:highlight w:val="yellow"/>
            </w:rPr>
            <w:delText xml:space="preserve"> Argument</w:delText>
          </w:r>
          <w:r w:rsidR="0035462B" w:rsidRPr="00A9557E" w:rsidDel="004328D8">
            <w:rPr>
              <w:highlight w:val="yellow"/>
            </w:rPr>
            <w:delText>ationskomponenten nach Behauptungen und Prämissen klassifizieren</w:delText>
          </w:r>
          <w:r w:rsidR="005675EE" w:rsidRPr="00A9557E" w:rsidDel="004328D8">
            <w:rPr>
              <w:highlight w:val="yellow"/>
            </w:rPr>
            <w:delText xml:space="preserve"> </w:delText>
          </w:r>
          <w:r w:rsidR="003247EC" w:rsidRPr="00A9557E" w:rsidDel="004328D8">
            <w:rPr>
              <w:highlight w:val="yellow"/>
            </w:rPr>
            <w:delText xml:space="preserve">(component classification) </w:delText>
          </w:r>
          <w:r w:rsidR="005675EE" w:rsidRPr="00A9557E" w:rsidDel="004328D8">
            <w:rPr>
              <w:highlight w:val="yellow"/>
            </w:rPr>
            <w:delText>und 3)</w:delText>
          </w:r>
          <w:r w:rsidR="00984983" w:rsidRPr="00A9557E" w:rsidDel="004328D8">
            <w:rPr>
              <w:highlight w:val="yellow"/>
            </w:rPr>
            <w:delText xml:space="preserve"> Identifizierung der argumentativen Beziehungen</w:delText>
          </w:r>
          <w:r w:rsidR="008D4040" w:rsidRPr="00A9557E" w:rsidDel="004328D8">
            <w:rPr>
              <w:highlight w:val="yellow"/>
            </w:rPr>
            <w:delText xml:space="preserve"> support vs. attack</w:delText>
          </w:r>
          <w:r w:rsidR="00652AF6" w:rsidRPr="00A9557E" w:rsidDel="004328D8">
            <w:rPr>
              <w:highlight w:val="yellow"/>
            </w:rPr>
            <w:delText xml:space="preserve"> (structure identification)</w:delText>
          </w:r>
          <w:r w:rsidR="00984983" w:rsidDel="004328D8">
            <w:delText>.</w:delText>
          </w:r>
          <w:r w:rsidR="00A16289" w:rsidDel="004328D8">
            <w:delText xml:space="preserve"> </w:delText>
          </w:r>
          <w:r w:rsidR="00A16289" w:rsidRPr="0008610D" w:rsidDel="004328D8">
            <w:rPr>
              <w:highlight w:val="yellow"/>
            </w:rPr>
            <w:delText>Laut den Autoren fehlt ein An</w:delText>
          </w:r>
          <w:r w:rsidR="0008610D" w:rsidRPr="0008610D" w:rsidDel="004328D8">
            <w:rPr>
              <w:highlight w:val="yellow"/>
            </w:rPr>
            <w:delText>satz, welcher alle diese Teilaufgaben abdeckt.</w:delText>
          </w:r>
          <w:r w:rsidR="000D7307" w:rsidRPr="000D7307" w:rsidDel="004328D8">
            <w:delText xml:space="preserve"> </w:delText>
          </w:r>
          <w:r w:rsidR="000D7307" w:rsidRPr="00387EC2" w:rsidDel="004328D8">
            <w:sym w:font="Wingdings" w:char="F0E0"/>
          </w:r>
          <w:r w:rsidR="000D7307" w:rsidRPr="00387EC2" w:rsidDel="004328D8">
            <w:delText xml:space="preserve"> In </w:delText>
          </w:r>
          <w:r w:rsidR="000D7307" w:rsidRPr="00387EC2" w:rsidDel="004328D8">
            <w:rPr>
              <w:highlight w:val="magenta"/>
            </w:rPr>
            <w:fldChar w:fldCharType="begin"/>
          </w:r>
          <w:r w:rsidR="00895A9C" w:rsidDel="004328D8">
            <w:rPr>
              <w:highlight w:val="magenta"/>
            </w:rPr>
            <w:delInstrText xml:space="preserve"> ADDIN ZOTERO_ITEM CSL_CITATION {"citationID":"3mZWdCUf","properties":{"formattedCitation":"(Stab &amp; Gurevych, 2017b)","plainCitation":"(Stab &amp; Gurevych, 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0D7307" w:rsidRPr="00387EC2" w:rsidDel="004328D8">
            <w:rPr>
              <w:highlight w:val="magenta"/>
            </w:rPr>
            <w:fldChar w:fldCharType="separate"/>
          </w:r>
          <w:r w:rsidR="00895A9C" w:rsidRPr="00895A9C" w:rsidDel="004328D8">
            <w:rPr>
              <w:rFonts w:cs="Arial"/>
              <w:highlight w:val="magenta"/>
            </w:rPr>
            <w:delText>(Stab &amp; Gurevych, 2017b)</w:delText>
          </w:r>
          <w:r w:rsidR="000D7307" w:rsidRPr="00387EC2" w:rsidDel="004328D8">
            <w:rPr>
              <w:highlight w:val="magenta"/>
            </w:rPr>
            <w:fldChar w:fldCharType="end"/>
          </w:r>
          <w:r w:rsidR="000D7307" w:rsidRPr="00387EC2" w:rsidDel="004328D8">
            <w:delText xml:space="preserve"> gibt es </w:delText>
          </w:r>
          <w:r w:rsidR="000D7307" w:rsidDel="004328D8">
            <w:delText xml:space="preserve">zu den Teilaufgaben </w:delText>
          </w:r>
          <w:r w:rsidR="000D7307" w:rsidRPr="00387EC2" w:rsidDel="004328D8">
            <w:delText xml:space="preserve">in den Unterkapiteln detaillierte Erläuterungen. Es wurden für jede Teilaufgabe verschiedene Feature </w:delText>
          </w:r>
          <w:r w:rsidR="000D7307" w:rsidDel="004328D8">
            <w:delText xml:space="preserve">aus dem Text </w:delText>
          </w:r>
          <w:r w:rsidR="000D7307" w:rsidRPr="00387EC2" w:rsidDel="004328D8">
            <w:delText>gebildet.</w:delText>
          </w:r>
        </w:del>
      </w:moveFrom>
    </w:p>
    <w:p w14:paraId="62F87A47" w14:textId="6C8AADCD" w:rsidR="00B31CAE" w:rsidDel="004328D8" w:rsidRDefault="00F36B46" w:rsidP="00CF7AE6">
      <w:pPr>
        <w:rPr>
          <w:del w:id="1545" w:author="Ben Fels" w:date="2024-12-21T12:02:00Z" w16du:dateUtc="2024-12-21T11:02:00Z"/>
          <w:moveFrom w:id="1546" w:author="Ben Fels" w:date="2024-12-21T12:01:00Z" w16du:dateUtc="2024-12-21T11:01:00Z"/>
        </w:rPr>
      </w:pPr>
      <w:moveFrom w:id="1547" w:author="Ben Fels" w:date="2024-12-21T12:01:00Z" w16du:dateUtc="2024-12-21T11:01:00Z">
        <w:del w:id="1548" w:author="Ben Fels" w:date="2024-12-21T12:02:00Z" w16du:dateUtc="2024-12-21T11:02:00Z">
          <w:r w:rsidDel="004328D8">
            <w:delText xml:space="preserve">Das Modell zur </w:delText>
          </w:r>
          <w:r w:rsidR="00F05206" w:rsidDel="004328D8">
            <w:delText xml:space="preserve">Identifizierung der argumentativen Beziehung </w:delText>
          </w:r>
          <w:r w:rsidR="002206C5" w:rsidDel="004328D8">
            <w:delText xml:space="preserve">in </w:delText>
          </w:r>
          <w:r w:rsidR="00C92758" w:rsidRPr="00651842" w:rsidDel="004328D8">
            <w:rPr>
              <w:highlight w:val="magenta"/>
            </w:rPr>
            <w:fldChar w:fldCharType="begin"/>
          </w:r>
          <w:r w:rsidR="00895A9C" w:rsidDel="004328D8">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00C92758" w:rsidRPr="00651842" w:rsidDel="004328D8">
            <w:rPr>
              <w:highlight w:val="magenta"/>
            </w:rPr>
            <w:fldChar w:fldCharType="separate"/>
          </w:r>
          <w:r w:rsidR="00895A9C" w:rsidRPr="00895A9C" w:rsidDel="004328D8">
            <w:rPr>
              <w:rFonts w:cs="Arial"/>
              <w:highlight w:val="magenta"/>
            </w:rPr>
            <w:delText>(Stab &amp; Gurevych, 2017b, S. 645)</w:delText>
          </w:r>
          <w:r w:rsidR="00C92758" w:rsidRPr="00651842" w:rsidDel="004328D8">
            <w:rPr>
              <w:highlight w:val="magenta"/>
            </w:rPr>
            <w:fldChar w:fldCharType="end"/>
          </w:r>
          <w:r w:rsidR="00C92758" w:rsidDel="004328D8">
            <w:delText xml:space="preserve"> </w:delText>
          </w:r>
          <w:r w:rsidR="00E256F4" w:rsidDel="004328D8">
            <w:delText>kann zwischen support und attack unterscheiden.</w:delText>
          </w:r>
          <w:r w:rsidR="00A2795A" w:rsidDel="004328D8">
            <w:delText xml:space="preserve"> </w:delText>
          </w:r>
          <w:r w:rsidR="00C92758" w:rsidDel="004328D8">
            <w:delText>Es ist somit ein binärer Klassifikator</w:delText>
          </w:r>
          <w:r w:rsidR="009144FF" w:rsidDel="004328D8">
            <w:delText xml:space="preserve">. </w:delText>
          </w:r>
          <w:r w:rsidR="00B55D92" w:rsidDel="004328D8">
            <w:delText xml:space="preserve">Der Standpunkt </w:delText>
          </w:r>
          <w:r w:rsidR="00FA5C63" w:rsidDel="004328D8">
            <w:delText>jeder Behauptung und Prämisse wird in support oder attack klassifiziert</w:delText>
          </w:r>
          <w:r w:rsidR="004B5435" w:rsidDel="004328D8">
            <w:delText xml:space="preserve">. </w:delText>
          </w:r>
          <w:r w:rsidR="0082561E" w:rsidDel="004328D8">
            <w:delText xml:space="preserve">Der Standpunkt </w:delText>
          </w:r>
          <w:r w:rsidR="004B5435" w:rsidRPr="004B5435" w:rsidDel="004328D8">
            <w:delText>jeder Prämisse ist im Typ ihrer ausgehenden Relation kodiert, während die Haltung jeder Behauptung in ihrem Attribut „Haltung“ kodiert ist.</w:delText>
          </w:r>
        </w:del>
      </w:moveFrom>
    </w:p>
    <w:p w14:paraId="29A99C50" w14:textId="140E390A" w:rsidR="00911979" w:rsidDel="004328D8" w:rsidRDefault="00911979" w:rsidP="00CF7AE6">
      <w:pPr>
        <w:rPr>
          <w:del w:id="1549" w:author="Ben Fels" w:date="2024-12-21T12:02:00Z" w16du:dateUtc="2024-12-21T11:02:00Z"/>
          <w:moveFrom w:id="1550" w:author="Ben Fels" w:date="2024-12-21T12:01:00Z" w16du:dateUtc="2024-12-21T11:01:00Z"/>
        </w:rPr>
      </w:pPr>
      <w:moveFrom w:id="1551" w:author="Ben Fels" w:date="2024-12-21T12:01:00Z" w16du:dateUtc="2024-12-21T11:01:00Z">
        <w:del w:id="1552" w:author="Ben Fels" w:date="2024-12-21T12:02:00Z" w16du:dateUtc="2024-12-21T11:02:00Z">
          <w:r w:rsidDel="004328D8">
            <w:delText xml:space="preserve">Das in </w:delText>
          </w:r>
          <w:r w:rsidRPr="00886386" w:rsidDel="004328D8">
            <w:rPr>
              <w:highlight w:val="magenta"/>
            </w:rPr>
            <w:fldChar w:fldCharType="begin"/>
          </w:r>
          <w:r w:rsidR="00895A9C" w:rsidDel="004328D8">
            <w:rPr>
              <w:highlight w:val="magenta"/>
            </w:rPr>
            <w:del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delInstrText>
          </w:r>
          <w:r w:rsidRPr="00886386" w:rsidDel="004328D8">
            <w:rPr>
              <w:highlight w:val="magenta"/>
            </w:rPr>
            <w:fldChar w:fldCharType="separate"/>
          </w:r>
          <w:r w:rsidR="00895A9C" w:rsidRPr="00895A9C" w:rsidDel="004328D8">
            <w:rPr>
              <w:rFonts w:cs="Arial"/>
              <w:highlight w:val="magenta"/>
            </w:rPr>
            <w:delText>(Stab &amp; Gurevych, 2017b, S. 646)</w:delText>
          </w:r>
          <w:r w:rsidRPr="00886386" w:rsidDel="004328D8">
            <w:rPr>
              <w:highlight w:val="magenta"/>
            </w:rPr>
            <w:fldChar w:fldCharType="end"/>
          </w:r>
          <w:r w:rsidR="00886386" w:rsidDel="004328D8">
            <w:delText xml:space="preserve"> vorgestellte Modell erreicht </w:delText>
          </w:r>
          <w:r w:rsidR="00720ACE" w:rsidDel="004328D8">
            <w:delText xml:space="preserve">nahezu menschliche Performance </w:delText>
          </w:r>
          <w:r w:rsidR="009715B6" w:rsidDel="004328D8">
            <w:delText xml:space="preserve">mit </w:delText>
          </w:r>
          <w:r w:rsidR="009715B6" w:rsidRPr="009715B6" w:rsidDel="004328D8">
            <w:delText>95,2 % der menschlichen Leistung bei der Identifizierung von Komponenten, 87,9 % bei der Identifizierung von Beziehungen und 80,5 % bei der Erkennung von Haltungen.</w:delText>
          </w:r>
        </w:del>
      </w:moveFrom>
    </w:p>
    <w:p w14:paraId="09333678" w14:textId="54BD014B" w:rsidR="0069646E" w:rsidDel="004328D8" w:rsidRDefault="0069646E" w:rsidP="00CF7AE6">
      <w:pPr>
        <w:rPr>
          <w:del w:id="1553" w:author="Ben Fels" w:date="2024-12-21T12:02:00Z" w16du:dateUtc="2024-12-21T11:02:00Z"/>
          <w:moveFrom w:id="1554" w:author="Ben Fels" w:date="2024-12-21T12:01:00Z" w16du:dateUtc="2024-12-21T11:01:00Z"/>
        </w:rPr>
      </w:pPr>
      <w:moveFrom w:id="1555" w:author="Ben Fels" w:date="2024-12-21T12:01:00Z" w16du:dateUtc="2024-12-21T11:01:00Z">
        <w:del w:id="1556" w:author="Ben Fels" w:date="2024-12-21T12:02:00Z" w16du:dateUtc="2024-12-21T11:02:00Z">
          <w:r w:rsidRPr="0069646E" w:rsidDel="004328D8">
            <w:rPr>
              <w:noProof/>
            </w:rPr>
            <w:drawing>
              <wp:inline distT="0" distB="0" distL="0" distR="0" wp14:anchorId="0F3F0083" wp14:editId="2D198117">
                <wp:extent cx="5579745" cy="1461770"/>
                <wp:effectExtent l="0" t="0" r="1905" b="5080"/>
                <wp:docPr id="53463270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22"/>
                        <a:stretch>
                          <a:fillRect/>
                        </a:stretch>
                      </pic:blipFill>
                      <pic:spPr>
                        <a:xfrm>
                          <a:off x="0" y="0"/>
                          <a:ext cx="5579745" cy="1461770"/>
                        </a:xfrm>
                        <a:prstGeom prst="rect">
                          <a:avLst/>
                        </a:prstGeom>
                      </pic:spPr>
                    </pic:pic>
                  </a:graphicData>
                </a:graphic>
              </wp:inline>
            </w:drawing>
          </w:r>
        </w:del>
      </w:moveFrom>
    </w:p>
    <w:p w14:paraId="574637F0" w14:textId="32D84EE3" w:rsidR="0069646E" w:rsidDel="004328D8" w:rsidRDefault="0090739D" w:rsidP="00CF7AE6">
      <w:pPr>
        <w:rPr>
          <w:del w:id="1557" w:author="Ben Fels" w:date="2024-12-21T12:02:00Z" w16du:dateUtc="2024-12-21T11:02:00Z"/>
          <w:moveFrom w:id="1558" w:author="Ben Fels" w:date="2024-12-21T12:01:00Z" w16du:dateUtc="2024-12-21T11:01:00Z"/>
        </w:rPr>
      </w:pPr>
      <w:moveFrom w:id="1559" w:author="Ben Fels" w:date="2024-12-21T12:01:00Z" w16du:dateUtc="2024-12-21T11:01:00Z">
        <w:del w:id="1560" w:author="Ben Fels" w:date="2024-12-21T12:02:00Z" w16du:dateUtc="2024-12-21T11:02:00Z">
          <w:r w:rsidRPr="0090739D" w:rsidDel="004328D8">
            <w:rPr>
              <w:highlight w:val="magenta"/>
            </w:rPr>
            <w:fldChar w:fldCharType="begin"/>
          </w:r>
          <w:r w:rsidR="00895A9C" w:rsidDel="004328D8">
            <w:rPr>
              <w:highlight w:val="magenta"/>
            </w:rPr>
            <w:del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delInstrText>
          </w:r>
          <w:r w:rsidRPr="0090739D" w:rsidDel="004328D8">
            <w:rPr>
              <w:highlight w:val="magenta"/>
            </w:rPr>
            <w:fldChar w:fldCharType="separate"/>
          </w:r>
          <w:r w:rsidR="00895A9C" w:rsidRPr="00895A9C" w:rsidDel="004328D8">
            <w:rPr>
              <w:rFonts w:cs="Arial"/>
              <w:highlight w:val="magenta"/>
            </w:rPr>
            <w:delText>(Stab &amp; Gurevych, 2017b, S. 648)</w:delText>
          </w:r>
          <w:r w:rsidRPr="0090739D" w:rsidDel="004328D8">
            <w:rPr>
              <w:highlight w:val="magenta"/>
            </w:rPr>
            <w:fldChar w:fldCharType="end"/>
          </w:r>
        </w:del>
      </w:moveFrom>
    </w:p>
    <w:p w14:paraId="3AFC9738" w14:textId="1CE8B889" w:rsidR="000D7307" w:rsidDel="004328D8" w:rsidRDefault="00E50F69" w:rsidP="00CF7AE6">
      <w:pPr>
        <w:rPr>
          <w:del w:id="1561" w:author="Ben Fels" w:date="2024-12-21T12:02:00Z" w16du:dateUtc="2024-12-21T11:02:00Z"/>
          <w:moveFrom w:id="1562" w:author="Ben Fels" w:date="2024-12-21T12:01:00Z" w16du:dateUtc="2024-12-21T11:01:00Z"/>
        </w:rPr>
      </w:pPr>
      <w:moveFrom w:id="1563" w:author="Ben Fels" w:date="2024-12-21T12:01:00Z" w16du:dateUtc="2024-12-21T11:01:00Z">
        <w:del w:id="1564" w:author="Ben Fels" w:date="2024-12-21T12:02:00Z" w16du:dateUtc="2024-12-21T11:02:00Z">
          <w:r w:rsidDel="004328D8">
            <w:delText xml:space="preserve">Der </w:delText>
          </w:r>
          <w:r w:rsidR="004E4CDE" w:rsidRPr="004E4CDE" w:rsidDel="004328D8">
            <w:delText>Argumentationsstruktur-Parser</w:delText>
          </w:r>
          <w:r w:rsidR="00143082" w:rsidDel="004328D8">
            <w:delText xml:space="preserve"> ist eine Pipeline aus mehreren Schritten, weshalb </w:delText>
          </w:r>
          <w:r w:rsidR="00E11575" w:rsidDel="004328D8">
            <w:delText xml:space="preserve">sich </w:delText>
          </w:r>
          <w:r w:rsidR="00340487" w:rsidDel="004328D8">
            <w:delText xml:space="preserve">Fehler am Anfang der Pipeline </w:delText>
          </w:r>
          <w:r w:rsidR="00E11575" w:rsidDel="004328D8">
            <w:delText xml:space="preserve">negativ </w:delText>
          </w:r>
          <w:r w:rsidR="00340487" w:rsidDel="004328D8">
            <w:delText>auf die nachfolgenden Modelle / Schritte auswirkt.</w:delText>
          </w:r>
          <w:r w:rsidR="00F268C7" w:rsidDel="004328D8">
            <w:delText xml:space="preserve"> </w:delText>
          </w:r>
          <w:r w:rsidR="00F522A6" w:rsidRPr="002C6A20" w:rsidDel="004328D8">
            <w:rPr>
              <w:highlight w:val="magenta"/>
            </w:rPr>
            <w:fldChar w:fldCharType="begin"/>
          </w:r>
          <w:r w:rsidR="00895A9C" w:rsidDel="004328D8">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00F522A6" w:rsidRPr="002C6A20" w:rsidDel="004328D8">
            <w:rPr>
              <w:highlight w:val="magenta"/>
            </w:rPr>
            <w:fldChar w:fldCharType="separate"/>
          </w:r>
          <w:r w:rsidR="00895A9C" w:rsidRPr="00895A9C" w:rsidDel="004328D8">
            <w:rPr>
              <w:rFonts w:cs="Arial"/>
            </w:rPr>
            <w:delText>(Stab &amp; Gurevych, 2017b, S. 648–649)</w:delText>
          </w:r>
          <w:r w:rsidR="00F522A6" w:rsidRPr="002C6A20" w:rsidDel="004328D8">
            <w:rPr>
              <w:highlight w:val="magenta"/>
            </w:rPr>
            <w:fldChar w:fldCharType="end"/>
          </w:r>
        </w:del>
      </w:moveFrom>
    </w:p>
    <w:p w14:paraId="49AEA4DE" w14:textId="214933A0" w:rsidR="00E76B7E" w:rsidDel="004328D8" w:rsidRDefault="00E76B7E" w:rsidP="00CF7AE6">
      <w:pPr>
        <w:rPr>
          <w:del w:id="1565" w:author="Ben Fels" w:date="2024-12-21T12:02:00Z" w16du:dateUtc="2024-12-21T11:02:00Z"/>
          <w:moveFrom w:id="1566" w:author="Ben Fels" w:date="2024-12-21T12:01:00Z" w16du:dateUtc="2024-12-21T11:01:00Z"/>
        </w:rPr>
      </w:pPr>
      <w:moveFrom w:id="1567" w:author="Ben Fels" w:date="2024-12-21T12:01:00Z" w16du:dateUtc="2024-12-21T11:01:00Z">
        <w:del w:id="1568" w:author="Ben Fels" w:date="2024-12-21T12:02:00Z" w16du:dateUtc="2024-12-21T11:02:00Z">
          <w:r w:rsidRPr="0029799E" w:rsidDel="004328D8">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328D8">
            <w:delText xml:space="preserve"> </w:delText>
          </w:r>
          <w:r w:rsidR="0029799E" w:rsidRPr="0095496D" w:rsidDel="004328D8">
            <w:rPr>
              <w:highlight w:val="magenta"/>
            </w:rPr>
            <w:fldChar w:fldCharType="begin"/>
          </w:r>
          <w:r w:rsidR="00893D7A" w:rsidDel="004328D8">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29799E" w:rsidRPr="0095496D" w:rsidDel="004328D8">
            <w:rPr>
              <w:highlight w:val="magenta"/>
            </w:rPr>
            <w:fldChar w:fldCharType="separate"/>
          </w:r>
          <w:r w:rsidR="00893D7A" w:rsidRPr="00893D7A" w:rsidDel="004328D8">
            <w:rPr>
              <w:rFonts w:cs="Arial"/>
              <w:highlight w:val="magenta"/>
            </w:rPr>
            <w:delText>(Stab &amp; Gurevych, 2014, S. 1501)</w:delText>
          </w:r>
          <w:r w:rsidR="0029799E" w:rsidRPr="0095496D" w:rsidDel="004328D8">
            <w:rPr>
              <w:highlight w:val="magenta"/>
            </w:rPr>
            <w:fldChar w:fldCharType="end"/>
          </w:r>
          <w:r w:rsidR="00B1066B" w:rsidDel="004328D8">
            <w:delText xml:space="preserve"> </w:delText>
          </w:r>
        </w:del>
      </w:moveFrom>
    </w:p>
    <w:p w14:paraId="413C68EA" w14:textId="104E4A09" w:rsidR="00B652BA" w:rsidDel="004328D8" w:rsidRDefault="00B652BA" w:rsidP="00CF7AE6">
      <w:pPr>
        <w:rPr>
          <w:del w:id="1569" w:author="Ben Fels" w:date="2024-12-21T12:02:00Z" w16du:dateUtc="2024-12-21T11:02:00Z"/>
          <w:moveFrom w:id="1570" w:author="Ben Fels" w:date="2024-12-21T12:01:00Z" w16du:dateUtc="2024-12-21T11:01:00Z"/>
        </w:rPr>
      </w:pPr>
    </w:p>
    <w:p w14:paraId="4FD19C8E" w14:textId="7802FD41" w:rsidR="00156934" w:rsidDel="004328D8" w:rsidRDefault="00EA0835" w:rsidP="00CF7AE6">
      <w:pPr>
        <w:rPr>
          <w:del w:id="1571" w:author="Ben Fels" w:date="2024-12-21T12:02:00Z" w16du:dateUtc="2024-12-21T11:02:00Z"/>
          <w:moveFrom w:id="1572" w:author="Ben Fels" w:date="2024-12-21T12:01:00Z" w16du:dateUtc="2024-12-21T11:01:00Z"/>
        </w:rPr>
      </w:pPr>
      <w:moveFrom w:id="1573" w:author="Ben Fels" w:date="2024-12-21T12:01:00Z" w16du:dateUtc="2024-12-21T11:01:00Z">
        <w:del w:id="1574" w:author="Ben Fels" w:date="2024-12-21T12:02:00Z" w16du:dateUtc="2024-12-21T11:02:00Z">
          <w:r w:rsidDel="004328D8">
            <w:fldChar w:fldCharType="begin"/>
          </w:r>
          <w:r w:rsidR="004E5B9A" w:rsidDel="004328D8">
            <w:delInstrText xml:space="preserve"> ADDIN ZOTERO_ITEM CSL_CITATION {"citationID":"rXRzGPII","properties":{"formattedCitation":"(Cabrio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fldChar w:fldCharType="separate"/>
          </w:r>
          <w:r w:rsidRPr="00EA0835" w:rsidDel="004328D8">
            <w:rPr>
              <w:rFonts w:cs="Arial"/>
            </w:rPr>
            <w:delText>(Cabrio &amp; Villata, 2018, S. 5428)</w:delText>
          </w:r>
          <w:r w:rsidDel="004328D8">
            <w:fldChar w:fldCharType="end"/>
          </w:r>
          <w:r w:rsidR="00CF754A" w:rsidDel="004328D8">
            <w:delText xml:space="preserve"> benennen zwei </w:delText>
          </w:r>
          <w:r w:rsidR="003E3AF3" w:rsidDel="004328D8">
            <w:delText xml:space="preserve">wichtige Schritte </w:delText>
          </w:r>
          <w:r w:rsidR="00CF754A" w:rsidDel="004328D8">
            <w:delText>im argument mining framework</w:delText>
          </w:r>
          <w:r w:rsidR="003E3AF3" w:rsidDel="004328D8">
            <w:delText xml:space="preserve">: </w:delText>
          </w:r>
        </w:del>
      </w:moveFrom>
    </w:p>
    <w:p w14:paraId="376EE38A" w14:textId="6A2A9C24" w:rsidR="00EA0835" w:rsidDel="004328D8" w:rsidRDefault="003E3AF3" w:rsidP="00D97020">
      <w:pPr>
        <w:pStyle w:val="Listenabsatz"/>
        <w:numPr>
          <w:ilvl w:val="0"/>
          <w:numId w:val="37"/>
        </w:numPr>
        <w:rPr>
          <w:del w:id="1575" w:author="Ben Fels" w:date="2024-12-21T12:02:00Z" w16du:dateUtc="2024-12-21T11:02:00Z"/>
          <w:moveFrom w:id="1576" w:author="Ben Fels" w:date="2024-12-21T12:01:00Z" w16du:dateUtc="2024-12-21T11:01:00Z"/>
        </w:rPr>
      </w:pPr>
      <w:moveFrom w:id="1577" w:author="Ben Fels" w:date="2024-12-21T12:01:00Z" w16du:dateUtc="2024-12-21T11:01:00Z">
        <w:del w:id="1578" w:author="Ben Fels" w:date="2024-12-21T12:02:00Z" w16du:dateUtc="2024-12-21T11:02:00Z">
          <w:r w:rsidDel="004328D8">
            <w:delText>Argument</w:delText>
          </w:r>
          <w:r w:rsidR="00156934" w:rsidDel="004328D8">
            <w:delText xml:space="preserve"> extraktion: Identifikation von Argumenten im Text</w:delText>
          </w:r>
          <w:r w:rsidR="00D97020" w:rsidDel="004328D8">
            <w:delText>. Dieser Schritt kann wiederum in zwei weitere Schritte unterteilt werden.</w:delText>
          </w:r>
        </w:del>
      </w:moveFrom>
    </w:p>
    <w:p w14:paraId="2DE2FF6C" w14:textId="601D0310" w:rsidR="00D97020" w:rsidDel="004328D8" w:rsidRDefault="00800EF8" w:rsidP="00D97020">
      <w:pPr>
        <w:pStyle w:val="Listenabsatz"/>
        <w:numPr>
          <w:ilvl w:val="1"/>
          <w:numId w:val="37"/>
        </w:numPr>
        <w:rPr>
          <w:del w:id="1579" w:author="Ben Fels" w:date="2024-12-21T12:02:00Z" w16du:dateUtc="2024-12-21T11:02:00Z"/>
          <w:moveFrom w:id="1580" w:author="Ben Fels" w:date="2024-12-21T12:01:00Z" w16du:dateUtc="2024-12-21T11:01:00Z"/>
        </w:rPr>
      </w:pPr>
      <w:moveFrom w:id="1581" w:author="Ben Fels" w:date="2024-12-21T12:01:00Z" w16du:dateUtc="2024-12-21T11:01:00Z">
        <w:del w:id="1582" w:author="Ben Fels" w:date="2024-12-21T12:02:00Z" w16du:dateUtc="2024-12-21T11:02:00Z">
          <w:r w:rsidDel="004328D8">
            <w:delText>Erkennung von Argumentkomponenten: Behauptungen und Prämissen</w:delText>
          </w:r>
        </w:del>
      </w:moveFrom>
    </w:p>
    <w:p w14:paraId="011FC5D7" w14:textId="548BF95F" w:rsidR="00800EF8" w:rsidDel="004328D8" w:rsidRDefault="009855DA" w:rsidP="00D97020">
      <w:pPr>
        <w:pStyle w:val="Listenabsatz"/>
        <w:numPr>
          <w:ilvl w:val="1"/>
          <w:numId w:val="37"/>
        </w:numPr>
        <w:rPr>
          <w:del w:id="1583" w:author="Ben Fels" w:date="2024-12-21T12:02:00Z" w16du:dateUtc="2024-12-21T11:02:00Z"/>
          <w:moveFrom w:id="1584" w:author="Ben Fels" w:date="2024-12-21T12:01:00Z" w16du:dateUtc="2024-12-21T11:01:00Z"/>
        </w:rPr>
      </w:pPr>
      <w:moveFrom w:id="1585" w:author="Ben Fels" w:date="2024-12-21T12:01:00Z" w16du:dateUtc="2024-12-21T11:01:00Z">
        <w:del w:id="1586" w:author="Ben Fels" w:date="2024-12-21T12:02:00Z" w16du:dateUtc="2024-12-21T11:02:00Z">
          <w:r w:rsidRPr="009855DA" w:rsidDel="004328D8">
            <w:delText>Identifizierung ihrer textlichen Grenzen</w:delText>
          </w:r>
        </w:del>
      </w:moveFrom>
    </w:p>
    <w:p w14:paraId="2C92B126" w14:textId="05CFB8FD" w:rsidR="009855DA" w:rsidDel="004328D8" w:rsidRDefault="002179EF" w:rsidP="00066727">
      <w:pPr>
        <w:pStyle w:val="Listenabsatz"/>
        <w:numPr>
          <w:ilvl w:val="0"/>
          <w:numId w:val="37"/>
        </w:numPr>
        <w:rPr>
          <w:del w:id="1587" w:author="Ben Fels" w:date="2024-12-21T12:02:00Z" w16du:dateUtc="2024-12-21T11:02:00Z"/>
          <w:moveFrom w:id="1588" w:author="Ben Fels" w:date="2024-12-21T12:01:00Z" w16du:dateUtc="2024-12-21T11:01:00Z"/>
        </w:rPr>
      </w:pPr>
      <w:moveFrom w:id="1589" w:author="Ben Fels" w:date="2024-12-21T12:01:00Z" w16du:dateUtc="2024-12-21T11:01:00Z">
        <w:del w:id="1590" w:author="Ben Fels" w:date="2024-12-21T12:02:00Z" w16du:dateUtc="2024-12-21T11:02:00Z">
          <w:r w:rsidDel="004328D8">
            <w:delText>Vorhersage der Beziehungen: bezogen auf die Argumente aus Schritt 1.</w:delText>
          </w:r>
          <w:r w:rsidR="0044415A" w:rsidDel="004328D8">
            <w:delText xml:space="preserve"> </w:delText>
          </w:r>
          <w:r w:rsidR="0044415A" w:rsidRPr="0044415A" w:rsidDel="004328D8">
            <w:delText xml:space="preserve">Die Beziehungen zwischen den Argumenten können Angriffe </w:delText>
          </w:r>
          <w:r w:rsidR="00C04B4E" w:rsidDel="004328D8">
            <w:delText xml:space="preserve">oder </w:delText>
          </w:r>
          <w:r w:rsidR="0044415A" w:rsidRPr="0044415A" w:rsidDel="004328D8">
            <w:delText>Unterstützungen</w:delText>
          </w:r>
          <w:r w:rsidR="00C04B4E" w:rsidDel="004328D8">
            <w:delText xml:space="preserve"> sein</w:delText>
          </w:r>
          <w:r w:rsidR="0044415A" w:rsidRPr="0044415A" w:rsidDel="004328D8">
            <w:delText>.</w:delText>
          </w:r>
          <w:r w:rsidR="000B7DE9" w:rsidDel="004328D8">
            <w:delText xml:space="preserve"> Angriffe sind negative Beziehungen zwischen zwei Argumenten, wohingegen</w:delText>
          </w:r>
          <w:r w:rsidR="00103EFE" w:rsidDel="004328D8">
            <w:delText xml:space="preserve"> eine Unterstützung</w:delText>
          </w:r>
          <w:r w:rsidR="00EB409F" w:rsidDel="004328D8">
            <w:delText xml:space="preserve"> </w:delText>
          </w:r>
          <w:r w:rsidR="00103EFE" w:rsidDel="004328D8">
            <w:delText xml:space="preserve">eine Positive Beziehung zwischen zwei Argumenten ist. </w:delText>
          </w:r>
          <w:r w:rsidR="00EB409F" w:rsidDel="004328D8">
            <w:delText xml:space="preserve">Anhand dieser </w:delText>
          </w:r>
          <w:r w:rsidR="00D302C5" w:rsidDel="004328D8">
            <w:delText xml:space="preserve">Beziehungen </w:delText>
          </w:r>
          <w:r w:rsidR="00EB409F" w:rsidDel="004328D8">
            <w:delText xml:space="preserve">können Argumentationsgraphen </w:delText>
          </w:r>
          <w:r w:rsidR="0023740C" w:rsidDel="004328D8">
            <w:delText xml:space="preserve">gebaut werden. </w:delText>
          </w:r>
        </w:del>
      </w:moveFrom>
    </w:p>
    <w:p w14:paraId="7C0E88EA" w14:textId="0CF878D6" w:rsidR="00EA0835" w:rsidDel="004328D8" w:rsidRDefault="00EA0835" w:rsidP="00CF7AE6">
      <w:pPr>
        <w:rPr>
          <w:del w:id="1591" w:author="Ben Fels" w:date="2024-12-21T12:02:00Z" w16du:dateUtc="2024-12-21T11:02:00Z"/>
          <w:moveFrom w:id="1592" w:author="Ben Fels" w:date="2024-12-21T12:01:00Z" w16du:dateUtc="2024-12-21T11:01:00Z"/>
        </w:rPr>
      </w:pPr>
    </w:p>
    <w:p w14:paraId="560C6DC7" w14:textId="3508A237" w:rsidR="00053FB2" w:rsidDel="004328D8" w:rsidRDefault="00053FB2" w:rsidP="00CF7AE6">
      <w:pPr>
        <w:rPr>
          <w:del w:id="1593" w:author="Ben Fels" w:date="2024-12-21T12:02:00Z" w16du:dateUtc="2024-12-21T11:02:00Z"/>
          <w:moveFrom w:id="1594" w:author="Ben Fels" w:date="2024-12-21T12:01:00Z" w16du:dateUtc="2024-12-21T11:01:00Z"/>
          <w:rFonts w:cs="Arial"/>
        </w:rPr>
      </w:pPr>
      <w:moveFrom w:id="1595" w:author="Ben Fels" w:date="2024-12-21T12:01:00Z" w16du:dateUtc="2024-12-21T11:01:00Z">
        <w:del w:id="1596" w:author="Ben Fels" w:date="2024-12-21T12:02:00Z" w16du:dateUtc="2024-12-21T11:02:00Z">
          <w:r w:rsidDel="004328D8">
            <w:delText xml:space="preserve">Argument Mining nach </w:delText>
          </w:r>
          <w:r w:rsidRPr="00CF2D8F" w:rsidDel="004328D8">
            <w:rPr>
              <w:rFonts w:cs="Arial"/>
              <w:highlight w:val="magenta"/>
            </w:rPr>
            <w:delText>Peldszus &amp; Sted</w:delText>
          </w:r>
          <w:r w:rsidRPr="00EE7946" w:rsidDel="004328D8">
            <w:rPr>
              <w:rFonts w:cs="Arial"/>
              <w:highlight w:val="magenta"/>
            </w:rPr>
            <w:delText xml:space="preserve">e </w:delText>
          </w:r>
          <w:r w:rsidR="00EE7946" w:rsidRPr="00EE7946" w:rsidDel="004328D8">
            <w:rPr>
              <w:rFonts w:cs="Arial"/>
              <w:highlight w:val="magenta"/>
            </w:rPr>
            <w:fldChar w:fldCharType="begin"/>
          </w:r>
          <w:r w:rsidR="00D47ED8" w:rsidDel="004328D8">
            <w:rPr>
              <w:rFonts w:cs="Arial"/>
              <w:highlight w:val="magenta"/>
            </w:rPr>
            <w:del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delInstrText>
          </w:r>
          <w:r w:rsidR="00EE7946" w:rsidRPr="00EE7946" w:rsidDel="004328D8">
            <w:rPr>
              <w:rFonts w:cs="Arial"/>
              <w:highlight w:val="magenta"/>
            </w:rPr>
            <w:fldChar w:fldCharType="separate"/>
          </w:r>
          <w:r w:rsidR="00EE7946" w:rsidRPr="00EE7946" w:rsidDel="004328D8">
            <w:rPr>
              <w:rFonts w:cs="Arial"/>
              <w:highlight w:val="magenta"/>
            </w:rPr>
            <w:delText>(2013, S. 20)</w:delText>
          </w:r>
          <w:r w:rsidR="00EE7946" w:rsidRPr="00EE7946" w:rsidDel="004328D8">
            <w:rPr>
              <w:rFonts w:cs="Arial"/>
              <w:highlight w:val="magenta"/>
            </w:rPr>
            <w:fldChar w:fldCharType="end"/>
          </w:r>
          <w:r w:rsidDel="004328D8">
            <w:rPr>
              <w:rFonts w:cs="Arial"/>
            </w:rPr>
            <w:delText xml:space="preserve">: </w:delText>
          </w:r>
          <w:r w:rsidR="00D56C11" w:rsidRPr="00D56C11" w:rsidDel="004328D8">
            <w:rPr>
              <w:rFonts w:cs="Arial"/>
            </w:rPr>
            <w:delText>Die Art und Weise, wie die Schritte 2 bis 4 ausgeführt werden, hängt von der Art der zu erstellenden Strukturbeschreibung</w:delText>
          </w:r>
          <w:r w:rsidR="00D56C11" w:rsidDel="004328D8">
            <w:rPr>
              <w:rFonts w:cs="Arial"/>
            </w:rPr>
            <w:delText xml:space="preserve"> ab</w:delText>
          </w:r>
          <w:r w:rsidR="00D139F4" w:rsidDel="004328D8">
            <w:rPr>
              <w:rFonts w:cs="Arial"/>
            </w:rPr>
            <w:delText xml:space="preserve"> </w:delText>
          </w:r>
          <w:r w:rsidR="00D139F4" w:rsidRPr="00D139F4" w:rsidDel="004328D8">
            <w:rPr>
              <w:rFonts w:cs="Arial"/>
            </w:rPr>
            <w:sym w:font="Wingdings" w:char="F0E0"/>
          </w:r>
          <w:r w:rsidR="00D139F4" w:rsidDel="004328D8">
            <w:rPr>
              <w:rFonts w:cs="Arial"/>
            </w:rPr>
            <w:delText>Wie komplex sollen die identifizierten Konfigurationen sein?</w:delText>
          </w:r>
        </w:del>
      </w:moveFrom>
    </w:p>
    <w:p w14:paraId="469D6900" w14:textId="71341E67" w:rsidR="00D57497" w:rsidDel="004328D8" w:rsidRDefault="00D57497" w:rsidP="00D57497">
      <w:pPr>
        <w:pStyle w:val="Listenabsatz"/>
        <w:numPr>
          <w:ilvl w:val="0"/>
          <w:numId w:val="31"/>
        </w:numPr>
        <w:rPr>
          <w:del w:id="1597" w:author="Ben Fels" w:date="2024-12-21T12:02:00Z" w16du:dateUtc="2024-12-21T11:02:00Z"/>
          <w:moveFrom w:id="1598" w:author="Ben Fels" w:date="2024-12-21T12:01:00Z" w16du:dateUtc="2024-12-21T11:01:00Z"/>
        </w:rPr>
      </w:pPr>
      <w:moveFrom w:id="1599" w:author="Ben Fels" w:date="2024-12-21T12:01:00Z" w16du:dateUtc="2024-12-21T11:01:00Z">
        <w:del w:id="1600" w:author="Ben Fels" w:date="2024-12-21T12:02:00Z" w16du:dateUtc="2024-12-21T11:02:00Z">
          <w:r w:rsidDel="004328D8">
            <w:delText>Für Argumentation relevanten Text extrahieren.</w:delText>
          </w:r>
        </w:del>
      </w:moveFrom>
    </w:p>
    <w:p w14:paraId="5589D773" w14:textId="597207C5" w:rsidR="009B39EA" w:rsidDel="004328D8" w:rsidRDefault="00C73330" w:rsidP="00D57497">
      <w:pPr>
        <w:pStyle w:val="Listenabsatz"/>
        <w:numPr>
          <w:ilvl w:val="0"/>
          <w:numId w:val="31"/>
        </w:numPr>
        <w:rPr>
          <w:del w:id="1601" w:author="Ben Fels" w:date="2024-12-21T12:02:00Z" w16du:dateUtc="2024-12-21T11:02:00Z"/>
          <w:moveFrom w:id="1602" w:author="Ben Fels" w:date="2024-12-21T12:01:00Z" w16du:dateUtc="2024-12-21T11:01:00Z"/>
        </w:rPr>
      </w:pPr>
      <w:moveFrom w:id="1603" w:author="Ben Fels" w:date="2024-12-21T12:01:00Z" w16du:dateUtc="2024-12-21T11:01:00Z">
        <w:del w:id="1604" w:author="Ben Fels" w:date="2024-12-21T12:02:00Z" w16du:dateUtc="2024-12-21T11:02:00Z">
          <w:r w:rsidDel="004328D8">
            <w:delText xml:space="preserve">Segmentation: </w:delText>
          </w:r>
          <w:r w:rsidR="00EE7946" w:rsidDel="004328D8">
            <w:delText>Text in Argumentative Diskurs Einhe</w:delText>
          </w:r>
          <w:r w:rsidR="00706842" w:rsidDel="004328D8">
            <w:delText>i</w:delText>
          </w:r>
          <w:r w:rsidR="00EE7946" w:rsidDel="004328D8">
            <w:delText>ten (ADUs) unterteilen.</w:delText>
          </w:r>
          <w:r w:rsidR="0027570F" w:rsidDel="004328D8">
            <w:delText xml:space="preserve"> </w:delText>
          </w:r>
          <w:r w:rsidR="00C63E66" w:rsidDel="004328D8">
            <w:delText xml:space="preserve">Bei einer mininmalen argumentations-analyse </w:delText>
          </w:r>
          <w:r w:rsidR="00C63E66" w:rsidRPr="00C63E66" w:rsidDel="004328D8">
            <w:delText>werden lediglich „Prämissen“ und „Schlussfolgerungen“ ermittelt.</w:delText>
          </w:r>
        </w:del>
      </w:moveFrom>
    </w:p>
    <w:p w14:paraId="179298C6" w14:textId="63C66991" w:rsidR="00C73330" w:rsidRPr="00706842" w:rsidDel="004328D8" w:rsidRDefault="00C73330" w:rsidP="00D57497">
      <w:pPr>
        <w:pStyle w:val="Listenabsatz"/>
        <w:numPr>
          <w:ilvl w:val="0"/>
          <w:numId w:val="31"/>
        </w:numPr>
        <w:rPr>
          <w:del w:id="1605" w:author="Ben Fels" w:date="2024-12-21T12:02:00Z" w16du:dateUtc="2024-12-21T11:02:00Z"/>
          <w:moveFrom w:id="1606" w:author="Ben Fels" w:date="2024-12-21T12:01:00Z" w16du:dateUtc="2024-12-21T11:01:00Z"/>
        </w:rPr>
      </w:pPr>
      <w:moveFrom w:id="1607" w:author="Ben Fels" w:date="2024-12-21T12:01:00Z" w16du:dateUtc="2024-12-21T11:01:00Z">
        <w:del w:id="1608" w:author="Ben Fels" w:date="2024-12-21T12:02:00Z" w16du:dateUtc="2024-12-21T11:02:00Z">
          <w:r w:rsidRPr="00706842" w:rsidDel="004328D8">
            <w:delText xml:space="preserve">Segment Classification: </w:delText>
          </w:r>
          <w:r w:rsidR="00706842" w:rsidRPr="00706842" w:rsidDel="004328D8">
            <w:delText>Rolle von jedem ADU bestim</w:delText>
          </w:r>
          <w:r w:rsidR="00706842" w:rsidDel="004328D8">
            <w:delText>men</w:delText>
          </w:r>
        </w:del>
      </w:moveFrom>
    </w:p>
    <w:p w14:paraId="6732AB51" w14:textId="5B68ACC0" w:rsidR="00C73330" w:rsidDel="004328D8" w:rsidRDefault="00C73330" w:rsidP="00D57497">
      <w:pPr>
        <w:pStyle w:val="Listenabsatz"/>
        <w:numPr>
          <w:ilvl w:val="0"/>
          <w:numId w:val="31"/>
        </w:numPr>
        <w:rPr>
          <w:del w:id="1609" w:author="Ben Fels" w:date="2024-12-21T12:02:00Z" w16du:dateUtc="2024-12-21T11:02:00Z"/>
          <w:moveFrom w:id="1610" w:author="Ben Fels" w:date="2024-12-21T12:01:00Z" w16du:dateUtc="2024-12-21T11:01:00Z"/>
        </w:rPr>
      </w:pPr>
      <w:moveFrom w:id="1611" w:author="Ben Fels" w:date="2024-12-21T12:01:00Z" w16du:dateUtc="2024-12-21T11:01:00Z">
        <w:del w:id="1612" w:author="Ben Fels" w:date="2024-12-21T12:02:00Z" w16du:dateUtc="2024-12-21T11:02:00Z">
          <w:r w:rsidDel="004328D8">
            <w:delText>Relation Identification:</w:delText>
          </w:r>
          <w:r w:rsidR="00706842" w:rsidDel="004328D8">
            <w:delText xml:space="preserve"> </w:delText>
          </w:r>
          <w:r w:rsidR="00584F9B" w:rsidRPr="00584F9B" w:rsidDel="004328D8">
            <w:delText>Herstellung von Beziehungen zwischen einzelnen ADUs, die möglicherweise zu einer vollständigen Baum- oder Graphenstruktur</w:delText>
          </w:r>
          <w:r w:rsidR="002A1C45" w:rsidDel="004328D8">
            <w:delText xml:space="preserve"> zusammengeführt werden können</w:delText>
          </w:r>
          <w:r w:rsidR="00E02129" w:rsidDel="004328D8">
            <w:delText>.</w:delText>
          </w:r>
        </w:del>
      </w:moveFrom>
    </w:p>
    <w:p w14:paraId="4D29F8CB" w14:textId="632566EE" w:rsidR="00C73330" w:rsidDel="004328D8" w:rsidRDefault="00C73330" w:rsidP="00D57497">
      <w:pPr>
        <w:pStyle w:val="Listenabsatz"/>
        <w:numPr>
          <w:ilvl w:val="0"/>
          <w:numId w:val="31"/>
        </w:numPr>
        <w:rPr>
          <w:del w:id="1613" w:author="Ben Fels" w:date="2024-12-21T12:02:00Z" w16du:dateUtc="2024-12-21T11:02:00Z"/>
          <w:moveFrom w:id="1614" w:author="Ben Fels" w:date="2024-12-21T12:01:00Z" w16du:dateUtc="2024-12-21T11:01:00Z"/>
        </w:rPr>
      </w:pPr>
      <w:moveFrom w:id="1615" w:author="Ben Fels" w:date="2024-12-21T12:01:00Z" w16du:dateUtc="2024-12-21T11:01:00Z">
        <w:del w:id="1616" w:author="Ben Fels" w:date="2024-12-21T12:02:00Z" w16du:dateUtc="2024-12-21T11:02:00Z">
          <w:r w:rsidDel="004328D8">
            <w:delText>Argument Completion:</w:delText>
          </w:r>
          <w:r w:rsidR="00EF0683" w:rsidDel="004328D8">
            <w:delText xml:space="preserve"> </w:delText>
          </w:r>
          <w:r w:rsidR="00C04D8E" w:rsidDel="004328D8">
            <w:delText>unverständlich…</w:delText>
          </w:r>
        </w:del>
      </w:moveFrom>
    </w:p>
    <w:p w14:paraId="73FA0086" w14:textId="006820BA" w:rsidR="00CB4BFF" w:rsidDel="004328D8" w:rsidRDefault="00CB4BFF" w:rsidP="00CF7AE6">
      <w:pPr>
        <w:rPr>
          <w:del w:id="1617" w:author="Ben Fels" w:date="2024-12-21T12:02:00Z" w16du:dateUtc="2024-12-21T11:02:00Z"/>
          <w:moveFrom w:id="1618" w:author="Ben Fels" w:date="2024-12-21T12:01:00Z" w16du:dateUtc="2024-12-21T11:01:00Z"/>
        </w:rPr>
      </w:pPr>
      <w:moveFrom w:id="1619" w:author="Ben Fels" w:date="2024-12-21T12:01:00Z" w16du:dateUtc="2024-12-21T11:01:00Z">
        <w:del w:id="1620" w:author="Ben Fels" w:date="2024-12-21T12:02:00Z" w16du:dateUtc="2024-12-21T11:02:00Z">
          <w:r w:rsidDel="004328D8">
            <w:delText xml:space="preserve">Es gibt verschiedene </w:delText>
          </w:r>
          <w:r w:rsidR="0059494E" w:rsidDel="004328D8">
            <w:delText xml:space="preserve">Theorien zu </w:delText>
          </w:r>
          <w:r w:rsidR="00122B4B" w:rsidDel="004328D8">
            <w:delText xml:space="preserve">den </w:delText>
          </w:r>
          <w:r w:rsidDel="004328D8">
            <w:delText xml:space="preserve">Strukturen </w:delText>
          </w:r>
          <w:r w:rsidR="00122B4B" w:rsidDel="004328D8">
            <w:delText xml:space="preserve">von Argumenten mit verschiedener Komplexität </w:delText>
          </w:r>
          <w:r w:rsidRPr="00CF2D8F" w:rsidDel="004328D8">
            <w:rPr>
              <w:highlight w:val="magenta"/>
            </w:rPr>
            <w:fldChar w:fldCharType="begin"/>
          </w:r>
          <w:r w:rsidR="00D47ED8" w:rsidDel="004328D8">
            <w:rPr>
              <w:highlight w:val="magenta"/>
            </w:rPr>
            <w:del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delInstrText>
          </w:r>
          <w:r w:rsidRPr="00CF2D8F" w:rsidDel="004328D8">
            <w:rPr>
              <w:highlight w:val="magenta"/>
            </w:rPr>
            <w:fldChar w:fldCharType="separate"/>
          </w:r>
          <w:r w:rsidRPr="00CF2D8F" w:rsidDel="004328D8">
            <w:rPr>
              <w:rFonts w:cs="Arial"/>
              <w:highlight w:val="magenta"/>
            </w:rPr>
            <w:delText>(Peldszus &amp; Stede, 2013, S. 3–14)</w:delText>
          </w:r>
          <w:r w:rsidRPr="00CF2D8F" w:rsidDel="004328D8">
            <w:rPr>
              <w:highlight w:val="magenta"/>
            </w:rPr>
            <w:fldChar w:fldCharType="end"/>
          </w:r>
        </w:del>
      </w:moveFrom>
    </w:p>
    <w:p w14:paraId="76D1C2A5" w14:textId="2D53B17F" w:rsidR="00986730" w:rsidDel="004328D8" w:rsidRDefault="00986730" w:rsidP="00CF7AE6">
      <w:pPr>
        <w:rPr>
          <w:del w:id="1621" w:author="Ben Fels" w:date="2024-12-21T12:02:00Z" w16du:dateUtc="2024-12-21T11:02:00Z"/>
          <w:moveFrom w:id="1622" w:author="Ben Fels" w:date="2024-12-21T12:01:00Z" w16du:dateUtc="2024-12-21T11:01:00Z"/>
        </w:rPr>
      </w:pPr>
      <w:moveFrom w:id="1623" w:author="Ben Fels" w:date="2024-12-21T12:01:00Z" w16du:dateUtc="2024-12-21T11:01:00Z">
        <w:del w:id="1624" w:author="Ben Fels" w:date="2024-12-21T12:02:00Z" w16du:dateUtc="2024-12-21T11:02:00Z">
          <w:r w:rsidDel="004328D8">
            <w:delText>Argumentation als</w:delText>
          </w:r>
          <w:r w:rsidR="00E91F66" w:rsidDel="004328D8">
            <w:delText xml:space="preserve"> </w:delText>
          </w:r>
          <w:r w:rsidR="0078714C" w:rsidDel="004328D8">
            <w:delText>K</w:delText>
          </w:r>
          <w:r w:rsidR="00E91F66" w:rsidDel="004328D8">
            <w:delText xml:space="preserve">omplex aus mehreren </w:delText>
          </w:r>
          <w:r w:rsidR="00126C70" w:rsidDel="004328D8">
            <w:delText xml:space="preserve">zusammenhängenden </w:delText>
          </w:r>
          <w:r w:rsidR="00E91F66" w:rsidDel="004328D8">
            <w:delText>Argumenten</w:delText>
          </w:r>
          <w:r w:rsidR="009771F7" w:rsidDel="004328D8">
            <w:delText xml:space="preserve">, wobei sich die Argumente untereinander </w:delText>
          </w:r>
          <w:r w:rsidR="007B3584" w:rsidDel="004328D8">
            <w:delText>unterstützen (support), angreifen (attack) oder</w:delText>
          </w:r>
          <w:r w:rsidR="00F450C4" w:rsidDel="004328D8">
            <w:delText xml:space="preserve"> kontern können (counter-attack)</w:delText>
          </w:r>
          <w:r w:rsidR="007B3584" w:rsidDel="004328D8">
            <w:delText xml:space="preserve"> </w:delText>
          </w:r>
          <w:r w:rsidR="00E91F66" w:rsidDel="004328D8">
            <w:delText xml:space="preserve"> </w:delText>
          </w:r>
          <w:r w:rsidR="00E91F66" w:rsidRPr="00E91F66" w:rsidDel="004328D8">
            <w:rPr>
              <w:highlight w:val="magenta"/>
            </w:rPr>
            <w:fldChar w:fldCharType="begin"/>
          </w:r>
          <w:r w:rsidR="00D47ED8" w:rsidDel="004328D8">
            <w:rPr>
              <w:highlight w:val="magenta"/>
            </w:rPr>
            <w:del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E91F66" w:rsidRPr="00E91F66" w:rsidDel="004328D8">
            <w:rPr>
              <w:highlight w:val="magenta"/>
            </w:rPr>
            <w:fldChar w:fldCharType="separate"/>
          </w:r>
          <w:r w:rsidR="00E91F66" w:rsidRPr="00E91F66" w:rsidDel="004328D8">
            <w:rPr>
              <w:rFonts w:cs="Arial"/>
              <w:highlight w:val="magenta"/>
            </w:rPr>
            <w:delText>(Peldszus &amp; Stede, 2013, S. 7)</w:delText>
          </w:r>
          <w:r w:rsidR="00E91F66" w:rsidRPr="00E91F66" w:rsidDel="004328D8">
            <w:rPr>
              <w:highlight w:val="magenta"/>
            </w:rPr>
            <w:fldChar w:fldCharType="end"/>
          </w:r>
        </w:del>
      </w:moveFrom>
    </w:p>
    <w:p w14:paraId="7D26BDC7" w14:textId="1DB234C7" w:rsidR="00481F0C" w:rsidDel="004328D8" w:rsidRDefault="00CA509E" w:rsidP="002659AB">
      <w:pPr>
        <w:pStyle w:val="Listenabsatz"/>
        <w:numPr>
          <w:ilvl w:val="0"/>
          <w:numId w:val="21"/>
        </w:numPr>
        <w:rPr>
          <w:del w:id="1625" w:author="Ben Fels" w:date="2024-12-21T12:02:00Z" w16du:dateUtc="2024-12-21T11:02:00Z"/>
          <w:moveFrom w:id="1626" w:author="Ben Fels" w:date="2024-12-21T12:01:00Z" w16du:dateUtc="2024-12-21T11:01:00Z"/>
        </w:rPr>
      </w:pPr>
      <w:moveFrom w:id="1627" w:author="Ben Fels" w:date="2024-12-21T12:01:00Z" w16du:dateUtc="2024-12-21T11:01:00Z">
        <w:del w:id="1628" w:author="Ben Fels" w:date="2024-12-21T12:02:00Z" w16du:dateUtc="2024-12-21T11:02:00Z">
          <w:r w:rsidDel="004328D8">
            <w:delText>Support</w:delText>
          </w:r>
          <w:r w:rsidR="002D753F" w:rsidDel="004328D8">
            <w:delText xml:space="preserve"> </w:delText>
          </w:r>
          <w:r w:rsidR="002D753F" w:rsidRPr="00E91F66" w:rsidDel="004328D8">
            <w:rPr>
              <w:highlight w:val="magenta"/>
            </w:rPr>
            <w:fldChar w:fldCharType="begin"/>
          </w:r>
          <w:r w:rsidR="00D47ED8" w:rsidDel="004328D8">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2D753F" w:rsidRPr="00E91F66" w:rsidDel="004328D8">
            <w:rPr>
              <w:highlight w:val="magenta"/>
            </w:rPr>
            <w:fldChar w:fldCharType="separate"/>
          </w:r>
          <w:r w:rsidR="002D753F" w:rsidRPr="00E91F66" w:rsidDel="004328D8">
            <w:rPr>
              <w:rFonts w:cs="Arial"/>
              <w:highlight w:val="magenta"/>
            </w:rPr>
            <w:delText>(Peldszus &amp; Stede, 2013, S. 7)</w:delText>
          </w:r>
          <w:r w:rsidR="002D753F" w:rsidRPr="00E91F66" w:rsidDel="004328D8">
            <w:rPr>
              <w:highlight w:val="magenta"/>
            </w:rPr>
            <w:fldChar w:fldCharType="end"/>
          </w:r>
          <w:r w:rsidDel="004328D8">
            <w:delText xml:space="preserve">: </w:delText>
          </w:r>
          <w:r w:rsidR="007C4829" w:rsidDel="004328D8">
            <w:delText xml:space="preserve">Schlussfolgerungen </w:delText>
          </w:r>
          <w:r w:rsidDel="004328D8">
            <w:delText xml:space="preserve">können unterstützt werden, </w:delText>
          </w:r>
          <w:r w:rsidR="00631D42" w:rsidRPr="00133230" w:rsidDel="004328D8">
            <w:rPr>
              <w:noProof/>
            </w:rPr>
            <w:drawing>
              <wp:inline distT="0" distB="0" distL="0" distR="0" wp14:anchorId="4421E373" wp14:editId="68AD056E">
                <wp:extent cx="5579745" cy="1783080"/>
                <wp:effectExtent l="0" t="0" r="1905" b="7620"/>
                <wp:docPr id="1971340601"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6"/>
                        <a:stretch>
                          <a:fillRect/>
                        </a:stretch>
                      </pic:blipFill>
                      <pic:spPr>
                        <a:xfrm>
                          <a:off x="0" y="0"/>
                          <a:ext cx="5579745" cy="1783080"/>
                        </a:xfrm>
                        <a:prstGeom prst="rect">
                          <a:avLst/>
                        </a:prstGeom>
                      </pic:spPr>
                    </pic:pic>
                  </a:graphicData>
                </a:graphic>
              </wp:inline>
            </w:drawing>
          </w:r>
        </w:del>
      </w:moveFrom>
    </w:p>
    <w:p w14:paraId="341E30D9" w14:textId="1BCA21DC" w:rsidR="00481F0C" w:rsidDel="004328D8" w:rsidRDefault="00CA509E" w:rsidP="00481F0C">
      <w:pPr>
        <w:pStyle w:val="Listenabsatz"/>
        <w:numPr>
          <w:ilvl w:val="1"/>
          <w:numId w:val="21"/>
        </w:numPr>
        <w:rPr>
          <w:del w:id="1629" w:author="Ben Fels" w:date="2024-12-21T12:02:00Z" w16du:dateUtc="2024-12-21T11:02:00Z"/>
          <w:moveFrom w:id="1630" w:author="Ben Fels" w:date="2024-12-21T12:01:00Z" w16du:dateUtc="2024-12-21T11:01:00Z"/>
        </w:rPr>
      </w:pPr>
      <w:moveFrom w:id="1631" w:author="Ben Fels" w:date="2024-12-21T12:01:00Z" w16du:dateUtc="2024-12-21T11:01:00Z">
        <w:del w:id="1632" w:author="Ben Fels" w:date="2024-12-21T12:02:00Z" w16du:dateUtc="2024-12-21T11:02:00Z">
          <w:r w:rsidDel="004328D8">
            <w:delText xml:space="preserve">indem ein weiteres Argument aufgeführt wird </w:delText>
          </w:r>
          <w:r w:rsidR="004630A6" w:rsidDel="004328D8">
            <w:delText>(</w:delText>
          </w:r>
          <w:r w:rsidR="001B1120" w:rsidDel="004328D8">
            <w:delText xml:space="preserve">Kannst du mir weitere Argumente für die Schlussfolgerung geben?) </w:delText>
          </w:r>
          <w:r w:rsidR="002D753F" w:rsidDel="004328D8">
            <w:delText>(multiple Support)</w:delText>
          </w:r>
        </w:del>
      </w:moveFrom>
    </w:p>
    <w:p w14:paraId="3425B29D" w14:textId="7C781D84" w:rsidR="002659AB" w:rsidDel="004328D8" w:rsidRDefault="00CA509E" w:rsidP="00481F0C">
      <w:pPr>
        <w:pStyle w:val="Listenabsatz"/>
        <w:numPr>
          <w:ilvl w:val="1"/>
          <w:numId w:val="21"/>
        </w:numPr>
        <w:rPr>
          <w:del w:id="1633" w:author="Ben Fels" w:date="2024-12-21T12:02:00Z" w16du:dateUtc="2024-12-21T11:02:00Z"/>
          <w:moveFrom w:id="1634" w:author="Ben Fels" w:date="2024-12-21T12:01:00Z" w16du:dateUtc="2024-12-21T11:01:00Z"/>
        </w:rPr>
      </w:pPr>
      <w:moveFrom w:id="1635" w:author="Ben Fels" w:date="2024-12-21T12:01:00Z" w16du:dateUtc="2024-12-21T11:01:00Z">
        <w:del w:id="1636" w:author="Ben Fels" w:date="2024-12-21T12:02:00Z" w16du:dateUtc="2024-12-21T11:02:00Z">
          <w:r w:rsidDel="004328D8">
            <w:delText xml:space="preserve">oder </w:delText>
          </w:r>
          <w:r w:rsidR="006867EB" w:rsidDel="004328D8">
            <w:delText>das bereits bestehende Argument weitereinwickel</w:delText>
          </w:r>
          <w:r w:rsidR="000A75B6" w:rsidDel="004328D8">
            <w:delText>t</w:delText>
          </w:r>
          <w:r w:rsidR="009E427A" w:rsidDel="004328D8">
            <w:delText>/ergänzt</w:delText>
          </w:r>
          <w:r w:rsidR="000A75B6" w:rsidDel="004328D8">
            <w:delText xml:space="preserve"> wird</w:delText>
          </w:r>
          <w:r w:rsidR="00163182" w:rsidDel="004328D8">
            <w:delText xml:space="preserve"> </w:delText>
          </w:r>
          <w:r w:rsidR="004630A6" w:rsidDel="004328D8">
            <w:delText xml:space="preserve">(Warum sollte ich die Prämisse akzeptieren? </w:delText>
          </w:r>
          <w:r w:rsidR="00163182" w:rsidDel="004328D8">
            <w:delText>(serial support</w:delText>
          </w:r>
          <w:r w:rsidR="004630A6" w:rsidDel="004328D8">
            <w:delText>)</w:delText>
          </w:r>
        </w:del>
      </w:moveFrom>
    </w:p>
    <w:p w14:paraId="55C26A88" w14:textId="278E69A6" w:rsidR="00524F8C" w:rsidDel="004328D8" w:rsidRDefault="00802B46" w:rsidP="00481F0C">
      <w:pPr>
        <w:pStyle w:val="Listenabsatz"/>
        <w:numPr>
          <w:ilvl w:val="1"/>
          <w:numId w:val="21"/>
        </w:numPr>
        <w:rPr>
          <w:del w:id="1637" w:author="Ben Fels" w:date="2024-12-21T12:02:00Z" w16du:dateUtc="2024-12-21T11:02:00Z"/>
          <w:moveFrom w:id="1638" w:author="Ben Fels" w:date="2024-12-21T12:01:00Z" w16du:dateUtc="2024-12-21T11:01:00Z"/>
        </w:rPr>
      </w:pPr>
      <w:moveFrom w:id="1639" w:author="Ben Fels" w:date="2024-12-21T12:01:00Z" w16du:dateUtc="2024-12-21T11:01:00Z">
        <w:del w:id="1640" w:author="Ben Fels" w:date="2024-12-21T12:02:00Z" w16du:dateUtc="2024-12-21T11:02:00Z">
          <w:r w:rsidDel="004328D8">
            <w:delText xml:space="preserve">Eine Spezialform ist die Nennung von Beispielen </w:delText>
          </w:r>
          <w:r w:rsidR="003D6603" w:rsidDel="004328D8">
            <w:delText>(</w:delText>
          </w:r>
          <w:r w:rsidR="003A6CA4" w:rsidDel="004328D8">
            <w:delText>Kan</w:delText>
          </w:r>
          <w:r w:rsidR="003D6603" w:rsidDel="004328D8">
            <w:delText>nst du mir ein</w:delText>
          </w:r>
          <w:r w:rsidR="00DD4BAF" w:rsidDel="004328D8">
            <w:delText xml:space="preserve"> Beispiel nennen ?) </w:delText>
          </w:r>
          <w:r w:rsidDel="004328D8">
            <w:delText>(</w:delText>
          </w:r>
          <w:r w:rsidR="00251A9F" w:rsidDel="004328D8">
            <w:delText>e</w:delText>
          </w:r>
          <w:r w:rsidDel="004328D8">
            <w:delText>xample support)</w:delText>
          </w:r>
        </w:del>
      </w:moveFrom>
    </w:p>
    <w:p w14:paraId="7D91B7F6" w14:textId="08DD7982" w:rsidR="0042203E" w:rsidDel="004328D8" w:rsidRDefault="0042203E" w:rsidP="0042203E">
      <w:pPr>
        <w:pStyle w:val="Listenabsatz"/>
        <w:numPr>
          <w:ilvl w:val="0"/>
          <w:numId w:val="21"/>
        </w:numPr>
        <w:rPr>
          <w:del w:id="1641" w:author="Ben Fels" w:date="2024-12-21T12:02:00Z" w16du:dateUtc="2024-12-21T11:02:00Z"/>
          <w:moveFrom w:id="1642" w:author="Ben Fels" w:date="2024-12-21T12:01:00Z" w16du:dateUtc="2024-12-21T11:01:00Z"/>
        </w:rPr>
      </w:pPr>
      <w:moveFrom w:id="1643" w:author="Ben Fels" w:date="2024-12-21T12:01:00Z" w16du:dateUtc="2024-12-21T11:01:00Z">
        <w:del w:id="1644" w:author="Ben Fels" w:date="2024-12-21T12:02:00Z" w16du:dateUtc="2024-12-21T11:02:00Z">
          <w:r w:rsidDel="004328D8">
            <w:delText>Attack</w:delText>
          </w:r>
          <w:r w:rsidR="008A5983" w:rsidDel="004328D8">
            <w:delText xml:space="preserve"> </w:delText>
          </w:r>
          <w:r w:rsidR="008A5983" w:rsidRPr="00480A26" w:rsidDel="004328D8">
            <w:rPr>
              <w:highlight w:val="magenta"/>
            </w:rPr>
            <w:fldChar w:fldCharType="begin"/>
          </w:r>
          <w:r w:rsidR="00D47ED8" w:rsidDel="004328D8">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008A5983" w:rsidRPr="00480A26" w:rsidDel="004328D8">
            <w:rPr>
              <w:highlight w:val="magenta"/>
            </w:rPr>
            <w:fldChar w:fldCharType="separate"/>
          </w:r>
          <w:r w:rsidR="00480A26" w:rsidRPr="00480A26" w:rsidDel="004328D8">
            <w:rPr>
              <w:rFonts w:cs="Arial"/>
              <w:highlight w:val="magenta"/>
            </w:rPr>
            <w:delText>(Peldszus &amp; Stede, 2013, S. 8–10)</w:delText>
          </w:r>
          <w:r w:rsidR="008A5983" w:rsidRPr="00480A26" w:rsidDel="004328D8">
            <w:rPr>
              <w:highlight w:val="magenta"/>
            </w:rPr>
            <w:fldChar w:fldCharType="end"/>
          </w:r>
          <w:r w:rsidDel="004328D8">
            <w:delText xml:space="preserve">: </w:delText>
          </w:r>
          <w:r w:rsidR="00122802" w:rsidRPr="00122802" w:rsidDel="004328D8">
            <w:rPr>
              <w:noProof/>
            </w:rPr>
            <w:drawing>
              <wp:inline distT="0" distB="0" distL="0" distR="0" wp14:anchorId="2F94D7FF" wp14:editId="7CC1A072">
                <wp:extent cx="5579745" cy="1734185"/>
                <wp:effectExtent l="0" t="0" r="1905" b="0"/>
                <wp:docPr id="19915208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7"/>
                        <a:stretch>
                          <a:fillRect/>
                        </a:stretch>
                      </pic:blipFill>
                      <pic:spPr>
                        <a:xfrm>
                          <a:off x="0" y="0"/>
                          <a:ext cx="5579745" cy="1734185"/>
                        </a:xfrm>
                        <a:prstGeom prst="rect">
                          <a:avLst/>
                        </a:prstGeom>
                      </pic:spPr>
                    </pic:pic>
                  </a:graphicData>
                </a:graphic>
              </wp:inline>
            </w:drawing>
          </w:r>
        </w:del>
      </w:moveFrom>
    </w:p>
    <w:p w14:paraId="3158F687" w14:textId="7BB97F17" w:rsidR="004C1CFF" w:rsidDel="004328D8" w:rsidRDefault="004C1CFF" w:rsidP="004C1CFF">
      <w:pPr>
        <w:pStyle w:val="Listenabsatz"/>
        <w:numPr>
          <w:ilvl w:val="1"/>
          <w:numId w:val="21"/>
        </w:numPr>
        <w:rPr>
          <w:del w:id="1645" w:author="Ben Fels" w:date="2024-12-21T12:02:00Z" w16du:dateUtc="2024-12-21T11:02:00Z"/>
          <w:moveFrom w:id="1646" w:author="Ben Fels" w:date="2024-12-21T12:01:00Z" w16du:dateUtc="2024-12-21T11:01:00Z"/>
        </w:rPr>
      </w:pPr>
      <w:moveFrom w:id="1647" w:author="Ben Fels" w:date="2024-12-21T12:01:00Z" w16du:dateUtc="2024-12-21T11:01:00Z">
        <w:del w:id="1648" w:author="Ben Fels" w:date="2024-12-21T12:02:00Z" w16du:dateUtc="2024-12-21T11:02:00Z">
          <w:r w:rsidDel="004328D8">
            <w:delText xml:space="preserve">Argument gegen die Schlussfolgerung </w:delText>
          </w:r>
          <w:r w:rsidR="007D71F8" w:rsidDel="004328D8">
            <w:delText>(Was macht dich so sicher</w:delText>
          </w:r>
          <w:r w:rsidR="00F53492" w:rsidDel="004328D8">
            <w:delText xml:space="preserve"> in deiner Behauptung, in Anbetracht des Gegena</w:delText>
          </w:r>
          <w:r w:rsidR="002A520F" w:rsidDel="004328D8">
            <w:delText>rguments</w:delText>
          </w:r>
          <w:r w:rsidR="00F53492" w:rsidDel="004328D8">
            <w:delText>?)</w:delText>
          </w:r>
          <w:r w:rsidR="006F3392" w:rsidDel="004328D8">
            <w:delText xml:space="preserve"> (rebut conclusion)</w:delText>
          </w:r>
        </w:del>
      </w:moveFrom>
    </w:p>
    <w:p w14:paraId="69CBA432" w14:textId="77CACA02" w:rsidR="00E4126F" w:rsidRPr="0080624D" w:rsidDel="004328D8" w:rsidRDefault="00706D0A" w:rsidP="007C4A20">
      <w:pPr>
        <w:pStyle w:val="Listenabsatz"/>
        <w:numPr>
          <w:ilvl w:val="1"/>
          <w:numId w:val="21"/>
        </w:numPr>
        <w:rPr>
          <w:del w:id="1649" w:author="Ben Fels" w:date="2024-12-21T12:02:00Z" w16du:dateUtc="2024-12-21T11:02:00Z"/>
          <w:moveFrom w:id="1650" w:author="Ben Fels" w:date="2024-12-21T12:01:00Z" w16du:dateUtc="2024-12-21T11:01:00Z"/>
          <w:b/>
        </w:rPr>
      </w:pPr>
      <w:moveFrom w:id="1651" w:author="Ben Fels" w:date="2024-12-21T12:01:00Z" w16du:dateUtc="2024-12-21T11:01:00Z">
        <w:del w:id="1652" w:author="Ben Fels" w:date="2024-12-21T12:02:00Z" w16du:dateUtc="2024-12-21T11:02:00Z">
          <w:r w:rsidDel="004328D8">
            <w:delText>Stichhaltigkeit</w:delText>
          </w:r>
          <w:r w:rsidR="008A5983" w:rsidDel="004328D8">
            <w:delText xml:space="preserve"> des gegebenen Arguments </w:delText>
          </w:r>
          <w:r w:rsidR="00093D9B" w:rsidDel="004328D8">
            <w:delText>angreifen, indem man die Prämisse angreift</w:delText>
          </w:r>
          <w:r w:rsidR="00130C5E" w:rsidDel="004328D8">
            <w:delText xml:space="preserve">. </w:delText>
          </w:r>
          <w:r w:rsidR="005E25E7" w:rsidDel="004328D8">
            <w:delText xml:space="preserve">Ob die angegriffene </w:delText>
          </w:r>
          <w:r w:rsidR="00AB7DA7" w:rsidDel="004328D8">
            <w:delText xml:space="preserve">Behauptung </w:delText>
          </w:r>
          <w:r w:rsidR="005E25E7" w:rsidDel="004328D8">
            <w:delText xml:space="preserve">als </w:delText>
          </w:r>
          <w:r w:rsidR="00AB7DA7" w:rsidDel="004328D8">
            <w:delText xml:space="preserve">Prämisse </w:delText>
          </w:r>
          <w:r w:rsidR="005E25E7" w:rsidDel="004328D8">
            <w:delText xml:space="preserve">oder </w:delText>
          </w:r>
          <w:r w:rsidR="00F67749" w:rsidDel="004328D8">
            <w:delText>Schlussfolgerung dient ist für die Widerlegung unerheblich</w:delText>
          </w:r>
          <w:r w:rsidR="002A7347" w:rsidDel="004328D8">
            <w:delText>.</w:delText>
          </w:r>
        </w:del>
      </w:moveFrom>
    </w:p>
    <w:p w14:paraId="36ED0646" w14:textId="7D92302A" w:rsidR="00A42756" w:rsidRPr="00ED7173" w:rsidDel="004328D8" w:rsidRDefault="0080624D" w:rsidP="00A42756">
      <w:pPr>
        <w:pStyle w:val="Listenabsatz"/>
        <w:numPr>
          <w:ilvl w:val="0"/>
          <w:numId w:val="21"/>
        </w:numPr>
        <w:rPr>
          <w:del w:id="1653" w:author="Ben Fels" w:date="2024-12-21T12:02:00Z" w16du:dateUtc="2024-12-21T11:02:00Z"/>
          <w:moveFrom w:id="1654" w:author="Ben Fels" w:date="2024-12-21T12:01:00Z" w16du:dateUtc="2024-12-21T11:01:00Z"/>
          <w:b/>
        </w:rPr>
      </w:pPr>
      <w:moveFrom w:id="1655" w:author="Ben Fels" w:date="2024-12-21T12:01:00Z" w16du:dateUtc="2024-12-21T11:01:00Z">
        <w:del w:id="1656" w:author="Ben Fels" w:date="2024-12-21T12:02:00Z" w16du:dateUtc="2024-12-21T11:02:00Z">
          <w:r w:rsidRPr="00ED7173" w:rsidDel="004328D8">
            <w:delText>Counter-Attack</w:delText>
          </w:r>
          <w:r w:rsidR="002250BA" w:rsidRPr="00ED7173" w:rsidDel="004328D8">
            <w:delText xml:space="preserve"> </w:delText>
          </w:r>
          <w:r w:rsidR="002250BA" w:rsidRPr="00013F2A" w:rsidDel="004328D8">
            <w:rPr>
              <w:highlight w:val="magenta"/>
            </w:rPr>
            <w:fldChar w:fldCharType="begin"/>
          </w:r>
          <w:r w:rsidR="00D47ED8" w:rsidDel="004328D8">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002250BA" w:rsidRPr="00013F2A" w:rsidDel="004328D8">
            <w:rPr>
              <w:highlight w:val="magenta"/>
            </w:rPr>
            <w:fldChar w:fldCharType="separate"/>
          </w:r>
          <w:r w:rsidR="00013F2A" w:rsidRPr="00ED7173" w:rsidDel="004328D8">
            <w:rPr>
              <w:rFonts w:cs="Arial"/>
              <w:highlight w:val="magenta"/>
            </w:rPr>
            <w:delText>(Peldszus &amp; Stede, 2013, S. 10–11)</w:delText>
          </w:r>
          <w:r w:rsidR="002250BA" w:rsidRPr="00013F2A" w:rsidDel="004328D8">
            <w:rPr>
              <w:highlight w:val="magenta"/>
            </w:rPr>
            <w:fldChar w:fldCharType="end"/>
          </w:r>
          <w:r w:rsidRPr="00ED7173" w:rsidDel="004328D8">
            <w:delText>:</w:delText>
          </w:r>
          <w:r w:rsidR="002250BA" w:rsidRPr="00ED7173" w:rsidDel="004328D8">
            <w:delText xml:space="preserve"> </w:delText>
          </w:r>
          <w:r w:rsidR="00ED7173" w:rsidRPr="00ED7173" w:rsidDel="004328D8">
            <w:delText xml:space="preserve">Als Möglichkeit des </w:delText>
          </w:r>
          <w:r w:rsidR="00FE177A" w:rsidRPr="00ED7173" w:rsidDel="004328D8">
            <w:delText>Befürworters</w:delText>
          </w:r>
          <w:r w:rsidR="00ED7173" w:rsidRPr="00ED7173" w:rsidDel="004328D8">
            <w:delText xml:space="preserve"> auf die Attacken des </w:delText>
          </w:r>
          <w:r w:rsidR="00ED7173" w:rsidDel="004328D8">
            <w:delText xml:space="preserve">Angreifers zu reagieren. M.E. </w:delText>
          </w:r>
          <w:r w:rsidR="002451AF" w:rsidDel="004328D8">
            <w:delText>ist das nur eine Verschachtelung</w:delText>
          </w:r>
          <w:r w:rsidR="00A37621" w:rsidDel="004328D8">
            <w:delText xml:space="preserve"> von Attacken. Für die Untersuchung sollte eine einfache Unterscheidung in Support/Attack ausreichend sein</w:delText>
          </w:r>
          <w:r w:rsidR="00FE177A" w:rsidDel="004328D8">
            <w:delText>.</w:delText>
          </w:r>
          <w:r w:rsidR="00A42756" w:rsidRPr="00A42756" w:rsidDel="004328D8">
            <w:rPr>
              <w:noProof/>
            </w:rPr>
            <w:drawing>
              <wp:inline distT="0" distB="0" distL="0" distR="0" wp14:anchorId="1A0EA699" wp14:editId="03661205">
                <wp:extent cx="5579745" cy="2070735"/>
                <wp:effectExtent l="0" t="0" r="1905" b="5715"/>
                <wp:docPr id="148325071"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8"/>
                        <a:stretch>
                          <a:fillRect/>
                        </a:stretch>
                      </pic:blipFill>
                      <pic:spPr>
                        <a:xfrm>
                          <a:off x="0" y="0"/>
                          <a:ext cx="5579745" cy="2070735"/>
                        </a:xfrm>
                        <a:prstGeom prst="rect">
                          <a:avLst/>
                        </a:prstGeom>
                      </pic:spPr>
                    </pic:pic>
                  </a:graphicData>
                </a:graphic>
              </wp:inline>
            </w:drawing>
          </w:r>
        </w:del>
      </w:moveFrom>
    </w:p>
    <w:p w14:paraId="28EEA2E0" w14:textId="6C4EC26D" w:rsidR="0080624D" w:rsidRPr="00ED7173" w:rsidDel="004328D8" w:rsidRDefault="0080624D" w:rsidP="0080624D">
      <w:pPr>
        <w:pStyle w:val="Listenabsatz"/>
        <w:numPr>
          <w:ilvl w:val="1"/>
          <w:numId w:val="21"/>
        </w:numPr>
        <w:rPr>
          <w:del w:id="1657" w:author="Ben Fels" w:date="2024-12-21T12:02:00Z" w16du:dateUtc="2024-12-21T11:02:00Z"/>
          <w:moveFrom w:id="1658" w:author="Ben Fels" w:date="2024-12-21T12:01:00Z" w16du:dateUtc="2024-12-21T11:01:00Z"/>
          <w:b/>
        </w:rPr>
      </w:pPr>
    </w:p>
    <w:p w14:paraId="59FD6A33" w14:textId="2485C384" w:rsidR="00E4126F" w:rsidRPr="00ED7173" w:rsidDel="004328D8" w:rsidRDefault="00E4126F" w:rsidP="00E4126F">
      <w:pPr>
        <w:rPr>
          <w:del w:id="1659" w:author="Ben Fels" w:date="2024-12-21T12:02:00Z" w16du:dateUtc="2024-12-21T11:02:00Z"/>
          <w:moveFrom w:id="1660" w:author="Ben Fels" w:date="2024-12-21T12:01:00Z" w16du:dateUtc="2024-12-21T11:01:00Z"/>
          <w:b/>
        </w:rPr>
      </w:pPr>
    </w:p>
    <w:p w14:paraId="33AC776F" w14:textId="52DD52F0" w:rsidR="002A784E" w:rsidDel="004328D8" w:rsidRDefault="0010585D" w:rsidP="00E4126F">
      <w:pPr>
        <w:rPr>
          <w:del w:id="1661" w:author="Ben Fels" w:date="2024-12-21T12:02:00Z" w16du:dateUtc="2024-12-21T11:02:00Z"/>
          <w:moveFrom w:id="1662" w:author="Ben Fels" w:date="2024-12-21T12:01:00Z" w16du:dateUtc="2024-12-21T11:01:00Z"/>
          <w:b/>
        </w:rPr>
      </w:pPr>
      <w:moveFrom w:id="1663" w:author="Ben Fels" w:date="2024-12-21T12:01:00Z" w16du:dateUtc="2024-12-21T11:01:00Z">
        <w:del w:id="1664" w:author="Ben Fels" w:date="2024-12-21T12:02:00Z" w16du:dateUtc="2024-12-21T11:02:00Z">
          <w:r w:rsidRPr="00664C71" w:rsidDel="004328D8">
            <w:rPr>
              <w:rPrChange w:id="1665" w:author="Ben Fels" w:date="2024-12-21T18:08:00Z" w16du:dateUtc="2024-12-21T17:08:00Z">
                <w:rPr>
                  <w:lang w:val="en-US"/>
                </w:rPr>
              </w:rPrChange>
            </w:rPr>
            <w:delText xml:space="preserve">Argumente bestehen aus </w:delText>
          </w:r>
          <w:r w:rsidRPr="00664C71" w:rsidDel="004328D8">
            <w:rPr>
              <w:b/>
              <w:rPrChange w:id="1666" w:author="Ben Fels" w:date="2024-12-21T18:08:00Z" w16du:dateUtc="2024-12-21T17:08:00Z">
                <w:rPr>
                  <w:b/>
                  <w:lang w:val="en-US"/>
                </w:rPr>
              </w:rPrChange>
            </w:rPr>
            <w:delText xml:space="preserve">elementary discourse units (EDUs) </w:delText>
          </w:r>
          <w:r w:rsidRPr="00E4126F" w:rsidDel="004328D8">
            <w:rPr>
              <w:highlight w:val="magenta"/>
            </w:rPr>
            <w:fldChar w:fldCharType="begin"/>
          </w:r>
          <w:r w:rsidR="00083590" w:rsidRPr="00664C71" w:rsidDel="004328D8">
            <w:rPr>
              <w:highlight w:val="magenta"/>
              <w:rPrChange w:id="1667" w:author="Ben Fels" w:date="2024-12-21T18:08:00Z" w16du:dateUtc="2024-12-21T17:08:00Z">
                <w:rPr>
                  <w:highlight w:val="magenta"/>
                  <w:lang w:val="en-US"/>
                </w:rPr>
              </w:rPrChange>
            </w:rPr>
            <w:delInstrText xml:space="preserve"> ADDIN ZOTERO_ITEM CSL_CITATION {"citationID":"7OwHELnr","properties":{"formattedCitation":"(Lawrence &amp; Reed, 2020, S. 775)","plainCitation":"(Lawrence &amp; Reed, 2020, S. 775)","noteIndex":0},"citationItems":[{"id":237,"uris":["http://zotero.org/users/14644665/items/BMEGHZ9H"],"itemData":{"id":237,"type":"article-journal","abstract":"Argument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Mining","volume":"45","author":[{"family":"Lawrence","given":"John"},{"family":"Reed","given":"Chris"}],"issued":{"date-parts":[["2020",1]]}},"locator":"775","label":"page"}],"schema":"https://github.com/citation-style-language/schema/raw/master/csl-citation.json"} </w:delInstrText>
          </w:r>
          <w:r w:rsidRPr="00E4126F" w:rsidDel="004328D8">
            <w:rPr>
              <w:highlight w:val="magenta"/>
            </w:rPr>
            <w:fldChar w:fldCharType="separate"/>
          </w:r>
          <w:r w:rsidR="00D53DFB" w:rsidRPr="00664C71" w:rsidDel="004328D8">
            <w:rPr>
              <w:rFonts w:cs="Arial"/>
              <w:highlight w:val="magenta"/>
              <w:rPrChange w:id="1668" w:author="Ben Fels" w:date="2024-12-21T18:08:00Z" w16du:dateUtc="2024-12-21T17:08:00Z">
                <w:rPr>
                  <w:rFonts w:cs="Arial"/>
                  <w:highlight w:val="magenta"/>
                  <w:lang w:val="en-US"/>
                </w:rPr>
              </w:rPrChange>
            </w:rPr>
            <w:delText>(Lawrence &amp; Reed, 2020, S. 775)</w:delText>
          </w:r>
          <w:r w:rsidRPr="00E4126F" w:rsidDel="004328D8">
            <w:rPr>
              <w:highlight w:val="magenta"/>
            </w:rPr>
            <w:fldChar w:fldCharType="end"/>
          </w:r>
          <w:r w:rsidRPr="00664C71" w:rsidDel="004328D8">
            <w:rPr>
              <w:rPrChange w:id="1669" w:author="Ben Fels" w:date="2024-12-21T18:08:00Z" w16du:dateUtc="2024-12-21T17:08:00Z">
                <w:rPr>
                  <w:lang w:val="en-US"/>
                </w:rPr>
              </w:rPrChange>
            </w:rPr>
            <w:delText xml:space="preserve">. </w:delText>
          </w:r>
          <w:r w:rsidDel="004328D8">
            <w:delText xml:space="preserve">Das sind sich nicht überlappende Textabschnitte, die den atomaren Einheiten eines Diskurses entsprechen </w:delText>
          </w:r>
          <w:r w:rsidRPr="00E4126F" w:rsidDel="004328D8">
            <w:rPr>
              <w:highlight w:val="magenta"/>
            </w:rPr>
            <w:fldChar w:fldCharType="begin"/>
          </w:r>
          <w:r w:rsidR="00083590" w:rsidDel="004328D8">
            <w:rPr>
              <w:highlight w:val="magenta"/>
            </w:rPr>
            <w:delInstrText xml:space="preserve"> ADDIN ZOTERO_ITEM CSL_CITATION {"citationID":"enNueoVF","properties":{"formattedCitation":"(Lawrence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E4126F" w:rsidDel="004328D8">
            <w:rPr>
              <w:highlight w:val="magenta"/>
            </w:rPr>
            <w:fldChar w:fldCharType="separate"/>
          </w:r>
          <w:r w:rsidRPr="00E4126F" w:rsidDel="004328D8">
            <w:rPr>
              <w:rFonts w:cs="Arial"/>
              <w:highlight w:val="magenta"/>
            </w:rPr>
            <w:delText>(Lawrence &amp; Reed, 2020, S. 776)</w:delText>
          </w:r>
          <w:r w:rsidRPr="00E4126F" w:rsidDel="004328D8">
            <w:rPr>
              <w:highlight w:val="magenta"/>
            </w:rPr>
            <w:fldChar w:fldCharType="end"/>
          </w:r>
          <w:r w:rsidDel="004328D8">
            <w:delText xml:space="preserve">. </w:delText>
          </w:r>
          <w:r w:rsidRPr="00E4126F" w:rsidDel="004328D8">
            <w:rPr>
              <w:b/>
            </w:rPr>
            <w:delText>Diskurs = strukturierte Art der Kommunikation</w:delText>
          </w:r>
        </w:del>
      </w:moveFrom>
    </w:p>
    <w:p w14:paraId="2136B7BE" w14:textId="578BBDA1" w:rsidR="001C424C" w:rsidRPr="001C424C" w:rsidDel="004328D8" w:rsidRDefault="001C424C" w:rsidP="00E4126F">
      <w:pPr>
        <w:rPr>
          <w:del w:id="1670" w:author="Ben Fels" w:date="2024-12-21T12:02:00Z" w16du:dateUtc="2024-12-21T11:02:00Z"/>
          <w:moveFrom w:id="1671" w:author="Ben Fels" w:date="2024-12-21T12:01:00Z" w16du:dateUtc="2024-12-21T11:01:00Z"/>
        </w:rPr>
      </w:pPr>
      <w:moveFrom w:id="1672" w:author="Ben Fels" w:date="2024-12-21T12:01:00Z" w16du:dateUtc="2024-12-21T11:01:00Z">
        <w:del w:id="1673" w:author="Ben Fels" w:date="2024-12-21T12:02:00Z" w16du:dateUtc="2024-12-21T11:02:00Z">
          <w:r w:rsidRPr="008C2CDB" w:rsidDel="004328D8">
            <w:rPr>
              <w:i/>
            </w:rPr>
            <w:delText>„Der zentrale Begriff für jede Theorie der Diskursstruktur ist der der Kohärenzrelation, d.h. die Vorstellung, dass benachbarte Textabschnitte in einer semantischen oder pragmatischen Beziehung zueinander stehen, wie z.B. Kausalität oder Kontrast</w:delText>
          </w:r>
          <w:r w:rsidRPr="001C424C" w:rsidDel="004328D8">
            <w:delText>.</w:delText>
          </w:r>
          <w:r w:rsidDel="004328D8">
            <w:delText xml:space="preserve">“ </w:delText>
          </w:r>
          <w:r w:rsidRPr="007B22AB" w:rsidDel="004328D8">
            <w:rPr>
              <w:highlight w:val="magenta"/>
            </w:rPr>
            <w:fldChar w:fldCharType="begin"/>
          </w:r>
          <w:r w:rsidR="00D47ED8" w:rsidDel="004328D8">
            <w:rPr>
              <w:highlight w:val="magenta"/>
            </w:rPr>
            <w:delInstrText xml:space="preserve"> ADDIN ZOTERO_ITEM CSL_CITATION {"citationID":"X9yv2e2W","properties":{"formattedCitation":"(Peldszus &amp; Stede, 2013, S. 15)","plainCitation":"(Peldszus &amp; Stede, 2013, S. 15)","noteIndex":0},"citationItems":[{"id":977,"uris":["http://zotero.org/users/14644665/items/KTRCCE94"],"itemData":{"id":977,"type":"article-journal","abstract":"In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Texts","volume":"7","author":[{"family":"Peldszus","given":"Andreas"},{"family":"Stede","given":"Manfred"}],"issued":{"date-parts":[["2013",1,1]]}},"locator":"15","label":"page"}],"schema":"https://github.com/citation-style-language/schema/raw/master/csl-citation.json"} </w:delInstrText>
          </w:r>
          <w:r w:rsidRPr="007B22AB" w:rsidDel="004328D8">
            <w:rPr>
              <w:highlight w:val="magenta"/>
            </w:rPr>
            <w:fldChar w:fldCharType="separate"/>
          </w:r>
          <w:r w:rsidRPr="007B22AB" w:rsidDel="004328D8">
            <w:rPr>
              <w:rFonts w:cs="Arial"/>
              <w:highlight w:val="magenta"/>
            </w:rPr>
            <w:delText>(Peldszus &amp; Stede, 2013, S. 15)</w:delText>
          </w:r>
          <w:r w:rsidRPr="007B22AB" w:rsidDel="004328D8">
            <w:rPr>
              <w:highlight w:val="magenta"/>
            </w:rPr>
            <w:fldChar w:fldCharType="end"/>
          </w:r>
        </w:del>
      </w:moveFrom>
    </w:p>
    <w:p w14:paraId="1E87E4EB" w14:textId="0E93BC4C" w:rsidR="0010585D" w:rsidDel="004328D8" w:rsidRDefault="0010585D" w:rsidP="0010585D">
      <w:pPr>
        <w:rPr>
          <w:del w:id="1674" w:author="Ben Fels" w:date="2024-12-21T12:02:00Z" w16du:dateUtc="2024-12-21T11:02:00Z"/>
          <w:moveFrom w:id="1675" w:author="Ben Fels" w:date="2024-12-21T12:01:00Z" w16du:dateUtc="2024-12-21T11:01:00Z"/>
        </w:rPr>
      </w:pPr>
      <w:moveFrom w:id="1676" w:author="Ben Fels" w:date="2024-12-21T12:01:00Z" w16du:dateUtc="2024-12-21T11:01:00Z">
        <w:del w:id="1677" w:author="Ben Fels" w:date="2024-12-21T12:02:00Z" w16du:dateUtc="2024-12-21T11:02:00Z">
          <w:r w:rsidRPr="003F58AC" w:rsidDel="004328D8">
            <w:delText>I</w:delText>
          </w:r>
          <w:r w:rsidDel="004328D8">
            <w:delText xml:space="preserve">n diesem Zusammenhang wird </w:delText>
          </w:r>
          <w:r w:rsidRPr="003F58AC" w:rsidDel="004328D8">
            <w:delText>auch</w:delText>
          </w:r>
          <w:r w:rsidRPr="003F58AC" w:rsidDel="004328D8">
            <w:rPr>
              <w:b/>
            </w:rPr>
            <w:delText xml:space="preserve"> </w:delText>
          </w:r>
          <w:r w:rsidRPr="003F58AC" w:rsidDel="004328D8">
            <w:delText>von</w:delText>
          </w:r>
          <w:r w:rsidDel="004328D8">
            <w:rPr>
              <w:b/>
            </w:rPr>
            <w:delText xml:space="preserve"> </w:delText>
          </w:r>
          <w:r w:rsidRPr="003F58AC" w:rsidDel="004328D8">
            <w:delText xml:space="preserve">Argumentative Discource Units (ADUs) </w:delText>
          </w:r>
          <w:r w:rsidDel="004328D8">
            <w:delText xml:space="preserve">gesprochen, welche minimale Analyseeinheiten sind </w:delText>
          </w:r>
          <w:r w:rsidRPr="004C1BD3" w:rsidDel="004328D8">
            <w:rPr>
              <w:highlight w:val="magenta"/>
            </w:rPr>
            <w:fldChar w:fldCharType="begin"/>
          </w:r>
          <w:r w:rsidR="00083590" w:rsidDel="004328D8">
            <w:rPr>
              <w:highlight w:val="magenta"/>
            </w:rPr>
            <w:delInstrText xml:space="preserve"> ADDIN ZOTERO_ITEM CSL_CITATION {"citationID":"XG1satDh","properties":{"formattedCitation":"(Lawrence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4C1BD3" w:rsidDel="004328D8">
            <w:rPr>
              <w:highlight w:val="magenta"/>
            </w:rPr>
            <w:fldChar w:fldCharType="separate"/>
          </w:r>
          <w:r w:rsidRPr="004C1BD3" w:rsidDel="004328D8">
            <w:rPr>
              <w:rFonts w:cs="Arial"/>
              <w:highlight w:val="magenta"/>
            </w:rPr>
            <w:delText>(Lawrence &amp; Reed, 2020, S. 776)</w:delText>
          </w:r>
          <w:r w:rsidRPr="004C1BD3" w:rsidDel="004328D8">
            <w:rPr>
              <w:highlight w:val="magenta"/>
            </w:rPr>
            <w:fldChar w:fldCharType="end"/>
          </w:r>
          <w:r w:rsidDel="004328D8">
            <w:delText>.</w:delText>
          </w:r>
        </w:del>
      </w:moveFrom>
    </w:p>
    <w:p w14:paraId="3DE3A93A" w14:textId="2E20E7C4" w:rsidR="008C2CDB" w:rsidDel="004328D8" w:rsidRDefault="008C2CDB" w:rsidP="0010585D">
      <w:pPr>
        <w:rPr>
          <w:del w:id="1678" w:author="Ben Fels" w:date="2024-12-21T12:02:00Z" w16du:dateUtc="2024-12-21T11:02:00Z"/>
          <w:moveFrom w:id="1679" w:author="Ben Fels" w:date="2024-12-21T12:01:00Z" w16du:dateUtc="2024-12-21T11:01:00Z"/>
        </w:rPr>
      </w:pPr>
      <w:moveFrom w:id="1680" w:author="Ben Fels" w:date="2024-12-21T12:01:00Z" w16du:dateUtc="2024-12-21T11:01:00Z">
        <w:del w:id="1681" w:author="Ben Fels" w:date="2024-12-21T12:02:00Z" w16du:dateUtc="2024-12-21T11:02:00Z">
          <w:r w:rsidRPr="008C2CDB" w:rsidDel="004328D8">
            <w:rPr>
              <w:i/>
            </w:rPr>
            <w:delText>„Die Identifizierung von ADUs ist jedoch wesentlich schwieriger als die Identifizierung von EDUs, da sie ein Verständnis für die argumentative Funktion der einzelnen Spannen erfordert.</w:delText>
          </w:r>
          <w:r w:rsidDel="004328D8">
            <w:delText xml:space="preserve">“ </w:delText>
          </w:r>
          <w:r w:rsidRPr="00E4367C" w:rsidDel="004328D8">
            <w:rPr>
              <w:highlight w:val="magenta"/>
            </w:rPr>
            <w:fldChar w:fldCharType="begin"/>
          </w:r>
          <w:r w:rsidR="00083590" w:rsidDel="004328D8">
            <w:rPr>
              <w:highlight w:val="magenta"/>
            </w:rPr>
            <w:delInstrText xml:space="preserve"> ADDIN ZOTERO_ITEM CSL_CITATION {"citationID":"yrLWGC1X","properties":{"formattedCitation":"(Lawrence &amp; Reed, 2020, S. 790)","plainCitation":"(Lawrence &amp; Reed, 2020, S. 790)","noteIndex":0},"citationItems":[{"id":237,"uris":["http://zotero.org/users/14644665/items/BMEGHZ9H"],"itemData":{"id":237,"type":"article-journal","abstract":"Argument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Mining","volume":"45","author":[{"family":"Lawrence","given":"John"},{"family":"Reed","given":"Chris"}],"issued":{"date-parts":[["2020",1]]}},"locator":"790","label":"page"}],"schema":"https://github.com/citation-style-language/schema/raw/master/csl-citation.json"} </w:delInstrText>
          </w:r>
          <w:r w:rsidRPr="00E4367C" w:rsidDel="004328D8">
            <w:rPr>
              <w:highlight w:val="magenta"/>
            </w:rPr>
            <w:fldChar w:fldCharType="separate"/>
          </w:r>
          <w:r w:rsidRPr="00E4367C" w:rsidDel="004328D8">
            <w:rPr>
              <w:rFonts w:cs="Arial"/>
              <w:highlight w:val="magenta"/>
            </w:rPr>
            <w:delText>(Lawrence &amp; Reed, 2020, S. 790)</w:delText>
          </w:r>
          <w:r w:rsidRPr="00E4367C" w:rsidDel="004328D8">
            <w:rPr>
              <w:highlight w:val="magenta"/>
            </w:rPr>
            <w:fldChar w:fldCharType="end"/>
          </w:r>
        </w:del>
      </w:moveFrom>
    </w:p>
    <w:p w14:paraId="3CACE014" w14:textId="09D3AE1F" w:rsidR="00537ABB" w:rsidDel="004328D8" w:rsidRDefault="002968B5" w:rsidP="00CF7AE6">
      <w:pPr>
        <w:rPr>
          <w:del w:id="1682" w:author="Ben Fels" w:date="2024-12-21T12:02:00Z" w16du:dateUtc="2024-12-21T11:02:00Z"/>
          <w:moveFrom w:id="1683" w:author="Ben Fels" w:date="2024-12-21T12:01:00Z" w16du:dateUtc="2024-12-21T11:01:00Z"/>
        </w:rPr>
      </w:pPr>
      <w:moveFrom w:id="1684" w:author="Ben Fels" w:date="2024-12-21T12:01:00Z" w16du:dateUtc="2024-12-21T11:01:00Z">
        <w:del w:id="1685" w:author="Ben Fels" w:date="2024-12-21T12:02:00Z" w16du:dateUtc="2024-12-21T11:02:00Z">
          <w:r w:rsidDel="004328D8">
            <w:delText xml:space="preserve">Extraktion der Argument Komponenten als </w:delText>
          </w:r>
          <w:r w:rsidRPr="00D87A19" w:rsidDel="004328D8">
            <w:rPr>
              <w:highlight w:val="darkGray"/>
            </w:rPr>
            <w:delText>sequence labelin</w:delText>
          </w:r>
          <w:r w:rsidR="00D87A19" w:rsidRPr="00D87A19" w:rsidDel="004328D8">
            <w:rPr>
              <w:highlight w:val="darkGray"/>
            </w:rPr>
            <w:delText>g</w:delText>
          </w:r>
          <w:r w:rsidRPr="00D87A19" w:rsidDel="004328D8">
            <w:rPr>
              <w:highlight w:val="darkGray"/>
            </w:rPr>
            <w:delText xml:space="preserve"> task?</w:delText>
          </w:r>
          <w:r w:rsidR="006B32E4" w:rsidDel="004328D8">
            <w:delText xml:space="preserve"> </w:delText>
          </w:r>
          <w:r w:rsidR="006B32E4" w:rsidRPr="0062282A" w:rsidDel="004328D8">
            <w:rPr>
              <w:highlight w:val="magenta"/>
            </w:rPr>
            <w:fldChar w:fldCharType="begin"/>
          </w:r>
          <w:r w:rsidR="00D3251E" w:rsidDel="004328D8">
            <w:rPr>
              <w:highlight w:val="magenta"/>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006B32E4" w:rsidRPr="0062282A" w:rsidDel="004328D8">
            <w:rPr>
              <w:highlight w:val="magenta"/>
            </w:rPr>
            <w:fldChar w:fldCharType="separate"/>
          </w:r>
          <w:r w:rsidR="006B32E4" w:rsidRPr="006B32E4" w:rsidDel="004328D8">
            <w:rPr>
              <w:rFonts w:cs="Arial"/>
              <w:highlight w:val="magenta"/>
            </w:rPr>
            <w:delText>(2282 Cheng et al., 2022)</w:delText>
          </w:r>
          <w:r w:rsidR="006B32E4" w:rsidRPr="0062282A" w:rsidDel="004328D8">
            <w:rPr>
              <w:highlight w:val="magenta"/>
            </w:rPr>
            <w:fldChar w:fldCharType="end"/>
          </w:r>
          <w:r w:rsidR="00B06639" w:rsidDel="004328D8">
            <w:delText xml:space="preserve">. </w:delText>
          </w:r>
          <w:r w:rsidR="00636B7C" w:rsidDel="004328D8">
            <w:delText xml:space="preserve">Auch </w:delText>
          </w:r>
          <w:r w:rsidR="00537ABB" w:rsidRPr="002803D0" w:rsidDel="004328D8">
            <w:rPr>
              <w:highlight w:val="magenta"/>
              <w:lang w:val="en-US"/>
            </w:rPr>
            <w:fldChar w:fldCharType="begin"/>
          </w:r>
          <w:r w:rsidR="00895A9C" w:rsidDel="004328D8">
            <w:rPr>
              <w:highlight w:val="magenta"/>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00537ABB" w:rsidRPr="002803D0" w:rsidDel="004328D8">
            <w:rPr>
              <w:highlight w:val="magenta"/>
              <w:lang w:val="en-US"/>
            </w:rPr>
            <w:fldChar w:fldCharType="separate"/>
          </w:r>
          <w:r w:rsidR="00895A9C" w:rsidRPr="00895A9C" w:rsidDel="004328D8">
            <w:rPr>
              <w:rFonts w:cs="Arial"/>
              <w:highlight w:val="magenta"/>
            </w:rPr>
            <w:delText>(Stab &amp; Gurevych, 2017b, S. 636)</w:delText>
          </w:r>
          <w:r w:rsidR="00537ABB" w:rsidRPr="002803D0" w:rsidDel="004328D8">
            <w:rPr>
              <w:highlight w:val="magenta"/>
              <w:lang w:val="en-US"/>
            </w:rPr>
            <w:fldChar w:fldCharType="end"/>
          </w:r>
          <w:r w:rsidR="00537ABB" w:rsidRPr="002B21CD" w:rsidDel="004328D8">
            <w:delText xml:space="preserve"> </w:delText>
          </w:r>
          <w:r w:rsidR="00537ABB" w:rsidDel="004328D8">
            <w:delText xml:space="preserve">und </w:delText>
          </w:r>
          <w:r w:rsidR="00537ABB" w:rsidRPr="00756AB6" w:rsidDel="004328D8">
            <w:rPr>
              <w:highlight w:val="magenta"/>
            </w:rPr>
            <w:fldChar w:fldCharType="begin"/>
          </w:r>
          <w:r w:rsidR="004E5B9A" w:rsidDel="004328D8">
            <w:rPr>
              <w:highlight w:val="magenta"/>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537ABB" w:rsidRPr="00756AB6" w:rsidDel="004328D8">
            <w:rPr>
              <w:highlight w:val="magenta"/>
            </w:rPr>
            <w:fldChar w:fldCharType="separate"/>
          </w:r>
          <w:r w:rsidR="00537ABB" w:rsidRPr="00756AB6" w:rsidDel="004328D8">
            <w:rPr>
              <w:rFonts w:cs="Arial"/>
              <w:highlight w:val="magenta"/>
            </w:rPr>
            <w:delText>(Yeginbergen et al., 2024, S. 11688)</w:delText>
          </w:r>
          <w:r w:rsidR="00537ABB" w:rsidRPr="00756AB6" w:rsidDel="004328D8">
            <w:rPr>
              <w:highlight w:val="magenta"/>
            </w:rPr>
            <w:fldChar w:fldCharType="end"/>
          </w:r>
          <w:r w:rsidR="00636B7C" w:rsidDel="004328D8">
            <w:delText xml:space="preserve"> bezeichnen Argument Mining </w:delText>
          </w:r>
          <w:r w:rsidR="00537ABB" w:rsidRPr="002B21CD" w:rsidDel="004328D8">
            <w:delText>als eine Sequenzetikettierungsaufgabe</w:delText>
          </w:r>
          <w:r w:rsidR="00537ABB" w:rsidDel="004328D8">
            <w:delText xml:space="preserve"> (sequence-labeling task)</w:delText>
          </w:r>
          <w:r w:rsidR="00636B7C" w:rsidDel="004328D8">
            <w:delText>.</w:delText>
          </w:r>
        </w:del>
      </w:moveFrom>
    </w:p>
    <w:p w14:paraId="175EF70E" w14:textId="5657A180" w:rsidR="00283A6D" w:rsidDel="004328D8" w:rsidRDefault="00B06639" w:rsidP="00CF7AE6">
      <w:pPr>
        <w:rPr>
          <w:del w:id="1686" w:author="Ben Fels" w:date="2024-12-21T12:02:00Z" w16du:dateUtc="2024-12-21T11:02:00Z"/>
          <w:moveFrom w:id="1687" w:author="Ben Fels" w:date="2024-12-21T12:01:00Z" w16du:dateUtc="2024-12-21T11:01:00Z"/>
        </w:rPr>
      </w:pPr>
      <w:moveFrom w:id="1688" w:author="Ben Fels" w:date="2024-12-21T12:01:00Z" w16du:dateUtc="2024-12-21T11:01:00Z">
        <w:del w:id="1689" w:author="Ben Fels" w:date="2024-12-21T12:02:00Z" w16du:dateUtc="2024-12-21T11:02:00Z">
          <w:r w:rsidDel="004328D8">
            <w:delText>POS-Tagging und NER sind auch sequence labeling tasks</w:delText>
          </w:r>
        </w:del>
      </w:moveFrom>
    </w:p>
    <w:p w14:paraId="13EC635F" w14:textId="205494D5" w:rsidR="00896368" w:rsidDel="004328D8" w:rsidRDefault="008A7451" w:rsidP="00CF7AE6">
      <w:pPr>
        <w:rPr>
          <w:del w:id="1690" w:author="Ben Fels" w:date="2024-12-21T12:02:00Z" w16du:dateUtc="2024-12-21T11:02:00Z"/>
          <w:moveFrom w:id="1691" w:author="Ben Fels" w:date="2024-12-21T12:01:00Z" w16du:dateUtc="2024-12-21T11:01:00Z"/>
        </w:rPr>
      </w:pPr>
      <w:moveFrom w:id="1692" w:author="Ben Fels" w:date="2024-12-21T12:01:00Z" w16du:dateUtc="2024-12-21T11:01:00Z">
        <w:del w:id="1693" w:author="Ben Fels" w:date="2024-12-21T12:02:00Z" w16du:dateUtc="2024-12-21T11:02:00Z">
          <w:r w:rsidDel="004328D8">
            <w:delText xml:space="preserve">Die größte Herausforderung ist </w:delText>
          </w:r>
          <w:r w:rsidR="00DC6F65" w:rsidDel="004328D8">
            <w:delText>die Identifikation der zentralen These des Textes, da die anderen Analyseschritte (</w:delText>
          </w:r>
          <w:r w:rsidR="004C1243" w:rsidDel="004328D8">
            <w:delText xml:space="preserve">support, attack) </w:delText>
          </w:r>
          <w:r w:rsidR="00DC6F65" w:rsidDel="004328D8">
            <w:delText>darauf basieren</w:delText>
          </w:r>
          <w:r w:rsidR="004C1243" w:rsidDel="004328D8">
            <w:delText>.</w:delText>
          </w:r>
          <w:r w:rsidR="005F2D2E" w:rsidRPr="003771D8" w:rsidDel="004328D8">
            <w:rPr>
              <w:highlight w:val="magenta"/>
            </w:rPr>
            <w:fldChar w:fldCharType="begin"/>
          </w:r>
          <w:r w:rsidR="00D47ED8" w:rsidDel="004328D8">
            <w:rPr>
              <w:highlight w:val="magenta"/>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5F2D2E" w:rsidRPr="003771D8" w:rsidDel="004328D8">
            <w:rPr>
              <w:highlight w:val="magenta"/>
            </w:rPr>
            <w:fldChar w:fldCharType="separate"/>
          </w:r>
          <w:r w:rsidR="005F2D2E" w:rsidRPr="003771D8" w:rsidDel="004328D8">
            <w:rPr>
              <w:rFonts w:cs="Arial"/>
              <w:highlight w:val="magenta"/>
            </w:rPr>
            <w:delText>(Peldszus &amp; Stede, 2013, S. 27)</w:delText>
          </w:r>
          <w:r w:rsidR="005F2D2E" w:rsidRPr="003771D8" w:rsidDel="004328D8">
            <w:rPr>
              <w:highlight w:val="magenta"/>
            </w:rPr>
            <w:fldChar w:fldCharType="end"/>
          </w:r>
          <w:r w:rsidR="003A58D4" w:rsidDel="004328D8">
            <w:delText xml:space="preserve">. </w:delText>
          </w:r>
          <w:r w:rsidR="00D56623" w:rsidDel="004328D8">
            <w:delText xml:space="preserve">Nach </w:delText>
          </w:r>
          <w:r w:rsidR="00D56623" w:rsidRPr="00E46632" w:rsidDel="004328D8">
            <w:rPr>
              <w:rFonts w:cs="Arial"/>
              <w:highlight w:val="magenta"/>
            </w:rPr>
            <w:delText xml:space="preserve">Peldszus &amp; Stede </w:delText>
          </w:r>
          <w:r w:rsidR="00D56623" w:rsidRPr="00E46632" w:rsidDel="004328D8">
            <w:rPr>
              <w:rFonts w:cs="Arial"/>
              <w:highlight w:val="magenta"/>
            </w:rPr>
            <w:fldChar w:fldCharType="begin"/>
          </w:r>
          <w:r w:rsidR="00D47ED8" w:rsidDel="004328D8">
            <w:rPr>
              <w:rFonts w:cs="Arial"/>
              <w:highlight w:val="magenta"/>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D56623" w:rsidRPr="00E46632" w:rsidDel="004328D8">
            <w:rPr>
              <w:rFonts w:cs="Arial"/>
              <w:highlight w:val="magenta"/>
            </w:rPr>
            <w:fldChar w:fldCharType="separate"/>
          </w:r>
          <w:r w:rsidR="00D56623" w:rsidRPr="00E46632" w:rsidDel="004328D8">
            <w:rPr>
              <w:rFonts w:cs="Arial"/>
              <w:highlight w:val="magenta"/>
            </w:rPr>
            <w:delText>(2013)</w:delText>
          </w:r>
          <w:r w:rsidR="00D56623" w:rsidRPr="00E46632" w:rsidDel="004328D8">
            <w:rPr>
              <w:rFonts w:cs="Arial"/>
              <w:highlight w:val="magenta"/>
            </w:rPr>
            <w:fldChar w:fldCharType="end"/>
          </w:r>
          <w:r w:rsidR="00D56623" w:rsidDel="004328D8">
            <w:rPr>
              <w:rFonts w:cs="Arial"/>
            </w:rPr>
            <w:delText xml:space="preserve"> </w:delText>
          </w:r>
          <w:r w:rsidR="00CF0648" w:rsidDel="004328D8">
            <w:rPr>
              <w:rFonts w:cs="Arial"/>
            </w:rPr>
            <w:delText xml:space="preserve">unterscheidet sich </w:delText>
          </w:r>
          <w:r w:rsidR="00D56623" w:rsidDel="004328D8">
            <w:rPr>
              <w:rFonts w:cs="Arial"/>
            </w:rPr>
            <w:delText>d</w:delText>
          </w:r>
          <w:r w:rsidR="003A58D4" w:rsidDel="004328D8">
            <w:delText xml:space="preserve">ie Schwierigkeit </w:delText>
          </w:r>
          <w:r w:rsidR="007C1863" w:rsidDel="004328D8">
            <w:delText>zwischen den Genres, weshalb ein Trainingskorpus mit unterschiedlichen Genres</w:delText>
          </w:r>
          <w:r w:rsidR="00BD5A34" w:rsidDel="004328D8">
            <w:delText xml:space="preserve"> angestrebt werden sollte</w:delText>
          </w:r>
        </w:del>
      </w:moveFrom>
    </w:p>
    <w:p w14:paraId="78CD5919" w14:textId="67DE61A7" w:rsidR="00896368" w:rsidRPr="00010F4B" w:rsidDel="004328D8" w:rsidRDefault="00896368" w:rsidP="00CF7AE6">
      <w:pPr>
        <w:rPr>
          <w:del w:id="1694" w:author="Ben Fels" w:date="2024-12-21T12:02:00Z" w16du:dateUtc="2024-12-21T11:02:00Z"/>
          <w:moveFrom w:id="1695" w:author="Ben Fels" w:date="2024-12-21T12:01:00Z" w16du:dateUtc="2024-12-21T11:01:00Z"/>
        </w:rPr>
      </w:pPr>
    </w:p>
    <w:p w14:paraId="372651CB" w14:textId="60E066AD" w:rsidR="00461154" w:rsidRPr="00F84302" w:rsidDel="004328D8" w:rsidRDefault="00A0667F" w:rsidP="00CF7AE6">
      <w:pPr>
        <w:rPr>
          <w:del w:id="1696" w:author="Ben Fels" w:date="2024-12-21T12:02:00Z" w16du:dateUtc="2024-12-21T11:02:00Z"/>
          <w:moveFrom w:id="1697" w:author="Ben Fels" w:date="2024-12-21T12:01:00Z" w16du:dateUtc="2024-12-21T11:01:00Z"/>
        </w:rPr>
      </w:pPr>
      <w:moveFrom w:id="1698" w:author="Ben Fels" w:date="2024-12-21T12:01:00Z" w16du:dateUtc="2024-12-21T11:01:00Z">
        <w:del w:id="1699" w:author="Ben Fels" w:date="2024-12-21T12:02:00Z" w16du:dateUtc="2024-12-21T11:02:00Z">
          <w:r w:rsidRPr="008B4CC4" w:rsidDel="004328D8">
            <w:delText>Bei</w:delText>
          </w:r>
          <w:r w:rsidRPr="00A0667F" w:rsidDel="004328D8">
            <w:rPr>
              <w:b/>
            </w:rPr>
            <w:delText xml:space="preserve"> </w:delText>
          </w:r>
          <w:r w:rsidRPr="0062282A" w:rsidDel="004328D8">
            <w:rPr>
              <w:highlight w:val="magenta"/>
            </w:rPr>
            <w:fldChar w:fldCharType="begin"/>
          </w:r>
          <w:r w:rsidR="00D3251E" w:rsidDel="004328D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4328D8">
            <w:rPr>
              <w:highlight w:val="magenta"/>
            </w:rPr>
            <w:fldChar w:fldCharType="separate"/>
          </w:r>
          <w:r w:rsidRPr="0062282A" w:rsidDel="004328D8">
            <w:rPr>
              <w:rFonts w:cs="Arial"/>
              <w:highlight w:val="magenta"/>
            </w:rPr>
            <w:delText>(Cheng et al., 2022)</w:delText>
          </w:r>
          <w:r w:rsidRPr="0062282A" w:rsidDel="004328D8">
            <w:rPr>
              <w:highlight w:val="magenta"/>
            </w:rPr>
            <w:fldChar w:fldCharType="end"/>
          </w:r>
          <w:r w:rsidDel="004328D8">
            <w:delText xml:space="preserve"> handelt es sich um ein Arbeitspapier!</w:delText>
          </w:r>
          <w:r w:rsidR="00010F4B" w:rsidDel="004328D8">
            <w:delText xml:space="preserve"> Dabei wird </w:delText>
          </w:r>
          <w:r w:rsidR="009B2871" w:rsidDel="004328D8">
            <w:delText xml:space="preserve">ein Klassifikationsmodell basierend auf den vortrainierten Modellen BERT und RoBERTa </w:delText>
          </w:r>
          <w:r w:rsidR="00D4250D" w:rsidDel="004328D8">
            <w:delText>trainiert.</w:delText>
          </w:r>
          <w:r w:rsidR="004B308A" w:rsidDel="004328D8">
            <w:delText xml:space="preserve"> Sie unterschieden in drei Hauptaufgaben und zwei weiterführende Aufgaben</w:delText>
          </w:r>
          <w:r w:rsidR="00F84302" w:rsidDel="004328D8">
            <w:delText xml:space="preserve">. </w:delText>
          </w:r>
          <w:r w:rsidR="00F84302" w:rsidRPr="00E02FED" w:rsidDel="004328D8">
            <w:delText xml:space="preserve">Die Hauptaufgaben sind Claim extraction, Stance Classification und Evidence extraction. </w:delText>
          </w:r>
          <w:r w:rsidR="009E662C" w:rsidDel="004328D8">
            <w:delText xml:space="preserve">Claim extraction ist die automatische </w:delText>
          </w:r>
          <w:r w:rsidR="00BF3405" w:rsidDel="004328D8">
            <w:delText>E</w:delText>
          </w:r>
          <w:r w:rsidR="009E662C" w:rsidDel="004328D8">
            <w:delText xml:space="preserve">xtraktion von </w:delText>
          </w:r>
          <w:r w:rsidR="00BF3405" w:rsidDel="004328D8">
            <w:delText xml:space="preserve">Behauptungen aus einem Text </w:delText>
          </w:r>
          <w:r w:rsidR="00BF3405" w:rsidRPr="0062282A" w:rsidDel="004328D8">
            <w:rPr>
              <w:highlight w:val="magenta"/>
            </w:rPr>
            <w:fldChar w:fldCharType="begin"/>
          </w:r>
          <w:r w:rsidR="00D3251E" w:rsidDel="004328D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BF3405" w:rsidRPr="0062282A" w:rsidDel="004328D8">
            <w:rPr>
              <w:highlight w:val="magenta"/>
            </w:rPr>
            <w:fldChar w:fldCharType="separate"/>
          </w:r>
          <w:r w:rsidR="00FE7113" w:rsidRPr="00FE7113" w:rsidDel="004328D8">
            <w:rPr>
              <w:rFonts w:cs="Arial"/>
              <w:highlight w:val="magenta"/>
            </w:rPr>
            <w:delText>(Cheng et al., 2022, S. 2281)</w:delText>
          </w:r>
          <w:r w:rsidR="00BF3405" w:rsidRPr="0062282A" w:rsidDel="004328D8">
            <w:rPr>
              <w:highlight w:val="magenta"/>
            </w:rPr>
            <w:fldChar w:fldCharType="end"/>
          </w:r>
          <w:r w:rsidR="00BF3405" w:rsidDel="004328D8">
            <w:delText>.</w:delText>
          </w:r>
          <w:r w:rsidR="00F84302" w:rsidDel="004328D8">
            <w:delText xml:space="preserve"> </w:delText>
          </w:r>
          <w:r w:rsidR="007917CD" w:rsidDel="004328D8">
            <w:delText xml:space="preserve">Bei </w:delText>
          </w:r>
          <w:r w:rsidR="00E84D2E" w:rsidRPr="00E84D2E" w:rsidDel="004328D8">
            <w:delText>Stance classification</w:delText>
          </w:r>
          <w:r w:rsidR="00E84D2E" w:rsidDel="004328D8">
            <w:delText xml:space="preserve"> </w:delText>
          </w:r>
          <w:r w:rsidR="007917CD" w:rsidDel="004328D8">
            <w:delText xml:space="preserve">ist </w:delText>
          </w:r>
          <w:r w:rsidR="00E84D2E" w:rsidRPr="00E84D2E" w:rsidDel="004328D8">
            <w:delText xml:space="preserve">für jede Behauptung </w:delText>
          </w:r>
          <w:r w:rsidR="007917CD" w:rsidDel="004328D8">
            <w:delText xml:space="preserve">zu </w:delText>
          </w:r>
          <w:r w:rsidR="00E84D2E" w:rsidRPr="00E84D2E" w:rsidDel="004328D8">
            <w:delText>bestimmen, ob sie das Thema unterstützt oder bestreitet.</w:delText>
          </w:r>
          <w:r w:rsidR="007917CD" w:rsidDel="004328D8">
            <w:delText xml:space="preserve"> </w:delText>
          </w:r>
          <w:r w:rsidR="00FE7113" w:rsidRPr="0062282A" w:rsidDel="004328D8">
            <w:rPr>
              <w:highlight w:val="magenta"/>
            </w:rPr>
            <w:fldChar w:fldCharType="begin"/>
          </w:r>
          <w:r w:rsidR="00D3251E" w:rsidDel="004328D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FE7113" w:rsidRPr="0062282A" w:rsidDel="004328D8">
            <w:rPr>
              <w:highlight w:val="magenta"/>
            </w:rPr>
            <w:fldChar w:fldCharType="separate"/>
          </w:r>
          <w:r w:rsidR="00FE7113" w:rsidRPr="00FE7113" w:rsidDel="004328D8">
            <w:rPr>
              <w:rFonts w:cs="Arial"/>
              <w:highlight w:val="magenta"/>
            </w:rPr>
            <w:delText>(Cheng et al., 2022, S. 2281)</w:delText>
          </w:r>
          <w:r w:rsidR="00FE7113" w:rsidRPr="0062282A" w:rsidDel="004328D8">
            <w:rPr>
              <w:highlight w:val="magenta"/>
            </w:rPr>
            <w:fldChar w:fldCharType="end"/>
          </w:r>
          <w:r w:rsidR="00F84302" w:rsidDel="004328D8">
            <w:delText xml:space="preserve"> </w:delText>
          </w:r>
          <w:r w:rsidR="00461154" w:rsidRPr="00F84302" w:rsidDel="004328D8">
            <w:delText>Evidence Extraction: Extraktion der Beweise</w:delText>
          </w:r>
          <w:r w:rsidR="004B308A" w:rsidRPr="00F84302" w:rsidDel="004328D8">
            <w:delText xml:space="preserve"> </w:delText>
          </w:r>
          <w:r w:rsidR="004B308A" w:rsidRPr="0062282A" w:rsidDel="004328D8">
            <w:rPr>
              <w:highlight w:val="magenta"/>
            </w:rPr>
            <w:fldChar w:fldCharType="begin"/>
          </w:r>
          <w:r w:rsidR="00D3251E" w:rsidDel="004328D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4B308A" w:rsidRPr="0062282A" w:rsidDel="004328D8">
            <w:rPr>
              <w:highlight w:val="magenta"/>
            </w:rPr>
            <w:fldChar w:fldCharType="separate"/>
          </w:r>
          <w:r w:rsidR="004B308A" w:rsidRPr="00FE7113" w:rsidDel="004328D8">
            <w:rPr>
              <w:rFonts w:cs="Arial"/>
              <w:highlight w:val="magenta"/>
            </w:rPr>
            <w:delText>(Cheng et al., 2022, S. 2281)</w:delText>
          </w:r>
          <w:r w:rsidR="004B308A" w:rsidRPr="0062282A" w:rsidDel="004328D8">
            <w:rPr>
              <w:highlight w:val="magenta"/>
            </w:rPr>
            <w:fldChar w:fldCharType="end"/>
          </w:r>
          <w:r w:rsidR="00F84302" w:rsidDel="004328D8">
            <w:delText xml:space="preserve">. Die weiterführenden Aufgaben sind </w:delText>
          </w:r>
          <w:r w:rsidR="00F84302" w:rsidRPr="00F84302" w:rsidDel="004328D8">
            <w:delText xml:space="preserve">Claim extraction with stance classification – CESC: Behauptungen extrahieren und die Haltung zum Thema bestimmen </w:delText>
          </w:r>
          <w:r w:rsidR="00F84302" w:rsidRPr="00523284" w:rsidDel="004328D8">
            <w:rPr>
              <w:highlight w:val="magenta"/>
            </w:rPr>
            <w:delText>(Cheng et al., 2022, S. 2281)</w:delText>
          </w:r>
          <w:r w:rsidR="003A2571" w:rsidDel="004328D8">
            <w:delText xml:space="preserve"> und </w:delText>
          </w:r>
          <w:r w:rsidR="003A2571" w:rsidRPr="003A2571" w:rsidDel="004328D8">
            <w:delText xml:space="preserve">Claim-evidence pair extraction – CEPE: Behauptungen mit dazugehörigen Beweisen extrahieren. </w:delText>
          </w:r>
          <w:r w:rsidR="003A2571" w:rsidRPr="003A2571" w:rsidDel="004328D8">
            <w:rPr>
              <w:highlight w:val="magenta"/>
            </w:rPr>
            <w:delText>(Cheng et al., 2022, S. 2281)</w:delText>
          </w:r>
          <w:r w:rsidR="003A2571" w:rsidRPr="003A2571" w:rsidDel="004328D8">
            <w:delText>.</w:delText>
          </w:r>
        </w:del>
      </w:moveFrom>
    </w:p>
    <w:p w14:paraId="1D41988C" w14:textId="1F597303" w:rsidR="00264D07" w:rsidRPr="00264D07" w:rsidDel="004328D8" w:rsidRDefault="00264D07" w:rsidP="00CF7AE6">
      <w:pPr>
        <w:rPr>
          <w:del w:id="1700" w:author="Ben Fels" w:date="2024-12-21T12:02:00Z" w16du:dateUtc="2024-12-21T11:02:00Z"/>
          <w:moveFrom w:id="1701" w:author="Ben Fels" w:date="2024-12-21T12:01:00Z" w16du:dateUtc="2024-12-21T11:01:00Z"/>
        </w:rPr>
      </w:pPr>
      <w:moveFrom w:id="1702" w:author="Ben Fels" w:date="2024-12-21T12:01:00Z" w16du:dateUtc="2024-12-21T11:01:00Z">
        <w:del w:id="1703" w:author="Ben Fels" w:date="2024-12-21T12:02:00Z" w16du:dateUtc="2024-12-21T11:02:00Z">
          <w:r w:rsidRPr="00264D07" w:rsidDel="004328D8">
            <w:delText xml:space="preserve">Argument Mining Aufgaben nach </w:delText>
          </w:r>
          <w:r w:rsidRPr="00307FE2" w:rsidDel="004328D8">
            <w:rPr>
              <w:highlight w:val="magenta"/>
              <w:lang w:val="en-US"/>
            </w:rPr>
            <w:fldChar w:fldCharType="begin"/>
          </w:r>
          <w:r w:rsidR="00D3251E" w:rsidDel="004328D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4328D8">
            <w:rPr>
              <w:highlight w:val="magenta"/>
              <w:lang w:val="en-US"/>
            </w:rPr>
            <w:fldChar w:fldCharType="separate"/>
          </w:r>
          <w:r w:rsidRPr="00307FE2" w:rsidDel="004328D8">
            <w:rPr>
              <w:rFonts w:cs="Arial"/>
              <w:highlight w:val="magenta"/>
            </w:rPr>
            <w:delText>(Cheng et al., 2022, S. 2277–2288)</w:delText>
          </w:r>
          <w:r w:rsidRPr="00307FE2" w:rsidDel="004328D8">
            <w:rPr>
              <w:highlight w:val="magenta"/>
              <w:lang w:val="en-US"/>
            </w:rPr>
            <w:fldChar w:fldCharType="end"/>
          </w:r>
        </w:del>
      </w:moveFrom>
    </w:p>
    <w:p w14:paraId="0E0DC9E8" w14:textId="58A53A89" w:rsidR="005241CB" w:rsidRPr="00664C71" w:rsidDel="004328D8" w:rsidRDefault="00072EE4" w:rsidP="00264D07">
      <w:pPr>
        <w:pStyle w:val="Listenabsatz"/>
        <w:numPr>
          <w:ilvl w:val="0"/>
          <w:numId w:val="21"/>
        </w:numPr>
        <w:rPr>
          <w:del w:id="1704" w:author="Ben Fels" w:date="2024-12-21T12:02:00Z" w16du:dateUtc="2024-12-21T11:02:00Z"/>
          <w:moveFrom w:id="1705" w:author="Ben Fels" w:date="2024-12-21T12:01:00Z" w16du:dateUtc="2024-12-21T11:01:00Z"/>
          <w:rPrChange w:id="1706" w:author="Ben Fels" w:date="2024-12-21T18:08:00Z" w16du:dateUtc="2024-12-21T17:08:00Z">
            <w:rPr>
              <w:del w:id="1707" w:author="Ben Fels" w:date="2024-12-21T12:02:00Z" w16du:dateUtc="2024-12-21T11:02:00Z"/>
              <w:moveFrom w:id="1708" w:author="Ben Fels" w:date="2024-12-21T12:01:00Z" w16du:dateUtc="2024-12-21T11:01:00Z"/>
              <w:lang w:val="en-US"/>
            </w:rPr>
          </w:rPrChange>
        </w:rPr>
      </w:pPr>
      <w:moveFrom w:id="1709" w:author="Ben Fels" w:date="2024-12-21T12:01:00Z" w16du:dateUtc="2024-12-21T11:01:00Z">
        <w:del w:id="1710" w:author="Ben Fels" w:date="2024-12-21T12:02:00Z" w16du:dateUtc="2024-12-21T11:02:00Z">
          <w:r w:rsidRPr="00664C71" w:rsidDel="004328D8">
            <w:rPr>
              <w:rPrChange w:id="1711" w:author="Ben Fels" w:date="2024-12-21T18:08:00Z" w16du:dateUtc="2024-12-21T17:08:00Z">
                <w:rPr>
                  <w:lang w:val="en-US"/>
                </w:rPr>
              </w:rPrChange>
            </w:rPr>
            <w:delText xml:space="preserve">Context </w:delText>
          </w:r>
          <w:r w:rsidR="00DB0843" w:rsidRPr="00664C71" w:rsidDel="004328D8">
            <w:rPr>
              <w:rPrChange w:id="1712" w:author="Ben Fels" w:date="2024-12-21T18:08:00Z" w16du:dateUtc="2024-12-21T17:08:00Z">
                <w:rPr>
                  <w:lang w:val="en-US"/>
                </w:rPr>
              </w:rPrChange>
            </w:rPr>
            <w:delText xml:space="preserve">dependent </w:delText>
          </w:r>
          <w:r w:rsidRPr="00664C71" w:rsidDel="004328D8">
            <w:rPr>
              <w:rPrChange w:id="1713" w:author="Ben Fels" w:date="2024-12-21T18:08:00Z" w16du:dateUtc="2024-12-21T17:08:00Z">
                <w:rPr>
                  <w:lang w:val="en-US"/>
                </w:rPr>
              </w:rPrChange>
            </w:rPr>
            <w:delText xml:space="preserve">claim detection </w:delText>
          </w:r>
          <w:r w:rsidR="00CF2774" w:rsidRPr="00664C71" w:rsidDel="004328D8">
            <w:rPr>
              <w:rPrChange w:id="1714" w:author="Ben Fels" w:date="2024-12-21T18:08:00Z" w16du:dateUtc="2024-12-21T17:08:00Z">
                <w:rPr>
                  <w:lang w:val="en-US"/>
                </w:rPr>
              </w:rPrChange>
            </w:rPr>
            <w:delText>–</w:delText>
          </w:r>
          <w:r w:rsidR="00991C10" w:rsidRPr="00664C71" w:rsidDel="004328D8">
            <w:rPr>
              <w:rPrChange w:id="1715" w:author="Ben Fels" w:date="2024-12-21T18:08:00Z" w16du:dateUtc="2024-12-21T17:08:00Z">
                <w:rPr>
                  <w:lang w:val="en-US"/>
                </w:rPr>
              </w:rPrChange>
            </w:rPr>
            <w:delText xml:space="preserve"> </w:delText>
          </w:r>
          <w:r w:rsidRPr="00664C71" w:rsidDel="004328D8">
            <w:rPr>
              <w:rPrChange w:id="1716" w:author="Ben Fels" w:date="2024-12-21T18:08:00Z" w16du:dateUtc="2024-12-21T17:08:00Z">
                <w:rPr>
                  <w:lang w:val="en-US"/>
                </w:rPr>
              </w:rPrChange>
            </w:rPr>
            <w:delText>CDCD</w:delText>
          </w:r>
          <w:r w:rsidR="00CF2774" w:rsidRPr="00664C71" w:rsidDel="004328D8">
            <w:rPr>
              <w:rPrChange w:id="1717" w:author="Ben Fels" w:date="2024-12-21T18:08:00Z" w16du:dateUtc="2024-12-21T17:08:00Z">
                <w:rPr>
                  <w:lang w:val="en-US"/>
                </w:rPr>
              </w:rPrChange>
            </w:rPr>
            <w:delText xml:space="preserve"> </w:delText>
          </w:r>
        </w:del>
      </w:moveFrom>
    </w:p>
    <w:p w14:paraId="7467D0E5" w14:textId="61175DB8" w:rsidR="00072EE4" w:rsidRPr="00664C71" w:rsidDel="004328D8" w:rsidRDefault="00072EE4" w:rsidP="00264D07">
      <w:pPr>
        <w:pStyle w:val="Listenabsatz"/>
        <w:numPr>
          <w:ilvl w:val="0"/>
          <w:numId w:val="21"/>
        </w:numPr>
        <w:rPr>
          <w:del w:id="1718" w:author="Ben Fels" w:date="2024-12-21T12:02:00Z" w16du:dateUtc="2024-12-21T11:02:00Z"/>
          <w:moveFrom w:id="1719" w:author="Ben Fels" w:date="2024-12-21T12:01:00Z" w16du:dateUtc="2024-12-21T11:01:00Z"/>
          <w:rPrChange w:id="1720" w:author="Ben Fels" w:date="2024-12-21T18:08:00Z" w16du:dateUtc="2024-12-21T17:08:00Z">
            <w:rPr>
              <w:del w:id="1721" w:author="Ben Fels" w:date="2024-12-21T12:02:00Z" w16du:dateUtc="2024-12-21T11:02:00Z"/>
              <w:moveFrom w:id="1722" w:author="Ben Fels" w:date="2024-12-21T12:01:00Z" w16du:dateUtc="2024-12-21T11:01:00Z"/>
              <w:lang w:val="en-US"/>
            </w:rPr>
          </w:rPrChange>
        </w:rPr>
      </w:pPr>
      <w:moveFrom w:id="1723" w:author="Ben Fels" w:date="2024-12-21T12:01:00Z" w16du:dateUtc="2024-12-21T11:01:00Z">
        <w:del w:id="1724" w:author="Ben Fels" w:date="2024-12-21T12:02:00Z" w16du:dateUtc="2024-12-21T11:02:00Z">
          <w:r w:rsidRPr="00664C71" w:rsidDel="004328D8">
            <w:rPr>
              <w:rPrChange w:id="1725" w:author="Ben Fels" w:date="2024-12-21T18:08:00Z" w16du:dateUtc="2024-12-21T17:08:00Z">
                <w:rPr>
                  <w:lang w:val="en-US"/>
                </w:rPr>
              </w:rPrChange>
            </w:rPr>
            <w:delText>Claim stance classification</w:delText>
          </w:r>
          <w:r w:rsidR="00991C10" w:rsidRPr="00664C71" w:rsidDel="004328D8">
            <w:rPr>
              <w:rPrChange w:id="1726" w:author="Ben Fels" w:date="2024-12-21T18:08:00Z" w16du:dateUtc="2024-12-21T17:08:00Z">
                <w:rPr>
                  <w:lang w:val="en-US"/>
                </w:rPr>
              </w:rPrChange>
            </w:rPr>
            <w:delText xml:space="preserve"> </w:delText>
          </w:r>
          <w:r w:rsidR="00CF2774" w:rsidRPr="00664C71" w:rsidDel="004328D8">
            <w:rPr>
              <w:rPrChange w:id="1727" w:author="Ben Fels" w:date="2024-12-21T18:08:00Z" w16du:dateUtc="2024-12-21T17:08:00Z">
                <w:rPr>
                  <w:lang w:val="en-US"/>
                </w:rPr>
              </w:rPrChange>
            </w:rPr>
            <w:delText xml:space="preserve">– CSC </w:delText>
          </w:r>
        </w:del>
      </w:moveFrom>
    </w:p>
    <w:p w14:paraId="42B932E3" w14:textId="6F69C1A5" w:rsidR="00CF2774" w:rsidRPr="00664C71" w:rsidDel="004328D8" w:rsidRDefault="00072EE4" w:rsidP="003A2571">
      <w:pPr>
        <w:pStyle w:val="Listenabsatz"/>
        <w:numPr>
          <w:ilvl w:val="0"/>
          <w:numId w:val="21"/>
        </w:numPr>
        <w:rPr>
          <w:del w:id="1728" w:author="Ben Fels" w:date="2024-12-21T12:02:00Z" w16du:dateUtc="2024-12-21T11:02:00Z"/>
          <w:moveFrom w:id="1729" w:author="Ben Fels" w:date="2024-12-21T12:01:00Z" w16du:dateUtc="2024-12-21T11:01:00Z"/>
          <w:rPrChange w:id="1730" w:author="Ben Fels" w:date="2024-12-21T18:08:00Z" w16du:dateUtc="2024-12-21T17:08:00Z">
            <w:rPr>
              <w:del w:id="1731" w:author="Ben Fels" w:date="2024-12-21T12:02:00Z" w16du:dateUtc="2024-12-21T11:02:00Z"/>
              <w:moveFrom w:id="1732" w:author="Ben Fels" w:date="2024-12-21T12:01:00Z" w16du:dateUtc="2024-12-21T11:01:00Z"/>
              <w:lang w:val="en-US"/>
            </w:rPr>
          </w:rPrChange>
        </w:rPr>
      </w:pPr>
      <w:moveFrom w:id="1733" w:author="Ben Fels" w:date="2024-12-21T12:01:00Z" w16du:dateUtc="2024-12-21T11:01:00Z">
        <w:del w:id="1734" w:author="Ben Fels" w:date="2024-12-21T12:02:00Z" w16du:dateUtc="2024-12-21T11:02:00Z">
          <w:r w:rsidRPr="00664C71" w:rsidDel="004328D8">
            <w:rPr>
              <w:rPrChange w:id="1735" w:author="Ben Fels" w:date="2024-12-21T18:08:00Z" w16du:dateUtc="2024-12-21T17:08:00Z">
                <w:rPr>
                  <w:lang w:val="en-US"/>
                </w:rPr>
              </w:rPrChange>
            </w:rPr>
            <w:delText xml:space="preserve">Context dependent evidence detection </w:delText>
          </w:r>
          <w:r w:rsidR="008267FA" w:rsidRPr="00664C71" w:rsidDel="004328D8">
            <w:rPr>
              <w:rPrChange w:id="1736" w:author="Ben Fels" w:date="2024-12-21T18:08:00Z" w16du:dateUtc="2024-12-21T17:08:00Z">
                <w:rPr>
                  <w:lang w:val="en-US"/>
                </w:rPr>
              </w:rPrChange>
            </w:rPr>
            <w:delText>–</w:delText>
          </w:r>
          <w:r w:rsidR="00991C10" w:rsidRPr="00664C71" w:rsidDel="004328D8">
            <w:rPr>
              <w:rPrChange w:id="1737" w:author="Ben Fels" w:date="2024-12-21T18:08:00Z" w16du:dateUtc="2024-12-21T17:08:00Z">
                <w:rPr>
                  <w:lang w:val="en-US"/>
                </w:rPr>
              </w:rPrChange>
            </w:rPr>
            <w:delText xml:space="preserve"> </w:delText>
          </w:r>
          <w:r w:rsidRPr="00664C71" w:rsidDel="004328D8">
            <w:rPr>
              <w:rPrChange w:id="1738" w:author="Ben Fels" w:date="2024-12-21T18:08:00Z" w16du:dateUtc="2024-12-21T17:08:00Z">
                <w:rPr>
                  <w:lang w:val="en-US"/>
                </w:rPr>
              </w:rPrChange>
            </w:rPr>
            <w:delText>CDED</w:delText>
          </w:r>
          <w:bookmarkStart w:id="1739" w:name="_Hlk179549401"/>
        </w:del>
      </w:moveFrom>
    </w:p>
    <w:bookmarkEnd w:id="1739"/>
    <w:p w14:paraId="7652B07B" w14:textId="758CF4CB" w:rsidR="00240221" w:rsidDel="004328D8" w:rsidRDefault="00E66081" w:rsidP="00CF7AE6">
      <w:pPr>
        <w:rPr>
          <w:del w:id="1740" w:author="Ben Fels" w:date="2024-12-21T12:02:00Z" w16du:dateUtc="2024-12-21T11:02:00Z"/>
          <w:moveFrom w:id="1741" w:author="Ben Fels" w:date="2024-12-21T12:01:00Z" w16du:dateUtc="2024-12-21T11:01:00Z"/>
        </w:rPr>
      </w:pPr>
      <w:moveFrom w:id="1742" w:author="Ben Fels" w:date="2024-12-21T12:01:00Z" w16du:dateUtc="2024-12-21T11:01:00Z">
        <w:del w:id="1743" w:author="Ben Fels" w:date="2024-12-21T12:02:00Z" w16du:dateUtc="2024-12-21T11:02:00Z">
          <w:r w:rsidDel="004328D8">
            <w:delText xml:space="preserve">Anstatt </w:delText>
          </w:r>
          <w:r w:rsidRPr="00E66081" w:rsidDel="004328D8">
            <w:delText>Modelle fü</w:delText>
          </w:r>
          <w:r w:rsidDel="004328D8">
            <w:delText xml:space="preserve">r jeden einzelnen Schritt zu trainieren, soll sich die Lernfähigkeit von LLMs zu Nutze gemacht werden. </w:delText>
          </w:r>
          <w:r w:rsidR="0062282A" w:rsidRPr="0062282A" w:rsidDel="004328D8">
            <w:rPr>
              <w:highlight w:val="magenta"/>
            </w:rPr>
            <w:fldChar w:fldCharType="begin"/>
          </w:r>
          <w:r w:rsidR="00D3251E" w:rsidDel="004328D8">
            <w:rPr>
              <w:highlight w:val="magenta"/>
            </w:rPr>
            <w:del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0062282A" w:rsidRPr="0062282A" w:rsidDel="004328D8">
            <w:rPr>
              <w:highlight w:val="magenta"/>
            </w:rPr>
            <w:fldChar w:fldCharType="separate"/>
          </w:r>
          <w:r w:rsidR="0062282A" w:rsidRPr="0062282A" w:rsidDel="004328D8">
            <w:rPr>
              <w:rFonts w:cs="Arial"/>
              <w:highlight w:val="magenta"/>
            </w:rPr>
            <w:delText>(Cheng et al., 2022)</w:delText>
          </w:r>
          <w:r w:rsidR="0062282A" w:rsidRPr="0062282A" w:rsidDel="004328D8">
            <w:rPr>
              <w:highlight w:val="magenta"/>
            </w:rPr>
            <w:fldChar w:fldCharType="end"/>
          </w:r>
          <w:r w:rsidR="0062282A" w:rsidDel="004328D8">
            <w:delText xml:space="preserve"> haben mit </w:delText>
          </w:r>
          <w:r w:rsidR="00BF6D43" w:rsidDel="004328D8">
            <w:delText xml:space="preserve">CESC und CEPE bereits mehrere Einzelaufgaben miteinander kombiniert. </w:delText>
          </w:r>
        </w:del>
      </w:moveFrom>
    </w:p>
    <w:p w14:paraId="76798622" w14:textId="0D51FC38" w:rsidR="007727C9" w:rsidDel="004328D8" w:rsidRDefault="00141E19" w:rsidP="00CF7AE6">
      <w:pPr>
        <w:rPr>
          <w:del w:id="1744" w:author="Ben Fels" w:date="2024-12-21T12:02:00Z" w16du:dateUtc="2024-12-21T11:02:00Z"/>
          <w:moveFrom w:id="1745" w:author="Ben Fels" w:date="2024-12-21T12:01:00Z" w16du:dateUtc="2024-12-21T11:01:00Z"/>
        </w:rPr>
      </w:pPr>
      <w:moveFrom w:id="1746" w:author="Ben Fels" w:date="2024-12-21T12:01:00Z" w16du:dateUtc="2024-12-21T11:01:00Z">
        <w:del w:id="1747" w:author="Ben Fels" w:date="2024-12-21T12:02:00Z" w16du:dateUtc="2024-12-21T11:02:00Z">
          <w:r w:rsidDel="004328D8">
            <w:delText xml:space="preserve">Für argument mining gibt es nicht ausreichend </w:delText>
          </w:r>
          <w:r w:rsidR="00DF2E22" w:rsidDel="004328D8">
            <w:delText>T</w:delText>
          </w:r>
          <w:r w:rsidDel="004328D8">
            <w:delText xml:space="preserve">rainingsdaten </w:delText>
          </w:r>
          <w:r w:rsidR="00DF2E22" w:rsidRPr="00DF2E22" w:rsidDel="004328D8">
            <w:rPr>
              <w:highlight w:val="magenta"/>
            </w:rPr>
            <w:fldChar w:fldCharType="begin"/>
          </w:r>
          <w:r w:rsidR="00DF2E22" w:rsidRPr="00DF2E22" w:rsidDel="004328D8">
            <w:rPr>
              <w:highlight w:val="magenta"/>
            </w:rPr>
            <w:del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00DF2E22" w:rsidRPr="00DF2E22" w:rsidDel="004328D8">
            <w:rPr>
              <w:highlight w:val="magenta"/>
            </w:rPr>
            <w:fldChar w:fldCharType="separate"/>
          </w:r>
          <w:r w:rsidR="00DF2E22" w:rsidRPr="00DF2E22" w:rsidDel="004328D8">
            <w:rPr>
              <w:rFonts w:cs="Arial"/>
              <w:highlight w:val="magenta"/>
            </w:rPr>
            <w:delText>(Morio et al., 2022)</w:delText>
          </w:r>
          <w:r w:rsidR="00DF2E22" w:rsidRPr="00DF2E22" w:rsidDel="004328D8">
            <w:rPr>
              <w:highlight w:val="magenta"/>
            </w:rPr>
            <w:fldChar w:fldCharType="end"/>
          </w:r>
        </w:del>
      </w:moveFrom>
    </w:p>
    <w:p w14:paraId="45348DBD" w14:textId="1D0B77D9" w:rsidR="000A4B0E" w:rsidDel="004328D8" w:rsidRDefault="00B15028" w:rsidP="00CF7AE6">
      <w:pPr>
        <w:rPr>
          <w:del w:id="1748" w:author="Ben Fels" w:date="2024-12-21T12:02:00Z" w16du:dateUtc="2024-12-21T11:02:00Z"/>
          <w:moveFrom w:id="1749" w:author="Ben Fels" w:date="2024-12-21T12:01:00Z" w16du:dateUtc="2024-12-21T11:01:00Z"/>
        </w:rPr>
      </w:pPr>
      <w:moveFrom w:id="1750" w:author="Ben Fels" w:date="2024-12-21T12:01:00Z" w16du:dateUtc="2024-12-21T11:01:00Z">
        <w:del w:id="1751" w:author="Ben Fels" w:date="2024-12-21T12:02:00Z" w16du:dateUtc="2024-12-21T11:02:00Z">
          <w:r w:rsidRPr="00B15028" w:rsidDel="004328D8">
            <w:delText xml:space="preserve">Die Ergebnisse von </w:delText>
          </w:r>
          <w:r w:rsidRPr="00DF2E22" w:rsidDel="004328D8">
            <w:rPr>
              <w:highlight w:val="magenta"/>
            </w:rPr>
            <w:fldChar w:fldCharType="begin"/>
          </w:r>
          <w:r w:rsidR="00D53DFB" w:rsidDel="004328D8">
            <w:rPr>
              <w:highlight w:val="magenta"/>
            </w:rPr>
            <w:del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4328D8">
            <w:rPr>
              <w:highlight w:val="magenta"/>
            </w:rPr>
            <w:fldChar w:fldCharType="separate"/>
          </w:r>
          <w:r w:rsidRPr="00DF2E22" w:rsidDel="004328D8">
            <w:rPr>
              <w:rFonts w:cs="Arial"/>
              <w:highlight w:val="magenta"/>
            </w:rPr>
            <w:delText>(Morio et al., 2022)</w:delText>
          </w:r>
          <w:r w:rsidRPr="00DF2E22" w:rsidDel="004328D8">
            <w:rPr>
              <w:highlight w:val="magenta"/>
            </w:rPr>
            <w:fldChar w:fldCharType="end"/>
          </w:r>
          <w:r w:rsidDel="004328D8">
            <w:delText xml:space="preserve"> </w:delText>
          </w:r>
          <w:r w:rsidR="00AF699E" w:rsidDel="004328D8">
            <w:delText xml:space="preserve">zeigen, dass multi-task argument mining </w:delText>
          </w:r>
          <w:r w:rsidR="009F27F9" w:rsidDel="004328D8">
            <w:delText>Modelle übertrifft, die auf einem einzigen Korpus trainiert wurden.</w:delText>
          </w:r>
        </w:del>
      </w:moveFrom>
    </w:p>
    <w:p w14:paraId="0B8A97F6" w14:textId="5C01727B" w:rsidR="000A4B0E" w:rsidDel="004328D8" w:rsidRDefault="000A4B0E" w:rsidP="00CF7AE6">
      <w:pPr>
        <w:rPr>
          <w:del w:id="1752" w:author="Ben Fels" w:date="2024-12-21T12:02:00Z" w16du:dateUtc="2024-12-21T11:02:00Z"/>
          <w:moveFrom w:id="1753" w:author="Ben Fels" w:date="2024-12-21T12:01:00Z" w16du:dateUtc="2024-12-21T11:01:00Z"/>
        </w:rPr>
      </w:pPr>
    </w:p>
    <w:p w14:paraId="52D9590B" w14:textId="6B49F99D" w:rsidR="00F310BC" w:rsidDel="004328D8" w:rsidRDefault="00D16D3F" w:rsidP="00CF7AE6">
      <w:pPr>
        <w:rPr>
          <w:del w:id="1754" w:author="Ben Fels" w:date="2024-12-21T12:02:00Z" w16du:dateUtc="2024-12-21T11:02:00Z"/>
          <w:moveFrom w:id="1755" w:author="Ben Fels" w:date="2024-12-21T12:01:00Z" w16du:dateUtc="2024-12-21T11:01:00Z"/>
        </w:rPr>
      </w:pPr>
      <w:moveFrom w:id="1756" w:author="Ben Fels" w:date="2024-12-21T12:01:00Z" w16du:dateUtc="2024-12-21T11:01:00Z">
        <w:del w:id="1757" w:author="Ben Fels" w:date="2024-12-21T12:02:00Z" w16du:dateUtc="2024-12-21T11:02:00Z">
          <w:r w:rsidRPr="00D16D3F" w:rsidDel="004328D8">
            <w:rPr>
              <w:i/>
            </w:rPr>
            <w:delText>„</w:delText>
          </w:r>
          <w:r w:rsidR="002B0CEF" w:rsidRPr="002B0CEF" w:rsidDel="004328D8">
            <w:rPr>
              <w:i/>
            </w:rPr>
            <w:delText>Unser Ansatz zum Parsen von Argumentationsstrukturen besteht aus fünf aufeinanderfolgenden Teilaufgaben, die in Abbildung 3 dargestellt sind.</w:delText>
          </w:r>
          <w:r w:rsidR="006E14BF" w:rsidDel="004328D8">
            <w:rPr>
              <w:i/>
            </w:rPr>
            <w:delText xml:space="preserve"> </w:delText>
          </w:r>
          <w:r w:rsidR="00D852AD" w:rsidRPr="00D16D3F" w:rsidDel="004328D8">
            <w:rPr>
              <w:i/>
            </w:rPr>
            <w:delText xml:space="preserve">Das Identifikationsmodell trennt argumentative von nicht-argumentativen Texteinheiten und erkennt die Grenzen der Argumentationskomponenten. Die nächsten drei Modelle bilden ein gemeinsames Modell zur Erkennung der Argumentationsstruktur. Wir trainieren zwei Basisklassifikatoren. Das Modell zur Klassifizierung von 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Basisklassifikatoren, um einen Baum (oder mehrere) in jedem Absatz zu finden. </w:delText>
          </w:r>
          <w:r w:rsidR="004A756C" w:rsidRPr="00D16D3F" w:rsidDel="004328D8">
            <w:rPr>
              <w:i/>
            </w:rPr>
            <w:delText>Schließlich unterscheidet das Modell zur Erkennung von Haltungen zwischen Unterstützungs- und Angriffsbeziehungen.</w:delText>
          </w:r>
          <w:r w:rsidDel="004328D8">
            <w:delText>“</w:delText>
          </w:r>
          <w:r w:rsidR="000537B9" w:rsidDel="004328D8">
            <w:delText xml:space="preserve"> </w:delText>
          </w:r>
          <w:r w:rsidR="000537B9" w:rsidRPr="00655AF2" w:rsidDel="004328D8">
            <w:rPr>
              <w:highlight w:val="magenta"/>
            </w:rPr>
            <w:fldChar w:fldCharType="begin"/>
          </w:r>
          <w:r w:rsidR="00895A9C" w:rsidDel="004328D8">
            <w:rPr>
              <w:highlight w:val="magenta"/>
            </w:rPr>
            <w:delInstrText xml:space="preserve"> ADDIN ZOTERO_ITEM CSL_CITATION {"citationID":"VnA8THR6","properties":{"formattedCitation":"(Stab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000537B9" w:rsidRPr="00655AF2" w:rsidDel="004328D8">
            <w:rPr>
              <w:highlight w:val="magenta"/>
            </w:rPr>
            <w:fldChar w:fldCharType="separate"/>
          </w:r>
          <w:r w:rsidR="00895A9C" w:rsidRPr="00895A9C" w:rsidDel="004328D8">
            <w:rPr>
              <w:rFonts w:cs="Arial"/>
              <w:highlight w:val="magenta"/>
            </w:rPr>
            <w:delText>(Stab &amp; Gurevych, 2017b, S. 634)</w:delText>
          </w:r>
          <w:r w:rsidR="000537B9" w:rsidRPr="00655AF2" w:rsidDel="004328D8">
            <w:rPr>
              <w:highlight w:val="magenta"/>
            </w:rPr>
            <w:fldChar w:fldCharType="end"/>
          </w:r>
          <w:r w:rsidR="00664BE6" w:rsidDel="004328D8">
            <w:delText xml:space="preserve"> </w:delText>
          </w:r>
          <w:r w:rsidR="00EB3CB5" w:rsidDel="004328D8">
            <w:delText xml:space="preserve">Bei den fünf Teilaufgaben werden diverse </w:delText>
          </w:r>
          <w:r w:rsidR="00275ED0" w:rsidDel="004328D8">
            <w:delText>Features berücksichtigt, wodurch die Komplexität zunimmt (</w:delText>
          </w:r>
          <w:r w:rsidR="005905EE" w:rsidDel="004328D8">
            <w:delText>strukurell, syntaktisch,…)</w:delText>
          </w:r>
          <w:r w:rsidR="00275ED0" w:rsidDel="004328D8">
            <w:delText>.</w:delText>
          </w:r>
          <w:r w:rsidR="005905EE" w:rsidDel="004328D8">
            <w:delText xml:space="preserve"> </w:delText>
          </w:r>
          <w:r w:rsidR="00EB64D7" w:rsidDel="004328D8">
            <w:delText>Das LLM hat bereits Erfahrung i</w:delText>
          </w:r>
          <w:r w:rsidR="00864274" w:rsidDel="004328D8">
            <w:delText>m Umgang mit Sprache. Es zieht sich aus den Beispielen die Muster</w:delText>
          </w:r>
          <w:r w:rsidR="00C96BD6" w:rsidDel="004328D8">
            <w:delText>.</w:delText>
          </w:r>
        </w:del>
      </w:moveFrom>
    </w:p>
    <w:p w14:paraId="0241F4ED" w14:textId="03E9E65D" w:rsidR="00F310BC" w:rsidDel="004328D8" w:rsidRDefault="00F310BC" w:rsidP="00CF7AE6">
      <w:pPr>
        <w:rPr>
          <w:del w:id="1758" w:author="Ben Fels" w:date="2024-12-21T12:02:00Z" w16du:dateUtc="2024-12-21T11:02:00Z"/>
          <w:moveFrom w:id="1759" w:author="Ben Fels" w:date="2024-12-21T12:01:00Z" w16du:dateUtc="2024-12-21T11:01:00Z"/>
        </w:rPr>
      </w:pPr>
      <w:moveFrom w:id="1760" w:author="Ben Fels" w:date="2024-12-21T12:01:00Z" w16du:dateUtc="2024-12-21T11:01:00Z">
        <w:del w:id="1761" w:author="Ben Fels" w:date="2024-12-21T12:02:00Z" w16du:dateUtc="2024-12-21T11:02:00Z">
          <w:r w:rsidRPr="00F310BC" w:rsidDel="004328D8">
            <w:rPr>
              <w:noProof/>
            </w:rPr>
            <w:drawing>
              <wp:inline distT="0" distB="0" distL="0" distR="0" wp14:anchorId="78F3B36C" wp14:editId="4CF9997E">
                <wp:extent cx="5579745" cy="1750695"/>
                <wp:effectExtent l="0" t="0" r="1905" b="1905"/>
                <wp:docPr id="40287178"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3"/>
                        <a:stretch>
                          <a:fillRect/>
                        </a:stretch>
                      </pic:blipFill>
                      <pic:spPr>
                        <a:xfrm>
                          <a:off x="0" y="0"/>
                          <a:ext cx="5579745" cy="1750695"/>
                        </a:xfrm>
                        <a:prstGeom prst="rect">
                          <a:avLst/>
                        </a:prstGeom>
                      </pic:spPr>
                    </pic:pic>
                  </a:graphicData>
                </a:graphic>
              </wp:inline>
            </w:drawing>
          </w:r>
        </w:del>
      </w:moveFrom>
    </w:p>
    <w:p w14:paraId="412A0EBF" w14:textId="11F13E87" w:rsidR="00441F7E" w:rsidRPr="00B06639" w:rsidDel="004328D8" w:rsidRDefault="004A756C" w:rsidP="00CF7AE6">
      <w:pPr>
        <w:rPr>
          <w:del w:id="1762" w:author="Ben Fels" w:date="2024-12-21T12:02:00Z" w16du:dateUtc="2024-12-21T11:02:00Z"/>
          <w:moveFrom w:id="1763" w:author="Ben Fels" w:date="2024-12-21T12:01:00Z" w16du:dateUtc="2024-12-21T11:01:00Z"/>
        </w:rPr>
      </w:pPr>
      <w:moveFrom w:id="1764" w:author="Ben Fels" w:date="2024-12-21T12:01:00Z" w16du:dateUtc="2024-12-21T11:01:00Z">
        <w:del w:id="1765" w:author="Ben Fels" w:date="2024-12-21T12:02:00Z" w16du:dateUtc="2024-12-21T11:02:00Z">
          <w:r w:rsidRPr="00B06639" w:rsidDel="004328D8">
            <w:delText xml:space="preserve"> </w:delText>
          </w:r>
          <w:r w:rsidRPr="00655AF2" w:rsidDel="004328D8">
            <w:rPr>
              <w:highlight w:val="magenta"/>
            </w:rPr>
            <w:fldChar w:fldCharType="begin"/>
          </w:r>
          <w:r w:rsidR="00895A9C" w:rsidDel="004328D8">
            <w:rPr>
              <w:highlight w:val="magenta"/>
            </w:rPr>
            <w:delInstrText xml:space="preserve"> ADDIN ZOTERO_ITEM CSL_CITATION {"citationID":"IgSBsxI5","properties":{"formattedCitation":"(Stab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Pr="00655AF2" w:rsidDel="004328D8">
            <w:rPr>
              <w:highlight w:val="magenta"/>
            </w:rPr>
            <w:fldChar w:fldCharType="separate"/>
          </w:r>
          <w:r w:rsidR="00895A9C" w:rsidRPr="00895A9C" w:rsidDel="004328D8">
            <w:rPr>
              <w:rFonts w:cs="Arial"/>
              <w:highlight w:val="magenta"/>
            </w:rPr>
            <w:delText>(Stab &amp; Gurevych, 2017b, S. 634)</w:delText>
          </w:r>
          <w:r w:rsidRPr="00655AF2" w:rsidDel="004328D8">
            <w:rPr>
              <w:highlight w:val="magenta"/>
            </w:rPr>
            <w:fldChar w:fldCharType="end"/>
          </w:r>
          <w:r w:rsidR="00C26483" w:rsidRPr="00B06639" w:rsidDel="004328D8">
            <w:delText xml:space="preserve"> </w:delText>
          </w:r>
        </w:del>
      </w:moveFrom>
    </w:p>
    <w:p w14:paraId="4239D3CE" w14:textId="618D125D" w:rsidR="00604EC2" w:rsidDel="004328D8" w:rsidRDefault="004D47EA" w:rsidP="00CF7AE6">
      <w:pPr>
        <w:rPr>
          <w:del w:id="1766" w:author="Ben Fels" w:date="2024-12-21T12:02:00Z" w16du:dateUtc="2024-12-21T11:02:00Z"/>
          <w:moveFrom w:id="1767" w:author="Ben Fels" w:date="2024-12-21T12:01:00Z" w16du:dateUtc="2024-12-21T11:01:00Z"/>
        </w:rPr>
      </w:pPr>
      <w:moveFrom w:id="1768" w:author="Ben Fels" w:date="2024-12-21T12:01:00Z" w16du:dateUtc="2024-12-21T11:01:00Z">
        <w:del w:id="1769" w:author="Ben Fels" w:date="2024-12-21T12:02:00Z" w16du:dateUtc="2024-12-21T11:02:00Z">
          <w:r w:rsidRPr="004D47EA" w:rsidDel="004328D8">
            <w:delText xml:space="preserve">Neben den 5 Modellen werden </w:delText>
          </w:r>
          <w:r w:rsidR="00095203" w:rsidRPr="004D47EA" w:rsidDel="004328D8">
            <w:delText xml:space="preserve">zum Proprocessing unter anderem lemmatizer und </w:delText>
          </w:r>
          <w:r w:rsidR="00441F7E" w:rsidRPr="004D47EA" w:rsidDel="004328D8">
            <w:delText>Part-of-speech-Tagger, constituent and dependency parser</w:delText>
          </w:r>
          <w:r w:rsidR="007D39D6" w:rsidRPr="004D47EA" w:rsidDel="004328D8">
            <w:delText xml:space="preserve"> </w:delText>
          </w:r>
          <w:r w:rsidRPr="004D47EA" w:rsidDel="004328D8">
            <w:delText>verwen</w:delText>
          </w:r>
          <w:r w:rsidDel="004328D8">
            <w:delText xml:space="preserve">det </w:delText>
          </w:r>
          <w:r w:rsidR="007D39D6" w:rsidRPr="00655AF2" w:rsidDel="004328D8">
            <w:rPr>
              <w:highlight w:val="magenta"/>
            </w:rPr>
            <w:fldChar w:fldCharType="begin"/>
          </w:r>
          <w:r w:rsidR="00895A9C" w:rsidDel="004328D8">
            <w:rPr>
              <w:highlight w:val="magenta"/>
            </w:rPr>
            <w:delInstrText xml:space="preserve"> ADDIN ZOTERO_ITEM CSL_CITATION {"citationID":"LgU4H1T7","properties":{"formattedCitation":"(Stab &amp; Gurevych, 2017b, S. 635)","plainCitation":"(Stab &amp; Gurevych, 2017b,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delInstrText>
          </w:r>
          <w:r w:rsidR="007D39D6" w:rsidRPr="00655AF2" w:rsidDel="004328D8">
            <w:rPr>
              <w:highlight w:val="magenta"/>
            </w:rPr>
            <w:fldChar w:fldCharType="separate"/>
          </w:r>
          <w:r w:rsidR="00895A9C" w:rsidRPr="00895A9C" w:rsidDel="004328D8">
            <w:rPr>
              <w:rFonts w:cs="Arial"/>
              <w:highlight w:val="magenta"/>
            </w:rPr>
            <w:delText>(Stab &amp; Gurevych, 2017b, S. 635)</w:delText>
          </w:r>
          <w:r w:rsidR="007D39D6" w:rsidRPr="00655AF2" w:rsidDel="004328D8">
            <w:rPr>
              <w:highlight w:val="magenta"/>
            </w:rPr>
            <w:fldChar w:fldCharType="end"/>
          </w:r>
          <w:r w:rsidDel="004328D8">
            <w:delText xml:space="preserve">. </w:delText>
          </w:r>
          <w:r w:rsidDel="004328D8">
            <w:sym w:font="Wingdings" w:char="F0E0"/>
          </w:r>
          <w:r w:rsidDel="004328D8">
            <w:delText xml:space="preserve"> Sehr aufwändig und benötigt viel Fachwissen</w:delText>
          </w:r>
          <w:r w:rsidR="002A357A" w:rsidDel="004328D8">
            <w:delText>. Alternativ über Sprachmodelle, welche gute Performance in NLP-Aufgaben haben.</w:delText>
          </w:r>
          <w:r w:rsidR="000428B9" w:rsidDel="004328D8">
            <w:delText xml:space="preserve"> Die Idee dahinter ist, dass </w:delText>
          </w:r>
          <w:r w:rsidR="000E7BC2" w:rsidDel="004328D8">
            <w:delText>Modelle komplexe Strukturen eigenständig erkennen</w:delText>
          </w:r>
          <w:r w:rsidR="00604EC2" w:rsidDel="004328D8">
            <w:sym w:font="Wingdings" w:char="F0E0"/>
          </w:r>
          <w:r w:rsidR="00604EC2" w:rsidDel="004328D8">
            <w:delText xml:space="preserve"> ggf. Abgleich, ob es besser ist die Aufgaben </w:delText>
          </w:r>
          <w:r w:rsidR="00AC5057" w:rsidDel="004328D8">
            <w:delText xml:space="preserve">der 5 Modelle vom LLM </w:delText>
          </w:r>
          <w:r w:rsidR="00604EC2" w:rsidDel="004328D8">
            <w:delText xml:space="preserve">nacheinander oder </w:delText>
          </w:r>
          <w:r w:rsidR="00AC5057" w:rsidDel="004328D8">
            <w:delText>auf einmal bearbeiten zu lassen.</w:delText>
          </w:r>
        </w:del>
      </w:moveFrom>
    </w:p>
    <w:p w14:paraId="39355F6E" w14:textId="0F87519C" w:rsidR="009F3849" w:rsidDel="004328D8" w:rsidRDefault="00CD4994" w:rsidP="00CF7AE6">
      <w:pPr>
        <w:rPr>
          <w:del w:id="1770" w:author="Ben Fels" w:date="2024-12-21T12:02:00Z" w16du:dateUtc="2024-12-21T11:02:00Z"/>
          <w:moveFrom w:id="1771" w:author="Ben Fels" w:date="2024-12-21T12:01:00Z" w16du:dateUtc="2024-12-21T11:01:00Z"/>
        </w:rPr>
      </w:pPr>
      <w:moveFrom w:id="1772" w:author="Ben Fels" w:date="2024-12-21T12:01:00Z" w16du:dateUtc="2024-12-21T11:01:00Z">
        <w:del w:id="1773" w:author="Ben Fels" w:date="2024-12-21T12:02:00Z" w16du:dateUtc="2024-12-21T11:02:00Z">
          <w:r w:rsidRPr="002803D0" w:rsidDel="004328D8">
            <w:rPr>
              <w:highlight w:val="magenta"/>
              <w:lang w:val="en-US"/>
            </w:rPr>
            <w:fldChar w:fldCharType="begin"/>
          </w:r>
          <w:r w:rsidR="00895A9C" w:rsidDel="004328D8">
            <w:rPr>
              <w:highlight w:val="magenta"/>
            </w:rPr>
            <w:delInstrText xml:space="preserve"> ADDIN ZOTERO_ITEM CSL_CITATION {"citationID":"RpxRUfi9","properties":{"formattedCitation":"(Stab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4328D8">
            <w:rPr>
              <w:highlight w:val="magenta"/>
              <w:lang w:val="en-US"/>
            </w:rPr>
            <w:fldChar w:fldCharType="separate"/>
          </w:r>
          <w:r w:rsidR="00895A9C" w:rsidRPr="00895A9C" w:rsidDel="004328D8">
            <w:rPr>
              <w:rFonts w:cs="Arial"/>
              <w:highlight w:val="magenta"/>
            </w:rPr>
            <w:delText>(Stab &amp; Gurevych, 2017b, S. 636)</w:delText>
          </w:r>
          <w:r w:rsidRPr="002803D0" w:rsidDel="004328D8">
            <w:rPr>
              <w:highlight w:val="magenta"/>
              <w:lang w:val="en-US"/>
            </w:rPr>
            <w:fldChar w:fldCharType="end"/>
          </w:r>
          <w:r w:rsidR="002B21CD" w:rsidRPr="002B21CD" w:rsidDel="004328D8">
            <w:delText xml:space="preserve"> betrachten die Identifizierung von Argumentkomponenten als eine Sequenzetikettierungsaufgabe</w:delText>
          </w:r>
          <w:r w:rsidR="002B21CD" w:rsidDel="004328D8">
            <w:delText xml:space="preserve"> (sequence-labeling task)</w:delText>
          </w:r>
          <w:r w:rsidR="002B21CD" w:rsidRPr="002B21CD" w:rsidDel="004328D8">
            <w:delText xml:space="preserve"> auf Token-Ebene</w:delText>
          </w:r>
          <w:r w:rsidR="00D04D70" w:rsidDel="004328D8">
            <w:delText>, wobei das vollständige Essay als eine einzige Sequenz betrachtet wird.</w:delText>
          </w:r>
        </w:del>
      </w:moveFrom>
    </w:p>
    <w:p w14:paraId="5B91CCFB" w14:textId="676D0648" w:rsidR="00401BC9" w:rsidDel="004328D8" w:rsidRDefault="0098098B" w:rsidP="0098098B">
      <w:pPr>
        <w:pStyle w:val="Listenabsatz"/>
        <w:numPr>
          <w:ilvl w:val="0"/>
          <w:numId w:val="33"/>
        </w:numPr>
        <w:rPr>
          <w:del w:id="1774" w:author="Ben Fels" w:date="2024-12-21T12:02:00Z" w16du:dateUtc="2024-12-21T11:02:00Z"/>
          <w:moveFrom w:id="1775" w:author="Ben Fels" w:date="2024-12-21T12:01:00Z" w16du:dateUtc="2024-12-21T11:01:00Z"/>
        </w:rPr>
      </w:pPr>
      <w:moveFrom w:id="1776" w:author="Ben Fels" w:date="2024-12-21T12:01:00Z" w16du:dateUtc="2024-12-21T11:01:00Z">
        <w:del w:id="1777" w:author="Ben Fels" w:date="2024-12-21T12:02:00Z" w16du:dateUtc="2024-12-21T11:02:00Z">
          <w:r w:rsidDel="004328D8">
            <w:delText xml:space="preserve">Dementsprechend werden </w:delText>
          </w:r>
          <w:r w:rsidRPr="0098098B" w:rsidDel="004328D8">
            <w:delText>das erste Token jeder Argumentkomponente als „Arg-B“,</w:delText>
          </w:r>
        </w:del>
      </w:moveFrom>
    </w:p>
    <w:p w14:paraId="139F40B6" w14:textId="25F69C47" w:rsidR="00401BC9" w:rsidDel="004328D8" w:rsidRDefault="0098098B" w:rsidP="0098098B">
      <w:pPr>
        <w:pStyle w:val="Listenabsatz"/>
        <w:numPr>
          <w:ilvl w:val="0"/>
          <w:numId w:val="33"/>
        </w:numPr>
        <w:rPr>
          <w:del w:id="1778" w:author="Ben Fels" w:date="2024-12-21T12:02:00Z" w16du:dateUtc="2024-12-21T11:02:00Z"/>
          <w:moveFrom w:id="1779" w:author="Ben Fels" w:date="2024-12-21T12:01:00Z" w16du:dateUtc="2024-12-21T11:01:00Z"/>
        </w:rPr>
      </w:pPr>
      <w:moveFrom w:id="1780" w:author="Ben Fels" w:date="2024-12-21T12:01:00Z" w16du:dateUtc="2024-12-21T11:01:00Z">
        <w:del w:id="1781" w:author="Ben Fels" w:date="2024-12-21T12:02:00Z" w16du:dateUtc="2024-12-21T11:02:00Z">
          <w:r w:rsidRPr="0098098B" w:rsidDel="004328D8">
            <w:delText xml:space="preserve">die Token, die von einer Argumentkomponente abgedeckt werden, als „Arg-I“ </w:delText>
          </w:r>
        </w:del>
      </w:moveFrom>
    </w:p>
    <w:p w14:paraId="297BA726" w14:textId="78665A9B" w:rsidR="00706616" w:rsidDel="004328D8" w:rsidRDefault="0098098B" w:rsidP="0098098B">
      <w:pPr>
        <w:pStyle w:val="Listenabsatz"/>
        <w:numPr>
          <w:ilvl w:val="0"/>
          <w:numId w:val="33"/>
        </w:numPr>
        <w:rPr>
          <w:del w:id="1782" w:author="Ben Fels" w:date="2024-12-21T12:02:00Z" w16du:dateUtc="2024-12-21T11:02:00Z"/>
          <w:moveFrom w:id="1783" w:author="Ben Fels" w:date="2024-12-21T12:01:00Z" w16du:dateUtc="2024-12-21T11:01:00Z"/>
        </w:rPr>
      </w:pPr>
      <w:moveFrom w:id="1784" w:author="Ben Fels" w:date="2024-12-21T12:01:00Z" w16du:dateUtc="2024-12-21T11:01:00Z">
        <w:del w:id="1785" w:author="Ben Fels" w:date="2024-12-21T12:02:00Z" w16du:dateUtc="2024-12-21T11:02:00Z">
          <w:r w:rsidRPr="0098098B" w:rsidDel="004328D8">
            <w:delText>und die nicht-argumentativen Token als „O“.</w:delText>
          </w:r>
          <w:r w:rsidR="00401BC9" w:rsidDel="004328D8">
            <w:delText xml:space="preserve"> bezeichnet</w:delText>
          </w:r>
        </w:del>
      </w:moveFrom>
    </w:p>
    <w:p w14:paraId="7DECE47A" w14:textId="09AEEF53" w:rsidR="00186BD7" w:rsidDel="004328D8" w:rsidRDefault="00186BD7" w:rsidP="00186BD7">
      <w:pPr>
        <w:rPr>
          <w:del w:id="1786" w:author="Ben Fels" w:date="2024-12-21T12:02:00Z" w16du:dateUtc="2024-12-21T11:02:00Z"/>
          <w:moveFrom w:id="1787" w:author="Ben Fels" w:date="2024-12-21T12:01:00Z" w16du:dateUtc="2024-12-21T11:01:00Z"/>
        </w:rPr>
      </w:pPr>
    </w:p>
    <w:p w14:paraId="60F6C9AE" w14:textId="78467F77" w:rsidR="004806B5" w:rsidDel="004328D8" w:rsidRDefault="004040DC" w:rsidP="004806B5">
      <w:pPr>
        <w:rPr>
          <w:del w:id="1788" w:author="Ben Fels" w:date="2024-12-21T12:02:00Z" w16du:dateUtc="2024-12-21T11:02:00Z"/>
          <w:moveFrom w:id="1789" w:author="Ben Fels" w:date="2024-12-21T12:01:00Z" w16du:dateUtc="2024-12-21T11:01:00Z"/>
          <w:i/>
        </w:rPr>
      </w:pPr>
      <w:moveFrom w:id="1790" w:author="Ben Fels" w:date="2024-12-21T12:01:00Z" w16du:dateUtc="2024-12-21T11:01:00Z">
        <w:del w:id="1791" w:author="Ben Fels" w:date="2024-12-21T12:02:00Z" w16du:dateUtc="2024-12-21T11:02:00Z">
          <w:r w:rsidDel="004328D8">
            <w:rPr>
              <w:i/>
            </w:rPr>
            <w:delText>„</w:delText>
          </w:r>
          <w:r w:rsidRPr="004040DC" w:rsidDel="004328D8">
            <w:rPr>
              <w:i/>
            </w:rPr>
            <w:delText xml:space="preserve">In Abbildung 3 wird gezeigt, wie diese automatischen Aufgaben miteinander verknüpft sind. Ausgehend von der </w:delText>
          </w:r>
          <w:r w:rsidRPr="00E04EE0" w:rsidDel="004328D8">
            <w:rPr>
              <w:i/>
              <w:highlight w:val="yellow"/>
            </w:rPr>
            <w:delText>Identifizierung von Argumentkomponenten</w:delText>
          </w:r>
          <w:r w:rsidRPr="004040DC" w:rsidDel="004328D8">
            <w:rPr>
              <w:i/>
            </w:rPr>
            <w:delText xml:space="preserve"> durch Segmentierung und Klassifizierung als Teil des vorgebrachten Arguments oder nicht (diese Aufgaben werden manchmal gleichzeitig, manchmal getrennt durchgeführt, und manchmal wird die letztere Aufgabe ganz weggelassen), bewegen wir uns durch Ebenen zunehmender Komplexität: Erstens wird </w:delText>
          </w:r>
          <w:r w:rsidRPr="00FF3F40" w:rsidDel="004328D8">
            <w:rPr>
              <w:i/>
              <w:highlight w:val="yellow"/>
            </w:rPr>
            <w:delText>die Rolle einzelner Klauseln betrachte</w:delText>
          </w:r>
          <w:r w:rsidRPr="004040DC" w:rsidDel="004328D8">
            <w:rPr>
              <w:i/>
            </w:rPr>
            <w:delText xml:space="preserve">t (sowohl intrinsisch, z. B. ob es sich bei der Klausel um berichtete Rede handelt, als auch </w:delText>
          </w:r>
          <w:r w:rsidRPr="00197B16" w:rsidDel="004328D8">
            <w:rPr>
              <w:i/>
              <w:highlight w:val="yellow"/>
            </w:rPr>
            <w:delText>kontextuell, z. B. ob die Klausel die Schlussfolgerung eines Arguments ist</w:delText>
          </w:r>
          <w:r w:rsidRPr="004040DC" w:rsidDel="004328D8">
            <w:rPr>
              <w:i/>
            </w:rPr>
            <w:delText xml:space="preserve">); zweitens werden </w:delText>
          </w:r>
          <w:r w:rsidRPr="00F35FFD" w:rsidDel="004328D8">
            <w:rPr>
              <w:i/>
              <w:highlight w:val="yellow"/>
            </w:rPr>
            <w:delText>argumentative Beziehungen von einfachen Prämissen/Schlussfolgerungs-Beziehungen betrachtet</w:delText>
          </w:r>
          <w:r w:rsidRPr="004040DC" w:rsidDel="004328D8">
            <w:rPr>
              <w:i/>
            </w:rPr>
            <w:delText>; und drittens wird betrachtet, ob ein Satz von Klauseln eine komplexe argumentative Beziehung bildet, z. B. ein Beispiel für ein Argumentationsschema.</w:delText>
          </w:r>
          <w:r w:rsidDel="004328D8">
            <w:rPr>
              <w:i/>
            </w:rPr>
            <w:delText>“</w:delText>
          </w:r>
          <w:r w:rsidR="00D3251E" w:rsidDel="004328D8">
            <w:rPr>
              <w:i/>
            </w:rPr>
            <w:delText xml:space="preserve"> </w:delText>
          </w:r>
          <w:r w:rsidR="00D3251E" w:rsidRPr="005B641B" w:rsidDel="004328D8">
            <w:rPr>
              <w:i/>
              <w:highlight w:val="magenta"/>
            </w:rPr>
            <w:fldChar w:fldCharType="begin"/>
          </w:r>
          <w:r w:rsidR="00083590" w:rsidDel="004328D8">
            <w:rPr>
              <w:i/>
              <w:highlight w:val="magenta"/>
            </w:rPr>
            <w:del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delInstrText>
          </w:r>
          <w:r w:rsidR="00D3251E" w:rsidRPr="005B641B" w:rsidDel="004328D8">
            <w:rPr>
              <w:i/>
              <w:highlight w:val="magenta"/>
            </w:rPr>
            <w:fldChar w:fldCharType="separate"/>
          </w:r>
          <w:r w:rsidR="005B641B" w:rsidRPr="005B641B" w:rsidDel="004328D8">
            <w:rPr>
              <w:rFonts w:cs="Arial"/>
              <w:highlight w:val="magenta"/>
            </w:rPr>
            <w:delText>(Lawrence &amp; Reed, 2020, S. 787–788)</w:delText>
          </w:r>
          <w:r w:rsidR="00D3251E" w:rsidRPr="005B641B" w:rsidDel="004328D8">
            <w:rPr>
              <w:i/>
              <w:highlight w:val="magenta"/>
            </w:rPr>
            <w:fldChar w:fldCharType="end"/>
          </w:r>
        </w:del>
      </w:moveFrom>
    </w:p>
    <w:p w14:paraId="65CEB9AD" w14:textId="1A13F2D2" w:rsidR="004408DC" w:rsidDel="004328D8" w:rsidRDefault="00327E8E" w:rsidP="004806B5">
      <w:pPr>
        <w:rPr>
          <w:del w:id="1792" w:author="Ben Fels" w:date="2024-12-21T12:02:00Z" w16du:dateUtc="2024-12-21T11:02:00Z"/>
          <w:moveFrom w:id="1793" w:author="Ben Fels" w:date="2024-12-21T12:01:00Z" w16du:dateUtc="2024-12-21T11:01:00Z"/>
          <w:i/>
          <w:sz w:val="22"/>
          <w:szCs w:val="20"/>
        </w:rPr>
      </w:pPr>
      <w:moveFrom w:id="1794" w:author="Ben Fels" w:date="2024-12-21T12:01:00Z" w16du:dateUtc="2024-12-21T11:01:00Z">
        <w:del w:id="1795" w:author="Ben Fels" w:date="2024-12-21T12:02:00Z" w16du:dateUtc="2024-12-21T11:02:00Z">
          <w:r w:rsidDel="004328D8">
            <w:rPr>
              <w:i/>
              <w:noProof/>
              <w:sz w:val="22"/>
              <w:szCs w:val="20"/>
            </w:rPr>
            <w:delText>a</w:delText>
          </w:r>
          <w:r w:rsidR="004408DC" w:rsidRPr="004408DC" w:rsidDel="004328D8">
            <w:rPr>
              <w:i/>
              <w:noProof/>
              <w:sz w:val="22"/>
              <w:szCs w:val="20"/>
            </w:rPr>
            <w:drawing>
              <wp:inline distT="0" distB="0" distL="0" distR="0" wp14:anchorId="3C7F98E5" wp14:editId="0E075784">
                <wp:extent cx="5579745" cy="5134610"/>
                <wp:effectExtent l="0" t="0" r="1905" b="8890"/>
                <wp:docPr id="109344439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4"/>
                        <a:stretch>
                          <a:fillRect/>
                        </a:stretch>
                      </pic:blipFill>
                      <pic:spPr>
                        <a:xfrm>
                          <a:off x="0" y="0"/>
                          <a:ext cx="5579745" cy="5134610"/>
                        </a:xfrm>
                        <a:prstGeom prst="rect">
                          <a:avLst/>
                        </a:prstGeom>
                      </pic:spPr>
                    </pic:pic>
                  </a:graphicData>
                </a:graphic>
              </wp:inline>
            </w:drawing>
          </w:r>
        </w:del>
      </w:moveFrom>
    </w:p>
    <w:p w14:paraId="5D2CF356" w14:textId="2354B360" w:rsidR="007D716E" w:rsidRPr="00212B8C" w:rsidDel="004328D8" w:rsidRDefault="0065756F" w:rsidP="00E04EE0">
      <w:pPr>
        <w:pStyle w:val="Listenabsatz"/>
        <w:numPr>
          <w:ilvl w:val="0"/>
          <w:numId w:val="34"/>
        </w:numPr>
        <w:rPr>
          <w:del w:id="1796" w:author="Ben Fels" w:date="2024-12-21T12:02:00Z" w16du:dateUtc="2024-12-21T11:02:00Z"/>
          <w:moveFrom w:id="1797" w:author="Ben Fels" w:date="2024-12-21T12:01:00Z" w16du:dateUtc="2024-12-21T11:01:00Z"/>
          <w:sz w:val="22"/>
          <w:szCs w:val="20"/>
          <w:highlight w:val="magenta"/>
        </w:rPr>
      </w:pPr>
      <w:moveFrom w:id="1798" w:author="Ben Fels" w:date="2024-12-21T12:01:00Z" w16du:dateUtc="2024-12-21T11:01:00Z">
        <w:del w:id="1799" w:author="Ben Fels" w:date="2024-12-21T12:02:00Z" w16du:dateUtc="2024-12-21T11:02:00Z">
          <w:r w:rsidRPr="00E04EE0" w:rsidDel="004328D8">
            <w:rPr>
              <w:sz w:val="22"/>
              <w:szCs w:val="20"/>
            </w:rPr>
            <w:delText>Identifizierung von Argumentkomponenten:</w:delText>
          </w:r>
          <w:r w:rsidR="00327E8E" w:rsidDel="004328D8">
            <w:rPr>
              <w:sz w:val="22"/>
              <w:szCs w:val="20"/>
            </w:rPr>
            <w:delText xml:space="preserve"> Automatische Identifikation von argumentativen Sektionen im Text</w:delText>
          </w:r>
          <w:r w:rsidR="00DE4A7C" w:rsidDel="004328D8">
            <w:rPr>
              <w:sz w:val="22"/>
              <w:szCs w:val="20"/>
            </w:rPr>
            <w:delText xml:space="preserve"> entspricht einer argument/non-argument klassifikation</w:delText>
          </w:r>
          <w:r w:rsidR="004B793E" w:rsidDel="004328D8">
            <w:rPr>
              <w:sz w:val="22"/>
              <w:szCs w:val="20"/>
            </w:rPr>
            <w:delText xml:space="preserve"> </w:delText>
          </w:r>
          <w:r w:rsidR="004B793E" w:rsidRPr="004B793E" w:rsidDel="004328D8">
            <w:rPr>
              <w:sz w:val="22"/>
              <w:szCs w:val="20"/>
              <w:highlight w:val="magenta"/>
            </w:rPr>
            <w:fldChar w:fldCharType="begin"/>
          </w:r>
          <w:r w:rsidR="00083590" w:rsidDel="004328D8">
            <w:rPr>
              <w:sz w:val="22"/>
              <w:szCs w:val="20"/>
              <w:highlight w:val="magenta"/>
            </w:rPr>
            <w:del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delInstrText>
          </w:r>
          <w:r w:rsidR="004B793E" w:rsidRPr="004B793E" w:rsidDel="004328D8">
            <w:rPr>
              <w:sz w:val="22"/>
              <w:szCs w:val="20"/>
              <w:highlight w:val="magenta"/>
            </w:rPr>
            <w:fldChar w:fldCharType="separate"/>
          </w:r>
          <w:r w:rsidR="004B793E" w:rsidRPr="004B793E" w:rsidDel="004328D8">
            <w:rPr>
              <w:rFonts w:cs="Arial"/>
              <w:sz w:val="22"/>
              <w:highlight w:val="magenta"/>
            </w:rPr>
            <w:delText>(Lawrence &amp; Reed, 2020, S. 788)</w:delText>
          </w:r>
          <w:r w:rsidR="004B793E" w:rsidRPr="004B793E" w:rsidDel="004328D8">
            <w:rPr>
              <w:sz w:val="22"/>
              <w:szCs w:val="20"/>
              <w:highlight w:val="magenta"/>
            </w:rPr>
            <w:fldChar w:fldCharType="end"/>
          </w:r>
          <w:r w:rsidR="00655010" w:rsidDel="004328D8">
            <w:rPr>
              <w:sz w:val="22"/>
              <w:szCs w:val="20"/>
            </w:rPr>
            <w:delText xml:space="preserve">. </w:delText>
          </w:r>
          <w:r w:rsidR="005B5D37" w:rsidDel="004328D8">
            <w:rPr>
              <w:sz w:val="22"/>
              <w:szCs w:val="20"/>
            </w:rPr>
            <w:delText>Der Kontext</w:delText>
          </w:r>
          <w:r w:rsidR="00085FC8" w:rsidDel="004328D8">
            <w:rPr>
              <w:sz w:val="22"/>
              <w:szCs w:val="20"/>
            </w:rPr>
            <w:delText xml:space="preserve"> des Textes kann entscheidend sein, um zu bestimmen, ob es sich bei einem Satz um ein Teil eines </w:delText>
          </w:r>
          <w:r w:rsidR="00D90878" w:rsidDel="004328D8">
            <w:rPr>
              <w:sz w:val="22"/>
              <w:szCs w:val="20"/>
            </w:rPr>
            <w:delText xml:space="preserve">Arguments handelt oder nicht –&gt; siehe hierzu die Querverweise von </w:delText>
          </w:r>
          <w:r w:rsidR="00D90878" w:rsidRPr="00212B8C" w:rsidDel="004328D8">
            <w:rPr>
              <w:sz w:val="22"/>
              <w:szCs w:val="20"/>
              <w:highlight w:val="magenta"/>
            </w:rPr>
            <w:fldChar w:fldCharType="begin"/>
          </w:r>
          <w:r w:rsidR="00083590" w:rsidDel="004328D8">
            <w:rPr>
              <w:sz w:val="22"/>
              <w:szCs w:val="20"/>
              <w:highlight w:val="magenta"/>
            </w:rPr>
            <w:del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delInstrText>
          </w:r>
          <w:r w:rsidR="00D90878" w:rsidRPr="00212B8C" w:rsidDel="004328D8">
            <w:rPr>
              <w:sz w:val="22"/>
              <w:szCs w:val="20"/>
              <w:highlight w:val="magenta"/>
            </w:rPr>
            <w:fldChar w:fldCharType="separate"/>
          </w:r>
          <w:r w:rsidR="00D90878" w:rsidRPr="00212B8C" w:rsidDel="004328D8">
            <w:rPr>
              <w:rFonts w:cs="Arial"/>
              <w:sz w:val="22"/>
              <w:highlight w:val="magenta"/>
            </w:rPr>
            <w:delText>(Lawrence &amp; Reed, 2020, S. 789)</w:delText>
          </w:r>
          <w:r w:rsidR="00D90878" w:rsidRPr="00212B8C" w:rsidDel="004328D8">
            <w:rPr>
              <w:sz w:val="22"/>
              <w:szCs w:val="20"/>
              <w:highlight w:val="magenta"/>
            </w:rPr>
            <w:fldChar w:fldCharType="end"/>
          </w:r>
        </w:del>
      </w:moveFrom>
    </w:p>
    <w:p w14:paraId="0871F80B" w14:textId="221A992D" w:rsidR="00E04EE0" w:rsidDel="004328D8" w:rsidRDefault="00FF3F40" w:rsidP="00E04EE0">
      <w:pPr>
        <w:pStyle w:val="Listenabsatz"/>
        <w:numPr>
          <w:ilvl w:val="0"/>
          <w:numId w:val="34"/>
        </w:numPr>
        <w:rPr>
          <w:del w:id="1800" w:author="Ben Fels" w:date="2024-12-21T12:02:00Z" w16du:dateUtc="2024-12-21T11:02:00Z"/>
          <w:moveFrom w:id="1801" w:author="Ben Fels" w:date="2024-12-21T12:01:00Z" w16du:dateUtc="2024-12-21T11:01:00Z"/>
          <w:sz w:val="22"/>
          <w:szCs w:val="20"/>
        </w:rPr>
      </w:pPr>
      <w:moveFrom w:id="1802" w:author="Ben Fels" w:date="2024-12-21T12:01:00Z" w16du:dateUtc="2024-12-21T11:01:00Z">
        <w:del w:id="1803" w:author="Ben Fels" w:date="2024-12-21T12:02:00Z" w16du:dateUtc="2024-12-21T11:02:00Z">
          <w:r w:rsidDel="004328D8">
            <w:rPr>
              <w:sz w:val="22"/>
              <w:szCs w:val="20"/>
            </w:rPr>
            <w:delText>Rolle der Klauseln</w:delText>
          </w:r>
          <w:r w:rsidR="009F2CDB" w:rsidDel="004328D8">
            <w:rPr>
              <w:sz w:val="22"/>
              <w:szCs w:val="20"/>
            </w:rPr>
            <w:delText xml:space="preserve">: </w:delText>
          </w:r>
          <w:r w:rsidR="000B2AA6" w:rsidDel="004328D8">
            <w:rPr>
              <w:sz w:val="22"/>
              <w:szCs w:val="20"/>
            </w:rPr>
            <w:delText>E</w:delText>
          </w:r>
          <w:r w:rsidR="009F2CDB" w:rsidRPr="009F2CDB" w:rsidDel="004328D8">
            <w:rPr>
              <w:sz w:val="22"/>
              <w:szCs w:val="20"/>
            </w:rPr>
            <w:delText>s</w:delText>
          </w:r>
          <w:r w:rsidR="000B2AA6" w:rsidDel="004328D8">
            <w:rPr>
              <w:sz w:val="22"/>
              <w:szCs w:val="20"/>
            </w:rPr>
            <w:delText xml:space="preserve"> geht</w:delText>
          </w:r>
          <w:r w:rsidR="009F2CDB" w:rsidRPr="009F2CDB" w:rsidDel="004328D8">
            <w:rPr>
              <w:sz w:val="22"/>
              <w:szCs w:val="20"/>
            </w:rPr>
            <w:delText xml:space="preserve"> darum, die Funktion der einzelnen Textabschnitte zu identifizieren</w:delText>
          </w:r>
          <w:r w:rsidR="000B2AA6" w:rsidDel="004328D8">
            <w:rPr>
              <w:sz w:val="22"/>
              <w:szCs w:val="20"/>
            </w:rPr>
            <w:delText>, a)</w:delText>
          </w:r>
          <w:r w:rsidR="009F2CDB" w:rsidRPr="009F2CDB" w:rsidDel="004328D8">
            <w:rPr>
              <w:sz w:val="22"/>
              <w:szCs w:val="20"/>
            </w:rPr>
            <w:delText xml:space="preserve"> wobei zunächst die intrinsischen Eigenschaften betrachtet werden (z. B. ob ein Textabschnitt ein Beweis für eine Behauptung ist) und </w:delText>
          </w:r>
          <w:r w:rsidR="000B2AA6" w:rsidDel="004328D8">
            <w:rPr>
              <w:sz w:val="22"/>
              <w:szCs w:val="20"/>
            </w:rPr>
            <w:delText xml:space="preserve">b) </w:delText>
          </w:r>
          <w:r w:rsidR="009F2CDB" w:rsidRPr="009F2CDB" w:rsidDel="004328D8">
            <w:rPr>
              <w:sz w:val="22"/>
              <w:szCs w:val="20"/>
            </w:rPr>
            <w:delText>dann untersucht wird, wie ein Textabschnitt im Argument als Ganzes verwendet wird (z. B. Prämisse vs. Schlussfolgerung).</w:delText>
          </w:r>
          <w:r w:rsidR="00104E07" w:rsidDel="004328D8">
            <w:rPr>
              <w:sz w:val="22"/>
              <w:szCs w:val="20"/>
            </w:rPr>
            <w:delText xml:space="preserve"> </w:delText>
          </w:r>
          <w:r w:rsidR="00104E07" w:rsidRPr="00104E07" w:rsidDel="004328D8">
            <w:rPr>
              <w:sz w:val="22"/>
              <w:szCs w:val="20"/>
              <w:highlight w:val="magenta"/>
            </w:rPr>
            <w:fldChar w:fldCharType="begin"/>
          </w:r>
          <w:r w:rsidR="00083590" w:rsidDel="004328D8">
            <w:rPr>
              <w:sz w:val="22"/>
              <w:szCs w:val="20"/>
              <w:highlight w:val="magenta"/>
            </w:rPr>
            <w:del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delInstrText>
          </w:r>
          <w:r w:rsidR="00104E07" w:rsidRPr="00104E07" w:rsidDel="004328D8">
            <w:rPr>
              <w:sz w:val="22"/>
              <w:szCs w:val="20"/>
              <w:highlight w:val="magenta"/>
            </w:rPr>
            <w:fldChar w:fldCharType="separate"/>
          </w:r>
          <w:r w:rsidR="00104E07" w:rsidRPr="00104E07" w:rsidDel="004328D8">
            <w:rPr>
              <w:rFonts w:cs="Arial"/>
              <w:sz w:val="22"/>
              <w:highlight w:val="magenta"/>
            </w:rPr>
            <w:delText>(Lawrence &amp; Reed, 2020, S. 791)</w:delText>
          </w:r>
          <w:r w:rsidR="00104E07" w:rsidRPr="00104E07" w:rsidDel="004328D8">
            <w:rPr>
              <w:sz w:val="22"/>
              <w:szCs w:val="20"/>
              <w:highlight w:val="magenta"/>
            </w:rPr>
            <w:fldChar w:fldCharType="end"/>
          </w:r>
        </w:del>
      </w:moveFrom>
    </w:p>
    <w:p w14:paraId="4DEC0AB4" w14:textId="6B9A8119" w:rsidR="00EA32E7" w:rsidRPr="00E04EE0" w:rsidDel="004328D8" w:rsidRDefault="00FD19B2" w:rsidP="00E04EE0">
      <w:pPr>
        <w:pStyle w:val="Listenabsatz"/>
        <w:numPr>
          <w:ilvl w:val="0"/>
          <w:numId w:val="34"/>
        </w:numPr>
        <w:rPr>
          <w:del w:id="1804" w:author="Ben Fels" w:date="2024-12-21T12:02:00Z" w16du:dateUtc="2024-12-21T11:02:00Z"/>
          <w:moveFrom w:id="1805" w:author="Ben Fels" w:date="2024-12-21T12:01:00Z" w16du:dateUtc="2024-12-21T11:01:00Z"/>
          <w:sz w:val="22"/>
          <w:szCs w:val="20"/>
        </w:rPr>
      </w:pPr>
      <w:moveFrom w:id="1806" w:author="Ben Fels" w:date="2024-12-21T12:01:00Z" w16du:dateUtc="2024-12-21T11:01:00Z">
        <w:del w:id="1807" w:author="Ben Fels" w:date="2024-12-21T12:02:00Z" w16du:dateUtc="2024-12-21T11:02:00Z">
          <w:r w:rsidRPr="00FD19B2" w:rsidDel="004328D8">
            <w:rPr>
              <w:sz w:val="22"/>
              <w:szCs w:val="20"/>
            </w:rPr>
            <w:delText>Identifizierung relationaler Eigenschaften</w:delText>
          </w:r>
          <w:r w:rsidDel="004328D8">
            <w:rPr>
              <w:sz w:val="22"/>
              <w:szCs w:val="20"/>
            </w:rPr>
            <w:delText xml:space="preserve">: Generelle </w:delText>
          </w:r>
          <w:r w:rsidR="00BC1D3E" w:rsidDel="004328D8">
            <w:rPr>
              <w:sz w:val="22"/>
              <w:szCs w:val="20"/>
            </w:rPr>
            <w:delText>Beziehungen und Argumentative Beziehungen</w:delText>
          </w:r>
          <w:r w:rsidR="00B876DB" w:rsidDel="004328D8">
            <w:rPr>
              <w:sz w:val="22"/>
              <w:szCs w:val="20"/>
            </w:rPr>
            <w:delText>. Dies ist ein</w:delText>
          </w:r>
          <w:r w:rsidR="00426F2D" w:rsidDel="004328D8">
            <w:rPr>
              <w:sz w:val="22"/>
              <w:szCs w:val="20"/>
            </w:rPr>
            <w:delText>e komplexere Aufgabe, als die Rolle</w:delText>
          </w:r>
          <w:r w:rsidR="00293F5C" w:rsidDel="004328D8">
            <w:rPr>
              <w:sz w:val="22"/>
              <w:szCs w:val="20"/>
            </w:rPr>
            <w:delText xml:space="preserve"> der jeweiligen Komponenten zu bestimmen</w:delText>
          </w:r>
          <w:r w:rsidR="00DF5B0B" w:rsidDel="004328D8">
            <w:rPr>
              <w:sz w:val="22"/>
              <w:szCs w:val="20"/>
            </w:rPr>
            <w:delText>. Die</w:delText>
          </w:r>
          <w:r w:rsidR="00AA74AE" w:rsidDel="004328D8">
            <w:rPr>
              <w:sz w:val="22"/>
              <w:szCs w:val="20"/>
            </w:rPr>
            <w:delText xml:space="preserve"> Ansätze zur Identifizierung solcher Beziehungen bauen entweder auf </w:delText>
          </w:r>
          <w:r w:rsidR="00FF609B" w:rsidDel="004328D8">
            <w:rPr>
              <w:sz w:val="22"/>
              <w:szCs w:val="20"/>
            </w:rPr>
            <w:delText>der vorherigen Klassifikation</w:delText>
          </w:r>
          <w:r w:rsidR="00210CAE" w:rsidDel="004328D8">
            <w:rPr>
              <w:sz w:val="22"/>
              <w:szCs w:val="20"/>
            </w:rPr>
            <w:delText xml:space="preserve"> </w:delText>
          </w:r>
          <w:r w:rsidR="00FF609B" w:rsidDel="004328D8">
            <w:rPr>
              <w:sz w:val="22"/>
              <w:szCs w:val="20"/>
            </w:rPr>
            <w:delText xml:space="preserve">/ den Vorherigen Teilaufgaben auf oder versuchen die Beziehungen direkt zu </w:delText>
          </w:r>
          <w:r w:rsidR="00EB6D76" w:rsidDel="004328D8">
            <w:rPr>
              <w:sz w:val="22"/>
              <w:szCs w:val="20"/>
            </w:rPr>
            <w:delText xml:space="preserve">extrahieren </w:delText>
          </w:r>
          <w:r w:rsidR="009C132C" w:rsidRPr="009C132C" w:rsidDel="004328D8">
            <w:rPr>
              <w:sz w:val="22"/>
              <w:szCs w:val="20"/>
              <w:highlight w:val="magenta"/>
            </w:rPr>
            <w:fldChar w:fldCharType="begin"/>
          </w:r>
          <w:r w:rsidR="00083590" w:rsidDel="004328D8">
            <w:rPr>
              <w:sz w:val="22"/>
              <w:szCs w:val="20"/>
              <w:highlight w:val="magenta"/>
            </w:rPr>
            <w:del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delInstrText>
          </w:r>
          <w:r w:rsidR="009C132C" w:rsidRPr="009C132C" w:rsidDel="004328D8">
            <w:rPr>
              <w:sz w:val="22"/>
              <w:szCs w:val="20"/>
              <w:highlight w:val="magenta"/>
            </w:rPr>
            <w:fldChar w:fldCharType="separate"/>
          </w:r>
          <w:r w:rsidR="009C132C" w:rsidRPr="009C132C" w:rsidDel="004328D8">
            <w:rPr>
              <w:rFonts w:cs="Arial"/>
              <w:sz w:val="22"/>
              <w:highlight w:val="magenta"/>
            </w:rPr>
            <w:delText>(Lawrence &amp; Reed, 2020, S. 799)</w:delText>
          </w:r>
          <w:r w:rsidR="009C132C" w:rsidRPr="009C132C" w:rsidDel="004328D8">
            <w:rPr>
              <w:sz w:val="22"/>
              <w:szCs w:val="20"/>
              <w:highlight w:val="magenta"/>
            </w:rPr>
            <w:fldChar w:fldCharType="end"/>
          </w:r>
        </w:del>
      </w:moveFrom>
    </w:p>
    <w:p w14:paraId="50805301" w14:textId="21577C84" w:rsidR="0065756F" w:rsidRPr="007D716E" w:rsidDel="004328D8" w:rsidRDefault="0065756F" w:rsidP="004806B5">
      <w:pPr>
        <w:rPr>
          <w:del w:id="1808" w:author="Ben Fels" w:date="2024-12-21T12:02:00Z" w16du:dateUtc="2024-12-21T11:02:00Z"/>
          <w:moveFrom w:id="1809" w:author="Ben Fels" w:date="2024-12-21T12:01:00Z" w16du:dateUtc="2024-12-21T11:01:00Z"/>
          <w:sz w:val="22"/>
          <w:szCs w:val="20"/>
        </w:rPr>
      </w:pPr>
    </w:p>
    <w:p w14:paraId="1FE1A3ED" w14:textId="3450A51A" w:rsidR="004806B5" w:rsidRPr="0098098B" w:rsidDel="004328D8" w:rsidRDefault="004806B5" w:rsidP="004806B5">
      <w:pPr>
        <w:rPr>
          <w:del w:id="1810" w:author="Ben Fels" w:date="2024-12-21T12:02:00Z" w16du:dateUtc="2024-12-21T11:02:00Z"/>
          <w:moveFrom w:id="1811" w:author="Ben Fels" w:date="2024-12-21T12:01:00Z" w16du:dateUtc="2024-12-21T11:01:00Z"/>
        </w:rPr>
      </w:pPr>
    </w:p>
    <w:p w14:paraId="16C28B75" w14:textId="2743E10C" w:rsidR="00DF6B25" w:rsidDel="004328D8" w:rsidRDefault="000A4B0E" w:rsidP="00CF7AE6">
      <w:pPr>
        <w:rPr>
          <w:del w:id="1812" w:author="Ben Fels" w:date="2024-12-21T12:02:00Z" w16du:dateUtc="2024-12-21T11:02:00Z"/>
          <w:moveFrom w:id="1813" w:author="Ben Fels" w:date="2024-12-21T12:01:00Z" w16du:dateUtc="2024-12-21T11:01:00Z"/>
        </w:rPr>
      </w:pPr>
      <w:moveFrom w:id="1814" w:author="Ben Fels" w:date="2024-12-21T12:01:00Z" w16du:dateUtc="2024-12-21T11:01:00Z">
        <w:del w:id="1815" w:author="Ben Fels" w:date="2024-12-21T12:02:00Z" w16du:dateUtc="2024-12-21T11:02:00Z">
          <w:r w:rsidDel="004328D8">
            <w:delText xml:space="preserve">Um die Argumente zu extrahieren </w:delText>
          </w:r>
          <w:r w:rsidR="00D90236" w:rsidDel="004328D8">
            <w:delText>wird Prompt Engineering verwendet.</w:delText>
          </w:r>
        </w:del>
      </w:moveFrom>
    </w:p>
    <w:p w14:paraId="4A27F79D" w14:textId="14E2521A" w:rsidR="0088488E" w:rsidDel="004328D8" w:rsidRDefault="0088488E" w:rsidP="00CF7AE6">
      <w:pPr>
        <w:rPr>
          <w:del w:id="1816" w:author="Ben Fels" w:date="2024-12-21T12:02:00Z" w16du:dateUtc="2024-12-21T11:02:00Z"/>
          <w:moveFrom w:id="1817" w:author="Ben Fels" w:date="2024-12-21T12:01:00Z" w16du:dateUtc="2024-12-21T11:01:00Z"/>
        </w:rPr>
      </w:pPr>
      <w:moveFrom w:id="1818" w:author="Ben Fels" w:date="2024-12-21T12:01:00Z" w16du:dateUtc="2024-12-21T11:01:00Z">
        <w:del w:id="1819" w:author="Ben Fels" w:date="2024-12-21T12:02:00Z" w16du:dateUtc="2024-12-21T11:02:00Z">
          <w:r w:rsidRPr="00074B66" w:rsidDel="004328D8">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Del="004328D8">
            <w:delText xml:space="preserve">“ </w:delText>
          </w:r>
          <w:r w:rsidR="005A7749" w:rsidRPr="005A7749" w:rsidDel="004328D8">
            <w:rPr>
              <w:highlight w:val="magenta"/>
            </w:rPr>
            <w:fldChar w:fldCharType="begin"/>
          </w:r>
          <w:r w:rsidR="00D47ED8" w:rsidDel="004328D8">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005A7749" w:rsidRPr="005A7749" w:rsidDel="004328D8">
            <w:rPr>
              <w:highlight w:val="magenta"/>
            </w:rPr>
            <w:fldChar w:fldCharType="separate"/>
          </w:r>
          <w:r w:rsidR="005A7749" w:rsidRPr="005A7749" w:rsidDel="004328D8">
            <w:rPr>
              <w:rFonts w:cs="Arial"/>
              <w:highlight w:val="magenta"/>
            </w:rPr>
            <w:delText>(Peldszus &amp; Stede, 2013, S. 25)</w:delText>
          </w:r>
          <w:r w:rsidR="005A7749" w:rsidRPr="005A7749" w:rsidDel="004328D8">
            <w:rPr>
              <w:highlight w:val="magenta"/>
            </w:rPr>
            <w:fldChar w:fldCharType="end"/>
          </w:r>
        </w:del>
      </w:moveFrom>
    </w:p>
    <w:p w14:paraId="7E425BA2" w14:textId="5C8D0EA1" w:rsidR="00BC48F9" w:rsidDel="004328D8" w:rsidRDefault="00BC48F9" w:rsidP="00CF7AE6">
      <w:pPr>
        <w:rPr>
          <w:del w:id="1820" w:author="Ben Fels" w:date="2024-12-21T12:02:00Z" w16du:dateUtc="2024-12-21T11:02:00Z"/>
          <w:moveFrom w:id="1821" w:author="Ben Fels" w:date="2024-12-21T12:01:00Z" w16du:dateUtc="2024-12-21T11:01:00Z"/>
        </w:rPr>
      </w:pPr>
      <w:moveFrom w:id="1822" w:author="Ben Fels" w:date="2024-12-21T12:01:00Z" w16du:dateUtc="2024-12-21T11:01:00Z">
        <w:del w:id="1823" w:author="Ben Fels" w:date="2024-12-21T12:02:00Z" w16du:dateUtc="2024-12-21T11:02:00Z">
          <w:r w:rsidDel="004328D8">
            <w:delText>Problem, dass auch bei menschlicher</w:delText>
          </w:r>
          <w:r w:rsidR="004F0808" w:rsidDel="004328D8">
            <w:delText xml:space="preserve"> Extraktion der Argumente (und </w:delText>
          </w:r>
          <w:r w:rsidR="00F4528D" w:rsidDel="004328D8">
            <w:delText>dazugehöriger Teile) Uneinigkeit hinsichtlich der Beschriftung besteht</w:delText>
          </w:r>
          <w:r w:rsidR="007B7C10" w:rsidDel="004328D8">
            <w:delText xml:space="preserve">, da </w:delText>
          </w:r>
          <w:r w:rsidR="009801E2" w:rsidDel="004328D8">
            <w:delText xml:space="preserve">eine pragmatische Annotation eine subjektive Einschätzung beinhaltet </w:delText>
          </w:r>
          <w:r w:rsidR="009801E2" w:rsidRPr="00EB396C" w:rsidDel="004328D8">
            <w:rPr>
              <w:highlight w:val="magenta"/>
            </w:rPr>
            <w:fldChar w:fldCharType="begin"/>
          </w:r>
          <w:r w:rsidR="00D47ED8" w:rsidDel="004328D8">
            <w:rPr>
              <w:highlight w:val="magenta"/>
            </w:rPr>
            <w:del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9801E2" w:rsidRPr="00EB396C" w:rsidDel="004328D8">
            <w:rPr>
              <w:highlight w:val="magenta"/>
            </w:rPr>
            <w:fldChar w:fldCharType="separate"/>
          </w:r>
          <w:r w:rsidR="009801E2" w:rsidRPr="00EB396C" w:rsidDel="004328D8">
            <w:rPr>
              <w:rFonts w:cs="Arial"/>
              <w:highlight w:val="magenta"/>
            </w:rPr>
            <w:delText>(Peldszus &amp; Stede, 2013, S. 27)</w:delText>
          </w:r>
          <w:r w:rsidR="009801E2" w:rsidRPr="00EB396C" w:rsidDel="004328D8">
            <w:rPr>
              <w:highlight w:val="magenta"/>
            </w:rPr>
            <w:fldChar w:fldCharType="end"/>
          </w:r>
        </w:del>
      </w:moveFrom>
    </w:p>
    <w:p w14:paraId="7D7E8EDC" w14:textId="5938714A" w:rsidR="00C00D8D" w:rsidDel="004328D8" w:rsidRDefault="00153AA3" w:rsidP="00CF7AE6">
      <w:pPr>
        <w:rPr>
          <w:del w:id="1824" w:author="Ben Fels" w:date="2024-12-21T12:02:00Z" w16du:dateUtc="2024-12-21T11:02:00Z"/>
          <w:moveFrom w:id="1825" w:author="Ben Fels" w:date="2024-12-21T12:01:00Z" w16du:dateUtc="2024-12-21T11:01:00Z"/>
        </w:rPr>
      </w:pPr>
      <w:moveFrom w:id="1826" w:author="Ben Fels" w:date="2024-12-21T12:01:00Z" w16du:dateUtc="2024-12-21T11:01:00Z">
        <w:del w:id="1827" w:author="Ben Fels" w:date="2024-12-21T12:02:00Z" w16du:dateUtc="2024-12-21T11:02:00Z">
          <w:r w:rsidDel="004328D8">
            <w:delText>Während die Theorie von eine</w:delText>
          </w:r>
          <w:r w:rsidR="00274D8E" w:rsidDel="004328D8">
            <w:delText xml:space="preserve">r </w:delText>
          </w:r>
          <w:r w:rsidDel="004328D8">
            <w:delText>sauberen Auflistung der</w:delText>
          </w:r>
          <w:r w:rsidR="003D3C6C" w:rsidDel="004328D8">
            <w:delText xml:space="preserve"> Argumente ausgeht, muss sich in der Praxis d</w:delText>
          </w:r>
          <w:r w:rsidR="00084175" w:rsidDel="004328D8">
            <w:delText xml:space="preserve">ie segmentbasierte Annotation </w:delText>
          </w:r>
          <w:r w:rsidR="003D3C6C" w:rsidDel="004328D8">
            <w:delText xml:space="preserve">an den </w:delText>
          </w:r>
          <w:r w:rsidDel="004328D8">
            <w:delText xml:space="preserve">sprachlichem Stil des Autoren </w:delText>
          </w:r>
          <w:r w:rsidR="003D3C6C" w:rsidDel="004328D8">
            <w:delText xml:space="preserve">anpassen </w:delText>
          </w:r>
          <w:r w:rsidR="003D3C6C" w:rsidRPr="00E26A8E" w:rsidDel="004328D8">
            <w:rPr>
              <w:highlight w:val="magenta"/>
            </w:rPr>
            <w:fldChar w:fldCharType="begin"/>
          </w:r>
          <w:r w:rsidR="00D47ED8" w:rsidDel="004328D8">
            <w:rPr>
              <w:highlight w:val="magenta"/>
            </w:rPr>
            <w:del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delInstrText>
          </w:r>
          <w:r w:rsidR="003D3C6C" w:rsidRPr="00E26A8E" w:rsidDel="004328D8">
            <w:rPr>
              <w:highlight w:val="magenta"/>
            </w:rPr>
            <w:fldChar w:fldCharType="separate"/>
          </w:r>
          <w:r w:rsidR="003D3C6C" w:rsidRPr="00E26A8E" w:rsidDel="004328D8">
            <w:rPr>
              <w:rFonts w:cs="Arial"/>
              <w:highlight w:val="magenta"/>
            </w:rPr>
            <w:delText>(Peldszus &amp; Stede, 2013, S. 11)</w:delText>
          </w:r>
          <w:r w:rsidR="003D3C6C" w:rsidRPr="00E26A8E" w:rsidDel="004328D8">
            <w:rPr>
              <w:highlight w:val="magenta"/>
            </w:rPr>
            <w:fldChar w:fldCharType="end"/>
          </w:r>
          <w:r w:rsidR="003D3C6C" w:rsidDel="004328D8">
            <w:delText>.</w:delText>
          </w:r>
          <w:r w:rsidR="00E76F0F" w:rsidDel="004328D8">
            <w:delText xml:space="preserve"> </w:delText>
          </w:r>
          <w:r w:rsidR="00C00D8D" w:rsidDel="004328D8">
            <w:delText xml:space="preserve">Die Pro- und Kontra-Argumente </w:delText>
          </w:r>
          <w:r w:rsidR="006D3C6D" w:rsidDel="004328D8">
            <w:delText xml:space="preserve">sind nicht immer direkt miteinander verbunden, sondern </w:delText>
          </w:r>
          <w:r w:rsidR="00C00D8D" w:rsidDel="004328D8">
            <w:delText xml:space="preserve">können </w:delText>
          </w:r>
          <w:r w:rsidR="006D3C6D" w:rsidDel="004328D8">
            <w:delText>im gesamten Text verteilt sein .</w:delText>
          </w:r>
        </w:del>
      </w:moveFrom>
    </w:p>
    <w:p w14:paraId="1B0B3F00" w14:textId="2987A32B" w:rsidR="00D87A19" w:rsidDel="004328D8" w:rsidRDefault="004B0377" w:rsidP="00CF7AE6">
      <w:pPr>
        <w:rPr>
          <w:del w:id="1828" w:author="Ben Fels" w:date="2024-12-21T12:02:00Z" w16du:dateUtc="2024-12-21T11:02:00Z"/>
          <w:moveFrom w:id="1829" w:author="Ben Fels" w:date="2024-12-21T12:01:00Z" w16du:dateUtc="2024-12-21T11:01:00Z"/>
        </w:rPr>
      </w:pPr>
      <w:moveFrom w:id="1830" w:author="Ben Fels" w:date="2024-12-21T12:01:00Z" w16du:dateUtc="2024-12-21T11:01:00Z">
        <w:del w:id="1831" w:author="Ben Fels" w:date="2024-12-21T12:02:00Z" w16du:dateUtc="2024-12-21T11:02:00Z">
          <w:r w:rsidDel="004328D8">
            <w:delText>Aufgrund des zeitlich Begrenzten Rahmens d</w:delText>
          </w:r>
          <w:r w:rsidR="00BF28D3" w:rsidDel="004328D8">
            <w:delText>er Untersuchung, wurde ein bereits annotierter Datensatz herangezogen.</w:delText>
          </w:r>
          <w:r w:rsidR="00931E7D" w:rsidDel="004328D8">
            <w:delText xml:space="preserve"> Eine Unterteilung in EDUs, ADUs, </w:delText>
          </w:r>
          <w:r w:rsidR="00E5227E" w:rsidDel="004328D8">
            <w:delText xml:space="preserve">und die Bestimmung der Beziehungen war somit nicht notwendig. Neben dem geringeren zeitlichen Aufwand ist auch die eine höhere Qualität </w:delText>
          </w:r>
          <w:r w:rsidR="00E90D59" w:rsidDel="004328D8">
            <w:delText>der Annotation von Vorteil</w:delText>
          </w:r>
          <w:r w:rsidR="000914DE" w:rsidDel="004328D8">
            <w:delText xml:space="preserve">. Die Annotation bei dem verwendeten Datensatz </w:delText>
          </w:r>
          <w:r w:rsidR="00E91FD3" w:rsidDel="004328D8">
            <w:delText>erfolgte von …</w:delText>
          </w:r>
        </w:del>
      </w:moveFrom>
    </w:p>
    <w:p w14:paraId="71C248AC" w14:textId="2974E1EA" w:rsidR="00991C10" w:rsidRPr="00991C10" w:rsidDel="004328D8" w:rsidRDefault="00991C10"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832" w:author="Ben Fels" w:date="2024-12-21T12:02:00Z" w16du:dateUtc="2024-12-21T11:02:00Z"/>
          <w:moveFrom w:id="1833" w:author="Ben Fels" w:date="2024-12-21T12:01:00Z" w16du:dateUtc="2024-12-21T11:01:00Z"/>
          <w:i/>
          <w:u w:val="single"/>
        </w:rPr>
      </w:pPr>
      <w:moveFrom w:id="1834" w:author="Ben Fels" w:date="2024-12-21T12:01:00Z" w16du:dateUtc="2024-12-21T11:01:00Z">
        <w:del w:id="1835" w:author="Ben Fels" w:date="2024-12-21T12:02:00Z" w16du:dateUtc="2024-12-21T11:02:00Z">
          <w:r w:rsidRPr="00991C10" w:rsidDel="004328D8">
            <w:rPr>
              <w:i/>
              <w:u w:val="single"/>
            </w:rPr>
            <w:delText>Wörterbuch</w:delText>
          </w:r>
        </w:del>
      </w:moveFrom>
    </w:p>
    <w:p w14:paraId="7D50FE97" w14:textId="2CF9B9CB" w:rsidR="00072EE4" w:rsidRPr="009309B1" w:rsidDel="004328D8" w:rsidRDefault="0090441E"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836" w:author="Ben Fels" w:date="2024-12-21T12:02:00Z" w16du:dateUtc="2024-12-21T11:02:00Z"/>
          <w:moveFrom w:id="1837" w:author="Ben Fels" w:date="2024-12-21T12:01:00Z" w16du:dateUtc="2024-12-21T11:01:00Z"/>
        </w:rPr>
      </w:pPr>
      <w:moveFrom w:id="1838" w:author="Ben Fels" w:date="2024-12-21T12:01:00Z" w16du:dateUtc="2024-12-21T11:01:00Z">
        <w:del w:id="1839" w:author="Ben Fels" w:date="2024-12-21T12:02:00Z" w16du:dateUtc="2024-12-21T11:02:00Z">
          <w:r w:rsidRPr="009309B1" w:rsidDel="004328D8">
            <w:delText xml:space="preserve">Claim – </w:delText>
          </w:r>
          <w:r w:rsidR="00D85D5B" w:rsidRPr="009309B1" w:rsidDel="004328D8">
            <w:delText>Behauptungen</w:delText>
          </w:r>
          <w:r w:rsidR="005A42C1" w:rsidDel="004328D8">
            <w:delText xml:space="preserve"> (Kann als Prämisse oder Schlussfolgerung dienen</w:delText>
          </w:r>
          <w:r w:rsidR="00A81DAE" w:rsidDel="004328D8">
            <w:delText xml:space="preserve"> </w:delText>
          </w:r>
          <w:r w:rsidR="00A81DAE" w:rsidDel="004328D8">
            <w:fldChar w:fldCharType="begin"/>
          </w:r>
          <w:r w:rsidR="00D47ED8" w:rsidDel="004328D8">
            <w:del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delInstrText>
          </w:r>
          <w:r w:rsidR="00A81DAE" w:rsidDel="004328D8">
            <w:fldChar w:fldCharType="separate"/>
          </w:r>
          <w:r w:rsidR="00A81DAE" w:rsidRPr="00A81DAE" w:rsidDel="004328D8">
            <w:rPr>
              <w:rFonts w:cs="Arial"/>
            </w:rPr>
            <w:delText>(</w:delText>
          </w:r>
          <w:r w:rsidR="00A81DAE" w:rsidRPr="00A81DAE" w:rsidDel="004328D8">
            <w:rPr>
              <w:rFonts w:cs="Arial"/>
              <w:highlight w:val="magenta"/>
            </w:rPr>
            <w:delText>Peldszus &amp; Stede, 2013, S. 9)</w:delText>
          </w:r>
          <w:r w:rsidR="00A81DAE" w:rsidDel="004328D8">
            <w:fldChar w:fldCharType="end"/>
          </w:r>
          <w:r w:rsidR="005A42C1" w:rsidDel="004328D8">
            <w:delText>)</w:delText>
          </w:r>
        </w:del>
      </w:moveFrom>
    </w:p>
    <w:p w14:paraId="021F04DD" w14:textId="4AFA43AA" w:rsidR="0090441E" w:rsidRP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840" w:author="Ben Fels" w:date="2024-12-21T12:02:00Z" w16du:dateUtc="2024-12-21T11:02:00Z"/>
          <w:moveFrom w:id="1841" w:author="Ben Fels" w:date="2024-12-21T12:01:00Z" w16du:dateUtc="2024-12-21T11:01:00Z"/>
        </w:rPr>
      </w:pPr>
      <w:moveFrom w:id="1842" w:author="Ben Fels" w:date="2024-12-21T12:01:00Z" w16du:dateUtc="2024-12-21T11:01:00Z">
        <w:del w:id="1843" w:author="Ben Fels" w:date="2024-12-21T12:02:00Z" w16du:dateUtc="2024-12-21T11:02:00Z">
          <w:r w:rsidRPr="009309B1" w:rsidDel="004328D8">
            <w:delText>Stances – Standpunkt</w:delText>
          </w:r>
          <w:r w:rsidR="00394FA3" w:rsidDel="004328D8">
            <w:delText xml:space="preserve"> / Haltung</w:delText>
          </w:r>
        </w:del>
      </w:moveFrom>
    </w:p>
    <w:p w14:paraId="2428B643" w14:textId="3ED2A249" w:rsid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844" w:author="Ben Fels" w:date="2024-12-21T12:02:00Z" w16du:dateUtc="2024-12-21T11:02:00Z"/>
          <w:moveFrom w:id="1845" w:author="Ben Fels" w:date="2024-12-21T12:01:00Z" w16du:dateUtc="2024-12-21T11:01:00Z"/>
        </w:rPr>
      </w:pPr>
      <w:moveFrom w:id="1846" w:author="Ben Fels" w:date="2024-12-21T12:01:00Z" w16du:dateUtc="2024-12-21T11:01:00Z">
        <w:del w:id="1847" w:author="Ben Fels" w:date="2024-12-21T12:02:00Z" w16du:dateUtc="2024-12-21T11:02:00Z">
          <w:r w:rsidRPr="009309B1" w:rsidDel="004328D8">
            <w:delText xml:space="preserve">Evidence </w:delText>
          </w:r>
          <w:r w:rsidR="00246FB5" w:rsidDel="004328D8">
            <w:delText>–</w:delText>
          </w:r>
          <w:r w:rsidRPr="009309B1" w:rsidDel="004328D8">
            <w:delText xml:space="preserve"> Beweise</w:delText>
          </w:r>
        </w:del>
      </w:moveFrom>
    </w:p>
    <w:p w14:paraId="17BC6FE2" w14:textId="19AFE230" w:rsidR="00AF7D22" w:rsidRPr="00E001C8" w:rsidDel="004328D8" w:rsidRDefault="001E4D8D"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848" w:author="Ben Fels" w:date="2024-12-21T12:02:00Z" w16du:dateUtc="2024-12-21T11:02:00Z"/>
          <w:moveFrom w:id="1849" w:author="Ben Fels" w:date="2024-12-21T12:01:00Z" w16du:dateUtc="2024-12-21T11:01:00Z"/>
        </w:rPr>
      </w:pPr>
      <w:moveFrom w:id="1850" w:author="Ben Fels" w:date="2024-12-21T12:01:00Z" w16du:dateUtc="2024-12-21T11:01:00Z">
        <w:del w:id="1851" w:author="Ben Fels" w:date="2024-12-21T12:02:00Z" w16du:dateUtc="2024-12-21T11:02:00Z">
          <w:r w:rsidRPr="00E001C8" w:rsidDel="004328D8">
            <w:delText>P</w:delText>
          </w:r>
          <w:r w:rsidR="00AF7D22" w:rsidRPr="00E001C8" w:rsidDel="004328D8">
            <w:delText>remise</w:delText>
          </w:r>
          <w:r w:rsidR="00BE4644" w:rsidRPr="00E001C8" w:rsidDel="004328D8">
            <w:delText xml:space="preserve"> </w:delText>
          </w:r>
          <w:r w:rsidR="00223F9C" w:rsidRPr="00E001C8" w:rsidDel="004328D8">
            <w:delText>–</w:delText>
          </w:r>
          <w:r w:rsidR="00BE4644" w:rsidRPr="00E001C8" w:rsidDel="004328D8">
            <w:delText xml:space="preserve"> Prämisse</w:delText>
          </w:r>
          <w:r w:rsidR="00223F9C" w:rsidRPr="00E001C8" w:rsidDel="004328D8">
            <w:delText xml:space="preserve"> (</w:delText>
          </w:r>
          <w:r w:rsidR="00E001C8" w:rsidRPr="00E001C8" w:rsidDel="004328D8">
            <w:delText xml:space="preserve">Voraussetzung, </w:delText>
          </w:r>
          <w:r w:rsidR="00E001C8" w:rsidDel="004328D8">
            <w:delText>Annahme)</w:delText>
          </w:r>
        </w:del>
      </w:moveFrom>
    </w:p>
    <w:p w14:paraId="27901DBA" w14:textId="0C771E78" w:rsidR="001E4D8D" w:rsidRPr="00E001C8" w:rsidDel="004328D8" w:rsidRDefault="004B4E35"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852" w:author="Ben Fels" w:date="2024-12-21T12:02:00Z" w16du:dateUtc="2024-12-21T11:02:00Z"/>
          <w:moveFrom w:id="1853" w:author="Ben Fels" w:date="2024-12-21T12:01:00Z" w16du:dateUtc="2024-12-21T11:01:00Z"/>
        </w:rPr>
      </w:pPr>
      <w:moveFrom w:id="1854" w:author="Ben Fels" w:date="2024-12-21T12:01:00Z" w16du:dateUtc="2024-12-21T11:01:00Z">
        <w:del w:id="1855" w:author="Ben Fels" w:date="2024-12-21T12:02:00Z" w16du:dateUtc="2024-12-21T11:02:00Z">
          <w:r w:rsidRPr="00E001C8" w:rsidDel="004328D8">
            <w:delText>C</w:delText>
          </w:r>
          <w:r w:rsidR="001E4D8D" w:rsidRPr="00E001C8" w:rsidDel="004328D8">
            <w:delText>onclusion</w:delText>
          </w:r>
          <w:r w:rsidR="005A42C1" w:rsidDel="004328D8">
            <w:delText xml:space="preserve"> – Schlussfolgerung </w:delText>
          </w:r>
        </w:del>
      </w:moveFrom>
    </w:p>
    <w:moveFromRangeEnd w:id="1541"/>
    <w:p w14:paraId="7D6DB4AD" w14:textId="00A030F7" w:rsidR="00E02FED" w:rsidRPr="0088488E" w:rsidDel="004328D8" w:rsidRDefault="00E02FED" w:rsidP="009A54C3">
      <w:pPr>
        <w:pStyle w:val="berschrift2"/>
        <w:rPr>
          <w:del w:id="1856" w:author="Ben Fels" w:date="2024-12-21T12:02:00Z" w16du:dateUtc="2024-12-21T11:02:00Z"/>
        </w:rPr>
      </w:pPr>
      <w:del w:id="1857" w:author="Ben Fels" w:date="2024-12-21T12:02:00Z" w16du:dateUtc="2024-12-21T11:02:00Z">
        <w:r w:rsidRPr="0088488E" w:rsidDel="004328D8">
          <w:delText xml:space="preserve">Argument </w:delText>
        </w:r>
        <w:r w:rsidR="008814F7" w:rsidRPr="0088488E" w:rsidDel="004328D8">
          <w:delText xml:space="preserve">diagramming </w:delText>
        </w:r>
        <w:r w:rsidR="006715D2" w:rsidRPr="0088488E" w:rsidDel="004328D8">
          <w:delText>techniques</w:delText>
        </w:r>
        <w:r w:rsidR="003B5CAB" w:rsidRPr="0088488E" w:rsidDel="004328D8">
          <w:delText xml:space="preserve"> / Argument Schemes</w:delText>
        </w:r>
      </w:del>
    </w:p>
    <w:p w14:paraId="29C2BC31" w14:textId="79912CF0" w:rsidR="008814F7" w:rsidDel="004328D8" w:rsidRDefault="008814F7" w:rsidP="00CF7AE6">
      <w:pPr>
        <w:rPr>
          <w:del w:id="1858" w:author="Ben Fels" w:date="2024-12-21T12:02:00Z" w16du:dateUtc="2024-12-21T11:02:00Z"/>
        </w:rPr>
      </w:pPr>
      <w:del w:id="1859" w:author="Ben Fels" w:date="2024-12-21T12:02:00Z" w16du:dateUtc="2024-12-21T11:02:00Z">
        <w:r w:rsidRPr="006715D2" w:rsidDel="004328D8">
          <w:delText>Darstellung der Argumente in einer Strukturierten Form</w:delText>
        </w:r>
        <w:r w:rsidR="00346616" w:rsidDel="004328D8">
          <w:delText>. Kann erst erfolgen,</w:delText>
        </w:r>
        <w:r w:rsidR="00760B27" w:rsidDel="004328D8">
          <w:delText xml:space="preserve"> nachdem die Komponenten einer Argumentation extrahiert wurden</w:delText>
        </w:r>
        <w:r w:rsidR="00D60E01" w:rsidDel="004328D8">
          <w:delText>.</w:delText>
        </w:r>
      </w:del>
    </w:p>
    <w:p w14:paraId="68A02BEA" w14:textId="6863BFB3" w:rsidR="001B52DD" w:rsidDel="004328D8" w:rsidRDefault="001B52DD" w:rsidP="00CF7AE6">
      <w:pPr>
        <w:rPr>
          <w:del w:id="1860" w:author="Ben Fels" w:date="2024-12-21T12:02:00Z" w16du:dateUtc="2024-12-21T11:02:00Z"/>
        </w:rPr>
      </w:pPr>
      <w:del w:id="1861" w:author="Ben Fels" w:date="2024-12-21T12:02:00Z" w16du:dateUtc="2024-12-21T11:02:00Z">
        <w:r w:rsidDel="004328D8">
          <w:delText xml:space="preserve">Nach </w:delText>
        </w:r>
        <w:r w:rsidRPr="00E10D08" w:rsidDel="004328D8">
          <w:rPr>
            <w:highlight w:val="magenta"/>
          </w:rPr>
          <w:fldChar w:fldCharType="begin"/>
        </w:r>
        <w:r w:rsidR="00D47ED8" w:rsidDel="004328D8">
          <w:rPr>
            <w:highlight w:val="magenta"/>
          </w:rPr>
          <w:del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E10D08" w:rsidDel="004328D8">
          <w:rPr>
            <w:highlight w:val="magenta"/>
          </w:rPr>
          <w:fldChar w:fldCharType="separate"/>
        </w:r>
        <w:r w:rsidRPr="00E10D08" w:rsidDel="004328D8">
          <w:rPr>
            <w:rFonts w:cs="Arial"/>
            <w:highlight w:val="magenta"/>
          </w:rPr>
          <w:delText>(Peldszus &amp; Stede, 2013, S. 6)</w:delText>
        </w:r>
        <w:r w:rsidRPr="00E10D08" w:rsidDel="004328D8">
          <w:rPr>
            <w:highlight w:val="magenta"/>
          </w:rPr>
          <w:fldChar w:fldCharType="end"/>
        </w:r>
        <w:r w:rsidR="00E10D08" w:rsidDel="004328D8">
          <w:delText xml:space="preserve"> können Argumente in einem Argument-Graphen abgebildet werden</w:delText>
        </w:r>
        <w:r w:rsidR="006421C1" w:rsidDel="004328D8">
          <w:delText>, mit dem Prämissen und Schlossfolgerungen als Knoten und der Beziehung zwischen Ihnen als Pfeil.</w:delText>
        </w:r>
        <w:r w:rsidR="006B328D" w:rsidDel="004328D8">
          <w:delText xml:space="preserve"> Die einfachste Konstellation </w:delText>
        </w:r>
        <w:r w:rsidR="00856224" w:rsidDel="004328D8">
          <w:delText xml:space="preserve">eines Arguments </w:delText>
        </w:r>
        <w:r w:rsidR="006B328D" w:rsidDel="004328D8">
          <w:delText>wäre demnach ein</w:delText>
        </w:r>
        <w:r w:rsidR="00856224" w:rsidDel="004328D8">
          <w:delText xml:space="preserve">e Schlussfolgerung, welche von einer Prämisse unterstützt wird. </w:delText>
        </w:r>
      </w:del>
    </w:p>
    <w:p w14:paraId="318837BC" w14:textId="792B5588" w:rsidR="00941F9C" w:rsidRPr="00664C71" w:rsidDel="004328D8" w:rsidRDefault="00941F9C" w:rsidP="00344A2C">
      <w:pPr>
        <w:pStyle w:val="Listenabsatz"/>
        <w:numPr>
          <w:ilvl w:val="0"/>
          <w:numId w:val="30"/>
        </w:numPr>
        <w:rPr>
          <w:del w:id="1862" w:author="Ben Fels" w:date="2024-12-21T12:02:00Z" w16du:dateUtc="2024-12-21T11:02:00Z"/>
          <w:highlight w:val="cyan"/>
          <w:rPrChange w:id="1863" w:author="Ben Fels" w:date="2024-12-21T18:08:00Z" w16du:dateUtc="2024-12-21T17:08:00Z">
            <w:rPr>
              <w:del w:id="1864" w:author="Ben Fels" w:date="2024-12-21T12:02:00Z" w16du:dateUtc="2024-12-21T11:02:00Z"/>
              <w:highlight w:val="cyan"/>
              <w:lang w:val="en-US"/>
            </w:rPr>
          </w:rPrChange>
        </w:rPr>
      </w:pPr>
      <w:del w:id="1865" w:author="Ben Fels" w:date="2024-12-21T12:02:00Z" w16du:dateUtc="2024-12-21T11:02:00Z">
        <w:r w:rsidRPr="00664C71" w:rsidDel="004328D8">
          <w:rPr>
            <w:highlight w:val="cyan"/>
            <w:rPrChange w:id="1866" w:author="Ben Fels" w:date="2024-12-21T18:08:00Z" w16du:dateUtc="2024-12-21T17:08:00Z">
              <w:rPr>
                <w:highlight w:val="cyan"/>
                <w:lang w:val="en-US"/>
              </w:rPr>
            </w:rPrChange>
          </w:rPr>
          <w:delText xml:space="preserve">Walton, D., Reed, C., &amp; Macagno, F. (2008). Argumentation schemes. Cambridge University Press. doi:10.1017/CBO9780511802034. </w:delText>
        </w:r>
      </w:del>
    </w:p>
    <w:p w14:paraId="67E012A2" w14:textId="73DEEA1B" w:rsidR="00344A2C" w:rsidRPr="00664C71" w:rsidDel="004328D8" w:rsidRDefault="00344A2C" w:rsidP="00344A2C">
      <w:pPr>
        <w:pStyle w:val="Listenabsatz"/>
        <w:numPr>
          <w:ilvl w:val="0"/>
          <w:numId w:val="30"/>
        </w:numPr>
        <w:rPr>
          <w:del w:id="1867" w:author="Ben Fels" w:date="2024-12-21T12:02:00Z" w16du:dateUtc="2024-12-21T11:02:00Z"/>
          <w:highlight w:val="cyan"/>
          <w:rPrChange w:id="1868" w:author="Ben Fels" w:date="2024-12-21T18:08:00Z" w16du:dateUtc="2024-12-21T17:08:00Z">
            <w:rPr>
              <w:del w:id="1869" w:author="Ben Fels" w:date="2024-12-21T12:02:00Z" w16du:dateUtc="2024-12-21T11:02:00Z"/>
              <w:highlight w:val="cyan"/>
              <w:lang w:val="en-US"/>
            </w:rPr>
          </w:rPrChange>
        </w:rPr>
      </w:pPr>
      <w:del w:id="1870" w:author="Ben Fels" w:date="2024-12-21T12:02:00Z" w16du:dateUtc="2024-12-21T11:02:00Z">
        <w:r w:rsidRPr="00664C71" w:rsidDel="004328D8">
          <w:rPr>
            <w:highlight w:val="cyan"/>
            <w:rPrChange w:id="1871" w:author="Ben Fels" w:date="2024-12-21T18:08:00Z" w16du:dateUtc="2024-12-21T17:08:00Z">
              <w:rPr>
                <w:highlight w:val="cyan"/>
                <w:lang w:val="en-US"/>
              </w:rPr>
            </w:rPrChange>
          </w:rPr>
          <w:delText>Reed, C., Walton, D., &amp; Macagno, F. (2007).Argument diagramming in logic, law and artificial intelligence. The Knowledge Engineering Review, 22(1), 87–109. doi:10.1017/S0269888907001051.</w:delText>
        </w:r>
      </w:del>
    </w:p>
    <w:p w14:paraId="66C7C1CE" w14:textId="46D0E917" w:rsidR="008814F7" w:rsidRPr="00664C71" w:rsidDel="004328D8" w:rsidRDefault="008814F7" w:rsidP="00CF7AE6">
      <w:pPr>
        <w:rPr>
          <w:del w:id="1872" w:author="Ben Fels" w:date="2024-12-21T12:02:00Z" w16du:dateUtc="2024-12-21T11:02:00Z"/>
          <w:rPrChange w:id="1873" w:author="Ben Fels" w:date="2024-12-21T18:08:00Z" w16du:dateUtc="2024-12-21T17:08:00Z">
            <w:rPr>
              <w:del w:id="1874" w:author="Ben Fels" w:date="2024-12-21T12:02:00Z" w16du:dateUtc="2024-12-21T11:02:00Z"/>
              <w:lang w:val="en-US"/>
            </w:rPr>
          </w:rPrChange>
        </w:rPr>
      </w:pPr>
    </w:p>
    <w:p w14:paraId="6E72EDCF" w14:textId="6A26F087" w:rsidR="004B4E35" w:rsidDel="007A763E" w:rsidRDefault="004B4E35" w:rsidP="009A54C3">
      <w:pPr>
        <w:pStyle w:val="berschrift2"/>
        <w:rPr>
          <w:del w:id="1875" w:author="Ben Fels" w:date="2024-12-16T22:06:00Z" w16du:dateUtc="2024-12-16T21:06:00Z"/>
        </w:rPr>
      </w:pPr>
      <w:del w:id="1876" w:author="Ben Fels" w:date="2024-12-16T22:06:00Z" w16du:dateUtc="2024-12-16T21:06:00Z">
        <w:r w:rsidRPr="00D93EB3" w:rsidDel="007A763E">
          <w:delText>Datensatz</w:delText>
        </w:r>
      </w:del>
    </w:p>
    <w:p w14:paraId="6E930610" w14:textId="24C22B13" w:rsidR="00FD1E0F" w:rsidDel="007A763E" w:rsidRDefault="00AC654E" w:rsidP="00CF7AE6">
      <w:pPr>
        <w:rPr>
          <w:del w:id="1877" w:author="Ben Fels" w:date="2024-12-16T22:06:00Z" w16du:dateUtc="2024-12-16T21:06:00Z"/>
        </w:rPr>
      </w:pPr>
      <w:del w:id="1878" w:author="Ben Fels" w:date="2024-12-16T22:06:00Z" w16du:dateUtc="2024-12-16T21:06:00Z">
        <w:r w:rsidDel="007A763E">
          <w:delText>Man könnte für jede Teilaufgabe einen eigenen Datensatz verwenden</w:delText>
        </w:r>
        <w:r w:rsidR="001D6870" w:rsidDel="007A763E">
          <w:delText xml:space="preserve">. Besser wäre es jedoch einen </w:delText>
        </w:r>
        <w:r w:rsidR="00E53301" w:rsidDel="007A763E">
          <w:delText>Datensatz zu verwenden, welcher sich für alle drei Teilaufgaben verwenden lässt. Damit b</w:delText>
        </w:r>
        <w:r w:rsidR="00CD5DC0" w:rsidDel="007A763E">
          <w:delText xml:space="preserve">edarf eines annotierten </w:delText>
        </w:r>
        <w:r w:rsidR="00993E5E" w:rsidDel="007A763E">
          <w:delText>Datensatzes,</w:delText>
        </w:r>
        <w:r w:rsidR="0071067D" w:rsidDel="007A763E">
          <w:delText xml:space="preserve"> in</w:delText>
        </w:r>
        <w:r w:rsidR="003B0C20" w:rsidDel="007A763E">
          <w:delText xml:space="preserve"> dem die </w:delText>
        </w:r>
        <w:r w:rsidR="0071067D" w:rsidDel="007A763E">
          <w:delText>argument-Komponenten und den argumentativen Beziehungen</w:delText>
        </w:r>
        <w:r w:rsidR="003B0C20" w:rsidDel="007A763E">
          <w:delText xml:space="preserve"> ausgewiesen werden. Anhand der Grundwahrheit kann die Ausgabe des LLMs evaluiert werden</w:delText>
        </w:r>
        <w:r w:rsidR="00EB4438" w:rsidDel="007A763E">
          <w:delText>.</w:delText>
        </w:r>
      </w:del>
    </w:p>
    <w:p w14:paraId="482C4E3C" w14:textId="59A1335C" w:rsidR="008D1A12" w:rsidRPr="00804DEE" w:rsidDel="007A763E" w:rsidRDefault="008D1A12" w:rsidP="00CF7AE6">
      <w:pPr>
        <w:rPr>
          <w:del w:id="1879" w:author="Ben Fels" w:date="2024-12-16T22:06:00Z" w16du:dateUtc="2024-12-16T21:06:00Z"/>
          <w:i/>
        </w:rPr>
      </w:pPr>
      <w:del w:id="1880" w:author="Ben Fels" w:date="2024-12-16T22:06:00Z" w16du:dateUtc="2024-12-16T21:06:00Z">
        <w:r w:rsidRPr="008D1A12" w:rsidDel="007A763E">
          <w:rPr>
            <w:i/>
          </w:rPr>
          <w:delText>„Für beide Hauptaufgaben des Argument Mining werden qualitativ hochwertige annotierte Korpora benötigt, um die Leistung automatisierter Ansätze zu trainieren und zu bewerten</w:delText>
        </w:r>
        <w:r w:rsidR="0020041F" w:rsidDel="007A763E">
          <w:rPr>
            <w:i/>
          </w:rPr>
          <w:delText xml:space="preserve">. </w:delText>
        </w:r>
        <w:r w:rsidR="0020041F" w:rsidRPr="0020041F" w:rsidDel="007A763E">
          <w:rPr>
            <w:i/>
          </w:rPr>
          <w:delText>Die Zuverlässigkeit eines annotierten Korpus wird durch die Berechnung der Übereinstimmung zwischen den Annotatoren gewährleistet, die den Grad der Übereinstimmung bei der Durchführung der Annotationsaufgabe zwischen den beteiligten Annotatoren misst.</w:delText>
        </w:r>
        <w:r w:rsidR="009B1874" w:rsidRPr="009B1874" w:rsidDel="007A763E">
          <w:delText xml:space="preserve"> </w:delText>
        </w:r>
        <w:r w:rsidR="009B1874" w:rsidRPr="009B1874" w:rsidDel="007A763E">
          <w:rPr>
            <w:i/>
          </w:rPr>
          <w:delText>Bei der Erstellung eines Datensatzes für die Vorhersage von Beziehungen ist das statistische Maß für die Berechnung der Übereinstimmung zwischen den von den Kommentatoren vergebenen Bezeichnungen der Cohen's Kappa-Koeffizient</w:delText>
        </w:r>
        <w:r w:rsidR="00E41FD3" w:rsidDel="007A763E">
          <w:rPr>
            <w:i/>
          </w:rPr>
          <w:delText xml:space="preserve">. </w:delText>
        </w:r>
        <w:r w:rsidR="00E41FD3" w:rsidRPr="00E41FD3" w:rsidDel="007A763E">
          <w:rPr>
            <w:i/>
          </w:rPr>
          <w:delText>Wenn die Bewerter vollständig übereinstimmen, dann = 1, wenn es keine Übereinstimmung zwischen den Bewertern gibt, die über das hinausgeht, was zufällig zu erwarten wäre, = 0. Bei NLP-Aufgaben wird die Übereinstimmung als signifikant angesehen, wenn sie &gt;0,6 ist.</w:delText>
        </w:r>
        <w:r w:rsidRPr="008D1A12" w:rsidDel="007A763E">
          <w:rPr>
            <w:i/>
          </w:rPr>
          <w:delText>“</w:delText>
        </w:r>
        <w:r w:rsidDel="007A763E">
          <w:rPr>
            <w:i/>
          </w:rPr>
          <w:delText xml:space="preserve"> </w:delText>
        </w:r>
        <w:r w:rsidRPr="00104FE4" w:rsidDel="007A763E">
          <w:rPr>
            <w:i/>
            <w:highlight w:val="magenta"/>
          </w:rPr>
          <w:fldChar w:fldCharType="begin"/>
        </w:r>
        <w:r w:rsidR="004E5B9A" w:rsidDel="007A763E">
          <w:rPr>
            <w:i/>
            <w:highlight w:val="magenta"/>
          </w:rPr>
          <w:del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delInstrText>
        </w:r>
        <w:r w:rsidR="004E5B9A" w:rsidRPr="00664C71" w:rsidDel="007A763E">
          <w:rPr>
            <w:i/>
            <w:highlight w:val="magenta"/>
            <w:rPrChange w:id="1881" w:author="Ben Fels" w:date="2024-12-21T18:08:00Z" w16du:dateUtc="2024-12-21T17:08:00Z">
              <w:rPr>
                <w:i/>
                <w:highlight w:val="magenta"/>
                <w:lang w:val="en-US"/>
              </w:rPr>
            </w:rPrChange>
          </w:rPr>
          <w:del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RPr="00104FE4" w:rsidDel="007A763E">
          <w:rPr>
            <w:i/>
            <w:highlight w:val="magenta"/>
          </w:rPr>
          <w:fldChar w:fldCharType="separate"/>
        </w:r>
        <w:r w:rsidRPr="00664C71" w:rsidDel="007A763E">
          <w:rPr>
            <w:rFonts w:cs="Arial"/>
            <w:highlight w:val="magenta"/>
            <w:rPrChange w:id="1882" w:author="Ben Fels" w:date="2024-12-21T18:08:00Z" w16du:dateUtc="2024-12-21T17:08:00Z">
              <w:rPr>
                <w:rFonts w:cs="Arial"/>
                <w:highlight w:val="magenta"/>
                <w:lang w:val="en-US"/>
              </w:rPr>
            </w:rPrChange>
          </w:rPr>
          <w:delText>(Cabrio &amp; Villata, 2018, S. 5428)</w:delText>
        </w:r>
        <w:r w:rsidRPr="00104FE4" w:rsidDel="007A763E">
          <w:rPr>
            <w:i/>
            <w:highlight w:val="magenta"/>
          </w:rPr>
          <w:fldChar w:fldCharType="end"/>
        </w:r>
        <w:r w:rsidR="00024793" w:rsidRPr="00664C71" w:rsidDel="007A763E">
          <w:rPr>
            <w:i/>
            <w:rPrChange w:id="1883" w:author="Ben Fels" w:date="2024-12-21T18:08:00Z" w16du:dateUtc="2024-12-21T17:08:00Z">
              <w:rPr>
                <w:i/>
                <w:lang w:val="en-US"/>
              </w:rPr>
            </w:rPrChange>
          </w:rPr>
          <w:delText xml:space="preserve"> </w:delText>
        </w:r>
        <w:r w:rsidR="00024793" w:rsidRPr="00024793" w:rsidDel="007A763E">
          <w:sym w:font="Wingdings" w:char="F0E0"/>
        </w:r>
        <w:r w:rsidR="00024793" w:rsidRPr="00664C71" w:rsidDel="007A763E">
          <w:rPr>
            <w:rPrChange w:id="1884" w:author="Ben Fels" w:date="2024-12-21T18:08:00Z" w16du:dateUtc="2024-12-21T17:08:00Z">
              <w:rPr>
                <w:lang w:val="en-US"/>
              </w:rPr>
            </w:rPrChange>
          </w:rPr>
          <w:delText xml:space="preserve"> For more details about inter-annotator agreement, we refer the reader to [Artstein, 2017]</w:delText>
        </w:r>
        <w:r w:rsidR="00224939" w:rsidRPr="00664C71" w:rsidDel="007A763E">
          <w:rPr>
            <w:rPrChange w:id="1885" w:author="Ben Fels" w:date="2024-12-21T18:08:00Z" w16du:dateUtc="2024-12-21T17:08:00Z">
              <w:rPr>
                <w:lang w:val="en-US"/>
              </w:rPr>
            </w:rPrChange>
          </w:rPr>
          <w:delText xml:space="preserve"> </w:delText>
        </w:r>
        <w:r w:rsidR="00224939" w:rsidRPr="00224939" w:rsidDel="007A763E">
          <w:rPr>
            <w:lang w:val="en-US"/>
          </w:rPr>
          <w:sym w:font="Wingdings" w:char="F0E0"/>
        </w:r>
        <w:r w:rsidR="00224939" w:rsidRPr="00664C71" w:rsidDel="007A763E">
          <w:rPr>
            <w:rPrChange w:id="1886" w:author="Ben Fels" w:date="2024-12-21T18:08:00Z" w16du:dateUtc="2024-12-21T17:08:00Z">
              <w:rPr>
                <w:lang w:val="en-US"/>
              </w:rPr>
            </w:rPrChange>
          </w:rPr>
          <w:delText xml:space="preserve"> </w:delText>
        </w:r>
        <w:r w:rsidR="00804DEE" w:rsidRPr="00664C71" w:rsidDel="007A763E">
          <w:rPr>
            <w:rPrChange w:id="1887" w:author="Ben Fels" w:date="2024-12-21T18:08:00Z" w16du:dateUtc="2024-12-21T17:08:00Z">
              <w:rPr>
                <w:lang w:val="en-US"/>
              </w:rPr>
            </w:rPrChange>
          </w:rPr>
          <w:delText xml:space="preserve"> [Artstein, 2017] Ron Artstein. </w:delText>
        </w:r>
        <w:r w:rsidR="00804DEE" w:rsidRPr="00804DEE" w:rsidDel="007A763E">
          <w:delText>Inter-annotator Agreement, pages 297–313. Springer Netherlands, Dordrecht, 2017.</w:delText>
        </w:r>
      </w:del>
    </w:p>
    <w:p w14:paraId="64F25EAA" w14:textId="4B658E0A" w:rsidR="003E3BC8" w:rsidDel="007A763E" w:rsidRDefault="00FD1E0F" w:rsidP="00CF7AE6">
      <w:pPr>
        <w:rPr>
          <w:del w:id="1888" w:author="Ben Fels" w:date="2024-12-16T22:06:00Z" w16du:dateUtc="2024-12-16T21:06:00Z"/>
        </w:rPr>
      </w:pPr>
      <w:del w:id="1889" w:author="Ben Fels" w:date="2024-12-16T22:06:00Z" w16du:dateUtc="2024-12-16T21:06:00Z">
        <w:r w:rsidDel="007A763E">
          <w:delText xml:space="preserve">Einen Vergleich </w:delText>
        </w:r>
        <w:r w:rsidR="00BF1970" w:rsidDel="007A763E">
          <w:delText xml:space="preserve">verfügbarer Datensätze bieten </w:delText>
        </w:r>
        <w:r w:rsidDel="007A763E">
          <w:delText xml:space="preserve">beispielsweise </w:delText>
        </w:r>
        <w:r w:rsidRPr="00BF1970" w:rsidDel="007A763E">
          <w:rPr>
            <w:highlight w:val="magenta"/>
          </w:rPr>
          <w:fldChar w:fldCharType="begin"/>
        </w:r>
        <w:r w:rsidR="004E5B9A" w:rsidDel="007A763E">
          <w:rPr>
            <w:highlight w:val="magenta"/>
          </w:rPr>
          <w:del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R="00BF1970" w:rsidDel="007A763E">
          <w:delText>.</w:delText>
        </w:r>
      </w:del>
    </w:p>
    <w:p w14:paraId="258B7E1A" w14:textId="408AAC06" w:rsidR="00D1402E" w:rsidRPr="003143FC" w:rsidDel="007A763E" w:rsidRDefault="00D1402E" w:rsidP="00CF7AE6">
      <w:pPr>
        <w:rPr>
          <w:del w:id="1890" w:author="Ben Fels" w:date="2024-12-16T22:06:00Z" w16du:dateUtc="2024-12-16T21:06:00Z"/>
        </w:rPr>
      </w:pPr>
      <w:del w:id="1891" w:author="Ben Fels" w:date="2024-12-16T22:06:00Z" w16du:dateUtc="2024-12-16T21:06:00Z">
        <w:r w:rsidDel="007A763E">
          <w:rPr>
            <w:i/>
          </w:rPr>
          <w:delText>„</w:delText>
        </w:r>
        <w:r w:rsidRPr="00D1402E" w:rsidDel="007A763E">
          <w:rPr>
            <w:i/>
          </w:rPr>
          <w:delText>Darüber hinaus wurden seit Beginn der Forschung im Bereich AM verschiedene heterogene Datensätze erstellt. Aufgrund der Unausgereiftheit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delText>
        </w:r>
        <w:r w:rsidDel="007A763E">
          <w:rPr>
            <w:i/>
          </w:rPr>
          <w:delText xml:space="preserve">“ </w:delText>
        </w:r>
        <w:r w:rsidRPr="00BF1970" w:rsidDel="007A763E">
          <w:rPr>
            <w:highlight w:val="magenta"/>
          </w:rPr>
          <w:fldChar w:fldCharType="begin"/>
        </w:r>
        <w:r w:rsidR="004E5B9A" w:rsidDel="007A763E">
          <w:rPr>
            <w:highlight w:val="magenta"/>
          </w:rPr>
          <w:del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Del="007A763E">
          <w:delText>.</w:delText>
        </w:r>
      </w:del>
    </w:p>
    <w:p w14:paraId="7CC8CC1A" w14:textId="45142ACC" w:rsidR="003E3BC8" w:rsidDel="007A763E" w:rsidRDefault="000D48F0" w:rsidP="00CF7AE6">
      <w:pPr>
        <w:rPr>
          <w:del w:id="1892" w:author="Ben Fels" w:date="2024-12-16T22:06:00Z" w16du:dateUtc="2024-12-16T21:06:00Z"/>
          <w:i/>
        </w:rPr>
      </w:pPr>
      <w:del w:id="1893" w:author="Ben Fels" w:date="2024-12-16T22:06:00Z" w16du:dateUtc="2024-12-16T21:06:00Z">
        <w:r w:rsidRPr="00A14854" w:rsidDel="007A763E">
          <w:rPr>
            <w:i/>
            <w:highlight w:val="magenta"/>
          </w:rPr>
          <w:fldChar w:fldCharType="begin"/>
        </w:r>
        <w:r w:rsidR="00083590" w:rsidDel="007A763E">
          <w:rPr>
            <w:i/>
            <w:highlight w:val="magenta"/>
          </w:rPr>
          <w:del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delInstrText>
        </w:r>
        <w:r w:rsidRPr="00A14854" w:rsidDel="007A763E">
          <w:rPr>
            <w:i/>
            <w:highlight w:val="magenta"/>
          </w:rPr>
          <w:fldChar w:fldCharType="separate"/>
        </w:r>
        <w:r w:rsidRPr="00A14854" w:rsidDel="007A763E">
          <w:rPr>
            <w:rFonts w:cs="Arial"/>
            <w:highlight w:val="magenta"/>
          </w:rPr>
          <w:delText>(Lawrence &amp; Reed, 2020, S. 780)</w:delText>
        </w:r>
        <w:r w:rsidRPr="00A14854" w:rsidDel="007A763E">
          <w:rPr>
            <w:i/>
            <w:highlight w:val="magenta"/>
          </w:rPr>
          <w:fldChar w:fldCharType="end"/>
        </w:r>
        <w:r w:rsidR="00A14854" w:rsidRPr="00A14854" w:rsidDel="007A763E">
          <w:rPr>
            <w:i/>
            <w:highlight w:val="magenta"/>
          </w:rPr>
          <w:delText>:</w:delText>
        </w:r>
        <w:r w:rsidR="00A14854" w:rsidDel="007A763E">
          <w:rPr>
            <w:i/>
          </w:rPr>
          <w:delText xml:space="preserve"> </w:delText>
        </w:r>
        <w:r w:rsidRPr="000D48F0" w:rsidDel="007A763E">
          <w:rPr>
            <w:i/>
          </w:rPr>
          <w:delText>„</w:delText>
        </w:r>
        <w:r w:rsidR="003E3BC8" w:rsidRPr="000D48F0" w:rsidDel="007A763E">
          <w:rPr>
            <w:i/>
          </w:rPr>
          <w:delTex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delText>
        </w:r>
        <w:r w:rsidRPr="000D48F0" w:rsidDel="007A763E">
          <w:rPr>
            <w:i/>
          </w:rPr>
          <w:delText>“</w:delText>
        </w:r>
      </w:del>
    </w:p>
    <w:p w14:paraId="19B97D44" w14:textId="42C51A6F" w:rsidR="00564B09" w:rsidRPr="00FC7268" w:rsidDel="007A763E" w:rsidRDefault="00E75601" w:rsidP="00CF7AE6">
      <w:pPr>
        <w:rPr>
          <w:del w:id="1894" w:author="Ben Fels" w:date="2024-12-16T22:06:00Z" w16du:dateUtc="2024-12-16T21:06:00Z"/>
        </w:rPr>
      </w:pPr>
      <w:del w:id="1895" w:author="Ben Fels" w:date="2024-12-16T22:06:00Z" w16du:dateUtc="2024-12-16T21:06:00Z">
        <w:r w:rsidDel="007A763E">
          <w:rPr>
            <w:i/>
          </w:rPr>
          <w:delText>„</w:delText>
        </w:r>
        <w:r w:rsidR="00FA7F94" w:rsidRPr="00FA7F94" w:rsidDel="007A763E">
          <w:rPr>
            <w:i/>
          </w:rPr>
          <w:delText>Obwohl das Ziel des Argument Mining die Extraktion von Argumentationsstrukturen aus natürlichem Text ist, stellt die Verfügbarkeit großer Mengen entsprechend annotierter Trainingsdaten eine große Herausforderung bei der Durchführung dar.</w:delText>
        </w:r>
        <w:r w:rsidDel="007A763E">
          <w:rPr>
            <w:i/>
          </w:rPr>
          <w:delText xml:space="preserve">“ </w:delText>
        </w:r>
        <w:r w:rsidR="004C02FA" w:rsidRPr="004C02FA" w:rsidDel="007A763E">
          <w:rPr>
            <w:i/>
            <w:highlight w:val="magenta"/>
          </w:rPr>
          <w:fldChar w:fldCharType="begin"/>
        </w:r>
        <w:r w:rsidR="00083590" w:rsidDel="007A763E">
          <w:rPr>
            <w:i/>
            <w:highlight w:val="magenta"/>
          </w:rPr>
          <w:del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delInstrText>
        </w:r>
        <w:r w:rsidR="004C02FA" w:rsidRPr="004C02FA" w:rsidDel="007A763E">
          <w:rPr>
            <w:i/>
            <w:highlight w:val="magenta"/>
          </w:rPr>
          <w:fldChar w:fldCharType="separate"/>
        </w:r>
        <w:r w:rsidR="004C02FA" w:rsidRPr="004C02FA" w:rsidDel="007A763E">
          <w:rPr>
            <w:rFonts w:cs="Arial"/>
            <w:highlight w:val="magenta"/>
          </w:rPr>
          <w:delText>(Lawrence &amp; Reed, 2020, S. 798)</w:delText>
        </w:r>
        <w:r w:rsidR="004C02FA" w:rsidRPr="004C02FA" w:rsidDel="007A763E">
          <w:rPr>
            <w:i/>
            <w:highlight w:val="magenta"/>
          </w:rPr>
          <w:fldChar w:fldCharType="end"/>
        </w:r>
        <w:r w:rsidR="004C02FA" w:rsidDel="007A763E">
          <w:rPr>
            <w:i/>
          </w:rPr>
          <w:delText xml:space="preserve"> </w:delText>
        </w:r>
        <w:r w:rsidR="00FC7268" w:rsidDel="007A763E">
          <w:delText>Als Alternative Ansatz Verwendung von Prompt Engineering, da wenig Daten verwendet werden.</w:delText>
        </w:r>
      </w:del>
    </w:p>
    <w:p w14:paraId="71284262" w14:textId="5210AE44" w:rsidR="00A64F40" w:rsidDel="007A763E" w:rsidRDefault="00A64F40" w:rsidP="00CF7AE6">
      <w:pPr>
        <w:rPr>
          <w:del w:id="1896" w:author="Ben Fels" w:date="2024-12-16T22:06:00Z" w16du:dateUtc="2024-12-16T21:06:00Z"/>
        </w:rPr>
      </w:pPr>
      <w:del w:id="1897" w:author="Ben Fels" w:date="2024-12-16T22:06:00Z" w16du:dateUtc="2024-12-16T21:06:00Z">
        <w:r w:rsidRPr="00A64F40" w:rsidDel="007A763E">
          <w:delText>Es gibt verschi</w:delText>
        </w:r>
        <w:r w:rsidDel="007A763E">
          <w:delText>e</w:delText>
        </w:r>
        <w:r w:rsidRPr="00A64F40" w:rsidDel="007A763E">
          <w:delText xml:space="preserve">dene Datensätze, welche sich in ihrem Schwerpunkt und den </w:delText>
        </w:r>
        <w:r w:rsidDel="007A763E">
          <w:delText>Annotationen unterscheiden</w:delText>
        </w:r>
        <w:r w:rsidR="005A6832" w:rsidDel="007A763E">
          <w:delText xml:space="preserve"> </w:delText>
        </w:r>
        <w:r w:rsidR="005A6832" w:rsidRPr="00473CBA" w:rsidDel="007A763E">
          <w:rPr>
            <w:highlight w:val="magenta"/>
          </w:rPr>
          <w:fldChar w:fldCharType="begin"/>
        </w:r>
        <w:r w:rsidR="00083590" w:rsidDel="007A763E">
          <w:rPr>
            <w:highlight w:val="magenta"/>
          </w:rPr>
          <w:del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delInstrText>
        </w:r>
        <w:r w:rsidR="005A6832" w:rsidRPr="00473CBA" w:rsidDel="007A763E">
          <w:rPr>
            <w:highlight w:val="magenta"/>
          </w:rPr>
          <w:fldChar w:fldCharType="separate"/>
        </w:r>
        <w:r w:rsidR="005A6832" w:rsidRPr="00473CBA" w:rsidDel="007A763E">
          <w:rPr>
            <w:rFonts w:cs="Arial"/>
            <w:highlight w:val="magenta"/>
          </w:rPr>
          <w:delText>(Lawrence &amp; Reed, 2020, S. 780–786)</w:delText>
        </w:r>
        <w:r w:rsidR="005A6832" w:rsidRPr="00473CBA" w:rsidDel="007A763E">
          <w:rPr>
            <w:highlight w:val="magenta"/>
          </w:rPr>
          <w:fldChar w:fldCharType="end"/>
        </w:r>
        <w:r w:rsidRPr="00473CBA" w:rsidDel="007A763E">
          <w:rPr>
            <w:highlight w:val="magenta"/>
          </w:rPr>
          <w:delText>.</w:delText>
        </w:r>
        <w:r w:rsidR="001F2257" w:rsidDel="007A763E">
          <w:delText xml:space="preserve"> </w:delText>
        </w:r>
      </w:del>
    </w:p>
    <w:p w14:paraId="4BEC434A" w14:textId="194FA9F3" w:rsidR="001F2257" w:rsidDel="007A763E" w:rsidRDefault="001F2257" w:rsidP="00CF7AE6">
      <w:pPr>
        <w:rPr>
          <w:del w:id="1898" w:author="Ben Fels" w:date="2024-12-16T22:06:00Z" w16du:dateUtc="2024-12-16T21:06:00Z"/>
          <w:i/>
        </w:rPr>
      </w:pPr>
      <w:del w:id="1899" w:author="Ben Fels" w:date="2024-12-16T22:06:00Z" w16du:dateUtc="2024-12-16T21:06:00Z">
        <w:r w:rsidRPr="001F2257" w:rsidDel="007A763E">
          <w:rPr>
            <w:i/>
          </w:rPr>
          <w:delText>„Zwei der größten Probleme bei den derzeit verfügbaren Daten sind das Fehlen einer standardisierten Methodik für die Kommentierung und eines zentralen Ortes für die Speicherung und den Abruf von einheitlich formatiertem kommentiertem Material“</w:delText>
        </w:r>
        <w:r w:rsidDel="007A763E">
          <w:rPr>
            <w:i/>
          </w:rPr>
          <w:delText xml:space="preserve"> </w:delText>
        </w:r>
        <w:r w:rsidRPr="00CA365E" w:rsidDel="007A763E">
          <w:rPr>
            <w:i/>
            <w:highlight w:val="magenta"/>
          </w:rPr>
          <w:fldChar w:fldCharType="begin"/>
        </w:r>
        <w:r w:rsidR="00083590" w:rsidDel="007A763E">
          <w:rPr>
            <w:i/>
            <w:highlight w:val="magenta"/>
          </w:rPr>
          <w:del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delInstrText>
        </w:r>
        <w:r w:rsidRPr="00CA365E" w:rsidDel="007A763E">
          <w:rPr>
            <w:i/>
            <w:highlight w:val="magenta"/>
          </w:rPr>
          <w:fldChar w:fldCharType="separate"/>
        </w:r>
        <w:r w:rsidRPr="00CA365E" w:rsidDel="007A763E">
          <w:rPr>
            <w:rFonts w:cs="Arial"/>
            <w:highlight w:val="magenta"/>
          </w:rPr>
          <w:delText>(Lawrence &amp; Reed, 2020, S. 786)</w:delText>
        </w:r>
        <w:r w:rsidRPr="00CA365E" w:rsidDel="007A763E">
          <w:rPr>
            <w:i/>
            <w:highlight w:val="magenta"/>
          </w:rPr>
          <w:fldChar w:fldCharType="end"/>
        </w:r>
      </w:del>
    </w:p>
    <w:p w14:paraId="7EA924E6" w14:textId="64959CC1" w:rsidR="00504AF3" w:rsidRPr="006364A3" w:rsidDel="007A763E" w:rsidRDefault="00A22162" w:rsidP="00CF7AE6">
      <w:pPr>
        <w:rPr>
          <w:del w:id="1900" w:author="Ben Fels" w:date="2024-12-16T22:06:00Z" w16du:dateUtc="2024-12-16T21:06:00Z"/>
        </w:rPr>
      </w:pPr>
      <w:del w:id="1901" w:author="Ben Fels" w:date="2024-12-16T22:06:00Z" w16du:dateUtc="2024-12-16T21:06:00Z">
        <w:r w:rsidDel="007A763E">
          <w:delText>Um dem Mangel an annotierten Daten entgegenzuwirken, beschäftigen sich n</w:delText>
        </w:r>
        <w:r w:rsidR="006364A3" w:rsidRPr="006364A3" w:rsidDel="007A763E">
          <w:delText>euere Arbeiten</w:delText>
        </w:r>
        <w:r w:rsidR="006364A3" w:rsidDel="007A763E">
          <w:delText xml:space="preserve"> </w:delText>
        </w:r>
        <w:r w:rsidDel="007A763E">
          <w:delText>mit der Erstellung v</w:delText>
        </w:r>
        <w:r w:rsidR="00D01F8E" w:rsidDel="007A763E">
          <w:delText>o</w:delText>
        </w:r>
        <w:r w:rsidDel="007A763E">
          <w:delText>n Annotation-Guidelines</w:delText>
        </w:r>
        <w:r w:rsidR="00E72220" w:rsidDel="007A763E">
          <w:delText xml:space="preserve"> </w:delText>
        </w:r>
        <w:r w:rsidR="00474C2C" w:rsidRPr="00474C2C" w:rsidDel="007A763E">
          <w:rPr>
            <w:highlight w:val="magenta"/>
          </w:rPr>
          <w:fldChar w:fldCharType="begin"/>
        </w:r>
        <w:r w:rsidR="00083590" w:rsidDel="007A763E">
          <w:rPr>
            <w:highlight w:val="magenta"/>
          </w:rPr>
          <w:del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474C2C" w:rsidRPr="00474C2C" w:rsidDel="007A763E">
          <w:rPr>
            <w:highlight w:val="magenta"/>
          </w:rPr>
          <w:fldChar w:fldCharType="separate"/>
        </w:r>
        <w:r w:rsidR="00474C2C" w:rsidRPr="00474C2C" w:rsidDel="007A763E">
          <w:rPr>
            <w:rFonts w:cs="Arial"/>
            <w:highlight w:val="magenta"/>
          </w:rPr>
          <w:delText>(Lawrence &amp; Reed, 2020, S. 806)</w:delText>
        </w:r>
        <w:r w:rsidR="00474C2C" w:rsidRPr="00474C2C" w:rsidDel="007A763E">
          <w:rPr>
            <w:highlight w:val="magenta"/>
          </w:rPr>
          <w:fldChar w:fldCharType="end"/>
        </w:r>
        <w:r w:rsidR="00474C2C" w:rsidDel="007A763E">
          <w:delText xml:space="preserve">. </w:delText>
        </w:r>
        <w:r w:rsidR="00E046BB" w:rsidDel="007A763E">
          <w:delText xml:space="preserve">Diese </w:delText>
        </w:r>
        <w:r w:rsidR="0007750F" w:rsidDel="007A763E">
          <w:delText xml:space="preserve">Verwendung der spezifischen Annotations-Richtlinien </w:delText>
        </w:r>
        <w:r w:rsidR="00EA07E6" w:rsidDel="007A763E">
          <w:delText xml:space="preserve">bedeuten, </w:delText>
        </w:r>
        <w:r w:rsidR="00B80272" w:rsidDel="007A763E">
          <w:delText>dass diese sich auf den jeweiligen Bereich in dem sie entwickelt wurden, beschränken</w:delText>
        </w:r>
        <w:r w:rsidR="00B80272" w:rsidRPr="00474C2C" w:rsidDel="007A763E">
          <w:rPr>
            <w:highlight w:val="magenta"/>
          </w:rPr>
          <w:fldChar w:fldCharType="begin"/>
        </w:r>
        <w:r w:rsidR="00083590" w:rsidDel="007A763E">
          <w:rPr>
            <w:highlight w:val="magenta"/>
          </w:rPr>
          <w:del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B80272" w:rsidRPr="00474C2C" w:rsidDel="007A763E">
          <w:rPr>
            <w:highlight w:val="magenta"/>
          </w:rPr>
          <w:fldChar w:fldCharType="separate"/>
        </w:r>
        <w:r w:rsidR="00B80272" w:rsidRPr="00474C2C" w:rsidDel="007A763E">
          <w:rPr>
            <w:rFonts w:cs="Arial"/>
            <w:highlight w:val="magenta"/>
          </w:rPr>
          <w:delText>(Lawrence &amp; Reed, 2020, S. 806)</w:delText>
        </w:r>
        <w:r w:rsidR="00B80272" w:rsidRPr="00474C2C" w:rsidDel="007A763E">
          <w:rPr>
            <w:highlight w:val="magenta"/>
          </w:rPr>
          <w:fldChar w:fldCharType="end"/>
        </w:r>
        <w:r w:rsidR="00B80272" w:rsidDel="007A763E">
          <w:delText>.</w:delText>
        </w:r>
        <w:r w:rsidR="00ED16D4" w:rsidDel="007A763E">
          <w:delText xml:space="preserve"> Einen einheitlichen Framework gibt es derzeit </w:delText>
        </w:r>
        <w:r w:rsidR="0024263B" w:rsidDel="007A763E">
          <w:delText>nicht.</w:delText>
        </w:r>
      </w:del>
    </w:p>
    <w:p w14:paraId="0CE59207" w14:textId="797015C4" w:rsidR="008C5A50" w:rsidDel="007A763E" w:rsidRDefault="00EB4438" w:rsidP="00CF7AE6">
      <w:pPr>
        <w:rPr>
          <w:del w:id="1902" w:author="Ben Fels" w:date="2024-12-16T22:06:00Z" w16du:dateUtc="2024-12-16T21:06:00Z"/>
        </w:rPr>
      </w:pPr>
      <w:del w:id="1903" w:author="Ben Fels" w:date="2024-12-16T22:06:00Z" w16du:dateUtc="2024-12-16T21:06:00Z">
        <w:r w:rsidDel="007A763E">
          <w:delText xml:space="preserve">Es wurden verschiedene Datensätze betrachtet. </w:delText>
        </w:r>
        <w:r w:rsidR="00FE4F86" w:rsidDel="007A763E">
          <w:delText xml:space="preserve">Um möglichst realitätsnah zu sein, sollte der Datensatz vorab nicht bereits </w:delText>
        </w:r>
        <w:r w:rsidR="003F7823" w:rsidDel="007A763E">
          <w:delText>von dem nicht-</w:delText>
        </w:r>
        <w:r w:rsidR="003F15F7" w:rsidDel="007A763E">
          <w:delText xml:space="preserve">argumentativen Text </w:delText>
        </w:r>
        <w:r w:rsidR="003F7823" w:rsidDel="007A763E">
          <w:delText xml:space="preserve">befreit </w:delText>
        </w:r>
        <w:r w:rsidR="003F15F7" w:rsidDel="007A763E">
          <w:delText>worden sein.</w:delText>
        </w:r>
        <w:r w:rsidR="00D10B73" w:rsidDel="007A763E">
          <w:delText xml:space="preserve"> </w:delText>
        </w:r>
        <w:r w:rsidR="00F91F36" w:rsidDel="007A763E">
          <w:delText xml:space="preserve"> </w:delText>
        </w:r>
        <w:r w:rsidR="00EF0290" w:rsidRPr="00732C52" w:rsidDel="007A763E">
          <w:rPr>
            <w:highlight w:val="magenta"/>
          </w:rPr>
          <w:fldChar w:fldCharType="begin"/>
        </w:r>
        <w:r w:rsidR="00D3251E" w:rsidDel="007A763E">
          <w:rPr>
            <w:highlight w:val="magenta"/>
          </w:rPr>
          <w:delInstrText xml:space="preserve"> ADDIN ZOTERO_ITEM CSL_CITATION {"citationID":"9y1f8kPh","properties":{"formattedCitation":"(Stab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EF0290" w:rsidRPr="00732C52" w:rsidDel="007A763E">
          <w:rPr>
            <w:highlight w:val="magenta"/>
          </w:rPr>
          <w:fldChar w:fldCharType="separate"/>
        </w:r>
        <w:r w:rsidR="00EF0290" w:rsidRPr="00732C52" w:rsidDel="007A763E">
          <w:rPr>
            <w:rFonts w:cs="Arial"/>
            <w:highlight w:val="magenta"/>
          </w:rPr>
          <w:delText>(Stab &amp; Gurevych, 2017, S. 620)</w:delText>
        </w:r>
        <w:r w:rsidR="00EF0290" w:rsidRPr="00732C52" w:rsidDel="007A763E">
          <w:rPr>
            <w:highlight w:val="magenta"/>
          </w:rPr>
          <w:fldChar w:fldCharType="end"/>
        </w:r>
        <w:r w:rsidR="00EF0290" w:rsidDel="007A763E">
          <w:delText xml:space="preserve"> weisen</w:delText>
        </w:r>
        <w:r w:rsidR="00732C52" w:rsidDel="007A763E">
          <w:delText xml:space="preserve"> auf dieses und weitere Probleme mit bestehenden Datensätzen hin.</w:delText>
        </w:r>
      </w:del>
    </w:p>
    <w:p w14:paraId="55BD3399" w14:textId="571A5DAD" w:rsidR="00D93EB3" w:rsidRPr="00664C71" w:rsidDel="007A763E" w:rsidRDefault="008C5A50" w:rsidP="00CF7AE6">
      <w:pPr>
        <w:rPr>
          <w:del w:id="1904" w:author="Ben Fels" w:date="2024-12-16T22:06:00Z" w16du:dateUtc="2024-12-16T21:06:00Z"/>
          <w:rPrChange w:id="1905" w:author="Ben Fels" w:date="2024-12-21T18:08:00Z" w16du:dateUtc="2024-12-21T17:08:00Z">
            <w:rPr>
              <w:del w:id="1906" w:author="Ben Fels" w:date="2024-12-16T22:06:00Z" w16du:dateUtc="2024-12-16T21:06:00Z"/>
              <w:lang w:val="en-US"/>
            </w:rPr>
          </w:rPrChange>
        </w:rPr>
      </w:pPr>
      <w:del w:id="1907" w:author="Ben Fels" w:date="2024-12-16T22:06:00Z" w16du:dateUtc="2024-12-16T21:06:00Z">
        <w:r w:rsidDel="007A763E">
          <w:delText xml:space="preserve">Die ersten beiden Datensätze stammen von </w:delText>
        </w:r>
        <w:r w:rsidR="00D93EB3" w:rsidDel="007A763E">
          <w:delText>UKP, TU-Darmstadt</w:delText>
        </w:r>
        <w:r w:rsidR="008E046B" w:rsidDel="007A763E">
          <w:delText xml:space="preserve"> als </w:delText>
        </w:r>
        <w:r w:rsidR="00E25BB4" w:rsidDel="007A763E">
          <w:delText>starker Forschungsstandort.</w:delText>
        </w:r>
        <w:r w:rsidDel="007A763E">
          <w:delText xml:space="preserve"> </w:delText>
        </w:r>
        <w:r w:rsidR="00D014BC" w:rsidRPr="00664C71" w:rsidDel="007A763E">
          <w:rPr>
            <w:rPrChange w:id="1908" w:author="Ben Fels" w:date="2024-12-21T18:08:00Z" w16du:dateUtc="2024-12-21T17:08:00Z">
              <w:rPr>
                <w:lang w:val="en-US"/>
              </w:rPr>
            </w:rPrChange>
          </w:rPr>
          <w:delText>Dazu gibt es Paper</w:delText>
        </w:r>
      </w:del>
    </w:p>
    <w:p w14:paraId="5B3F8D7B" w14:textId="749CC010" w:rsidR="00876D8A" w:rsidRPr="00664C71" w:rsidDel="00651FF7" w:rsidRDefault="0084296D" w:rsidP="00CF7AE6">
      <w:pPr>
        <w:rPr>
          <w:del w:id="1909" w:author="Ben Fels" w:date="2024-12-16T22:05:00Z" w16du:dateUtc="2024-12-16T21:05:00Z"/>
          <w:rPrChange w:id="1910" w:author="Ben Fels" w:date="2024-12-21T18:08:00Z" w16du:dateUtc="2024-12-21T17:08:00Z">
            <w:rPr>
              <w:del w:id="1911" w:author="Ben Fels" w:date="2024-12-16T22:05:00Z" w16du:dateUtc="2024-12-16T21:05:00Z"/>
              <w:lang w:val="en-US"/>
            </w:rPr>
          </w:rPrChange>
        </w:rPr>
      </w:pPr>
      <w:del w:id="1912" w:author="Ben Fels" w:date="2024-12-16T22:05:00Z" w16du:dateUtc="2024-12-16T21:05:00Z">
        <w:r w:rsidRPr="00664C71" w:rsidDel="00651FF7">
          <w:rPr>
            <w:rPrChange w:id="1913" w:author="Ben Fels" w:date="2024-12-21T18:08:00Z" w16du:dateUtc="2024-12-21T17:08:00Z">
              <w:rPr>
                <w:lang w:val="en-US"/>
              </w:rPr>
            </w:rPrChange>
          </w:rPr>
          <w:delText xml:space="preserve">1: </w:delText>
        </w:r>
        <w:r w:rsidR="00210B38" w:rsidRPr="00664C71" w:rsidDel="00651FF7">
          <w:rPr>
            <w:rPrChange w:id="1914" w:author="Ben Fels" w:date="2024-12-21T18:08:00Z" w16du:dateUtc="2024-12-21T17:08:00Z">
              <w:rPr>
                <w:lang w:val="en-US"/>
              </w:rPr>
            </w:rPrChange>
          </w:rPr>
          <w:delText>annotating argument components and relations in persuasive essays</w:delText>
        </w:r>
      </w:del>
    </w:p>
    <w:p w14:paraId="2798DB37" w14:textId="3DFBC2E6" w:rsidR="00902E73" w:rsidRPr="00664C71" w:rsidDel="00651FF7" w:rsidRDefault="00902E73" w:rsidP="00876D8A">
      <w:pPr>
        <w:pStyle w:val="Listenabsatz"/>
        <w:numPr>
          <w:ilvl w:val="0"/>
          <w:numId w:val="29"/>
        </w:numPr>
        <w:rPr>
          <w:del w:id="1915" w:author="Ben Fels" w:date="2024-12-16T22:05:00Z" w16du:dateUtc="2024-12-16T21:05:00Z"/>
          <w:rPrChange w:id="1916" w:author="Ben Fels" w:date="2024-12-21T18:08:00Z" w16du:dateUtc="2024-12-21T17:08:00Z">
            <w:rPr>
              <w:del w:id="1917" w:author="Ben Fels" w:date="2024-12-16T22:05:00Z" w16du:dateUtc="2024-12-16T21:05:00Z"/>
              <w:lang w:val="en-US"/>
            </w:rPr>
          </w:rPrChange>
        </w:rPr>
      </w:pPr>
      <w:del w:id="1918" w:author="Ben Fels" w:date="2024-12-16T22:05:00Z" w16du:dateUtc="2024-12-16T21:05:00Z">
        <w:r w:rsidRPr="00664C71" w:rsidDel="00651FF7">
          <w:rPr>
            <w:rPrChange w:id="1919" w:author="Ben Fels" w:date="2024-12-21T18:08:00Z" w16du:dateUtc="2024-12-21T17:08:00Z">
              <w:rPr>
                <w:lang w:val="en-US"/>
              </w:rPr>
            </w:rPrChange>
          </w:rPr>
          <w:delText xml:space="preserve">Frei zugänglicher Datensatz </w:delText>
        </w:r>
      </w:del>
    </w:p>
    <w:p w14:paraId="628CA952" w14:textId="320461F1" w:rsidR="0084296D" w:rsidRPr="00664C71" w:rsidDel="00651FF7" w:rsidRDefault="009B5B55" w:rsidP="00876D8A">
      <w:pPr>
        <w:pStyle w:val="Listenabsatz"/>
        <w:numPr>
          <w:ilvl w:val="0"/>
          <w:numId w:val="29"/>
        </w:numPr>
        <w:rPr>
          <w:del w:id="1920" w:author="Ben Fels" w:date="2024-12-16T22:05:00Z" w16du:dateUtc="2024-12-16T21:05:00Z"/>
          <w:rPrChange w:id="1921" w:author="Ben Fels" w:date="2024-12-21T18:08:00Z" w16du:dateUtc="2024-12-21T17:08:00Z">
            <w:rPr>
              <w:del w:id="1922" w:author="Ben Fels" w:date="2024-12-16T22:05:00Z" w16du:dateUtc="2024-12-16T21:05:00Z"/>
              <w:lang w:val="en-US"/>
            </w:rPr>
          </w:rPrChange>
        </w:rPr>
      </w:pPr>
      <w:del w:id="1923" w:author="Ben Fels" w:date="2024-12-16T22:05:00Z" w16du:dateUtc="2024-12-16T21:05:00Z">
        <w:r w:rsidRPr="00664C71" w:rsidDel="00651FF7">
          <w:rPr>
            <w:rPrChange w:id="1924" w:author="Ben Fels" w:date="2024-12-21T18:08:00Z" w16du:dateUtc="2024-12-21T17:08:00Z">
              <w:rPr>
                <w:lang w:val="en-US"/>
              </w:rPr>
            </w:rPrChange>
          </w:rPr>
          <w:delText>annotation of claims, premises, support and attack relation</w:delText>
        </w:r>
        <w:r w:rsidR="00010C75" w:rsidRPr="00664C71" w:rsidDel="00651FF7">
          <w:rPr>
            <w:rPrChange w:id="1925" w:author="Ben Fels" w:date="2024-12-21T18:08:00Z" w16du:dateUtc="2024-12-21T17:08:00Z">
              <w:rPr>
                <w:lang w:val="en-US"/>
              </w:rPr>
            </w:rPrChange>
          </w:rPr>
          <w:delText xml:space="preserve"> (argument components and argumentative relations)</w:delText>
        </w:r>
        <w:r w:rsidRPr="00664C71" w:rsidDel="00651FF7">
          <w:rPr>
            <w:rPrChange w:id="1926" w:author="Ben Fels" w:date="2024-12-21T18:08:00Z" w16du:dateUtc="2024-12-21T17:08:00Z">
              <w:rPr>
                <w:lang w:val="en-US"/>
              </w:rPr>
            </w:rPrChange>
          </w:rPr>
          <w:delText xml:space="preserve"> </w:delText>
        </w:r>
        <w:r w:rsidRPr="00876D8A" w:rsidDel="00651FF7">
          <w:rPr>
            <w:highlight w:val="magenta"/>
            <w:lang w:val="en-US"/>
          </w:rPr>
          <w:fldChar w:fldCharType="begin"/>
        </w:r>
        <w:r w:rsidR="00893D7A" w:rsidRPr="00664C71" w:rsidDel="00651FF7">
          <w:rPr>
            <w:highlight w:val="magenta"/>
            <w:rPrChange w:id="1927" w:author="Ben Fels" w:date="2024-12-21T18:08:00Z" w16du:dateUtc="2024-12-21T17:08:00Z">
              <w:rPr>
                <w:highlight w:val="magenta"/>
                <w:lang w:val="en-US"/>
              </w:rPr>
            </w:rPrChange>
          </w:rPr>
          <w:delInstrText xml:space="preserve"> ADDIN ZOTERO_ITEM CSL_CITATION {"citationID":"beth9Ijl","properties":{"formattedCitation":"(Stab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893D7A" w:rsidDel="00651FF7">
          <w:rPr>
            <w:highlight w:val="magenta"/>
            <w:lang w:val="en-US"/>
          </w:rPr>
          <w:delInstrText>α</w:delInstrText>
        </w:r>
        <w:r w:rsidR="00893D7A" w:rsidRPr="00664C71" w:rsidDel="00651FF7">
          <w:rPr>
            <w:highlight w:val="magenta"/>
            <w:rPrChange w:id="1928" w:author="Ben Fels" w:date="2024-12-21T18:08:00Z" w16du:dateUtc="2024-12-21T17:08:00Z">
              <w:rPr>
                <w:highlight w:val="magenta"/>
                <w:lang w:val="en-US"/>
              </w:rPr>
            </w:rPrChange>
          </w:rPr>
          <w:delInstrText xml:space="preserve">U = 0.72 for argument components and </w:delInstrText>
        </w:r>
        <w:r w:rsidR="00893D7A" w:rsidDel="00651FF7">
          <w:rPr>
            <w:highlight w:val="magenta"/>
            <w:lang w:val="en-US"/>
          </w:rPr>
          <w:delInstrText>α</w:delInstrText>
        </w:r>
        <w:r w:rsidR="00893D7A" w:rsidRPr="00664C71" w:rsidDel="00651FF7">
          <w:rPr>
            <w:highlight w:val="magenta"/>
            <w:rPrChange w:id="1929" w:author="Ben Fels" w:date="2024-12-21T18:08:00Z" w16du:dateUtc="2024-12-21T17:08:00Z">
              <w:rPr>
                <w:highlight w:val="magenta"/>
                <w:lang w:val="en-US"/>
              </w:rPr>
            </w:rPrChange>
          </w:rPr>
          <w:delInstrText xml:space="preserve"> = 0.81 for argumentative relations indicates that the proposed annotation scheme successfully guides annotators to substantial agreement. The </w:delInstrText>
        </w:r>
        <w:r w:rsidR="00893D7A" w:rsidDel="00651FF7">
          <w:rPr>
            <w:highlight w:val="magenta"/>
            <w:lang w:val="en-US"/>
          </w:rPr>
          <w:delInstrText>ﬁ</w:delInstrText>
        </w:r>
        <w:r w:rsidR="00893D7A" w:rsidRPr="00664C71" w:rsidDel="00651FF7">
          <w:rPr>
            <w:highlight w:val="magenta"/>
            <w:rPrChange w:id="1930" w:author="Ben Fels" w:date="2024-12-21T18:08:00Z" w16du:dateUtc="2024-12-21T17:08:00Z">
              <w:rPr>
                <w:highlight w:val="magenta"/>
                <w:lang w:val="en-US"/>
              </w:rPr>
            </w:rPrChange>
          </w:rPr>
          <w:del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876D8A" w:rsidDel="00651FF7">
          <w:rPr>
            <w:highlight w:val="magenta"/>
            <w:lang w:val="en-US"/>
          </w:rPr>
          <w:fldChar w:fldCharType="separate"/>
        </w:r>
        <w:r w:rsidR="00893D7A" w:rsidRPr="00664C71" w:rsidDel="00651FF7">
          <w:rPr>
            <w:rFonts w:cs="Arial"/>
            <w:highlight w:val="magenta"/>
            <w:rPrChange w:id="1931" w:author="Ben Fels" w:date="2024-12-21T18:08:00Z" w16du:dateUtc="2024-12-21T17:08:00Z">
              <w:rPr>
                <w:rFonts w:cs="Arial"/>
                <w:highlight w:val="magenta"/>
                <w:lang w:val="en-US"/>
              </w:rPr>
            </w:rPrChange>
          </w:rPr>
          <w:delText>(Stab &amp; Gurevych, 2014, S. 1501)</w:delText>
        </w:r>
        <w:r w:rsidRPr="00876D8A" w:rsidDel="00651FF7">
          <w:rPr>
            <w:highlight w:val="magenta"/>
            <w:lang w:val="en-US"/>
          </w:rPr>
          <w:fldChar w:fldCharType="end"/>
        </w:r>
      </w:del>
    </w:p>
    <w:p w14:paraId="398174C0" w14:textId="6EBC485C" w:rsidR="00876D8A" w:rsidRPr="00664C71" w:rsidDel="00651FF7" w:rsidRDefault="00876D8A" w:rsidP="00876D8A">
      <w:pPr>
        <w:pStyle w:val="Listenabsatz"/>
        <w:numPr>
          <w:ilvl w:val="0"/>
          <w:numId w:val="29"/>
        </w:numPr>
        <w:rPr>
          <w:del w:id="1932" w:author="Ben Fels" w:date="2024-12-16T22:05:00Z" w16du:dateUtc="2024-12-16T21:05:00Z"/>
          <w:rPrChange w:id="1933" w:author="Ben Fels" w:date="2024-12-21T18:08:00Z" w16du:dateUtc="2024-12-21T17:08:00Z">
            <w:rPr>
              <w:del w:id="1934" w:author="Ben Fels" w:date="2024-12-16T22:05:00Z" w16du:dateUtc="2024-12-16T21:05:00Z"/>
              <w:lang w:val="en-US"/>
            </w:rPr>
          </w:rPrChange>
        </w:rPr>
      </w:pPr>
      <w:del w:id="1935" w:author="Ben Fels" w:date="2024-12-16T22:05:00Z" w16du:dateUtc="2024-12-16T21:05:00Z">
        <w:r w:rsidRPr="00664C71" w:rsidDel="00651FF7">
          <w:rPr>
            <w:rPrChange w:id="1936" w:author="Ben Fels" w:date="2024-12-21T18:08:00Z" w16du:dateUtc="2024-12-21T17:08:00Z">
              <w:rPr>
                <w:lang w:val="en-US"/>
              </w:rPr>
            </w:rPrChange>
          </w:rPr>
          <w:delText>3 annotators, 90 persuasive essays</w:delText>
        </w:r>
        <w:r w:rsidR="006011D7" w:rsidRPr="00664C71" w:rsidDel="00651FF7">
          <w:rPr>
            <w:rPrChange w:id="1937" w:author="Ben Fels" w:date="2024-12-21T18:08:00Z" w16du:dateUtc="2024-12-21T17:08:00Z">
              <w:rPr>
                <w:lang w:val="en-US"/>
              </w:rPr>
            </w:rPrChange>
          </w:rPr>
          <w:delText>; inter-rater agreement of 0.72 for argument components and 0,81 for argumentative relations</w:delText>
        </w:r>
        <w:r w:rsidR="00BC7E6E" w:rsidRPr="00664C71" w:rsidDel="00651FF7">
          <w:rPr>
            <w:rPrChange w:id="1938" w:author="Ben Fels" w:date="2024-12-21T18:08:00Z" w16du:dateUtc="2024-12-21T17:08:00Z">
              <w:rPr>
                <w:lang w:val="en-US"/>
              </w:rPr>
            </w:rPrChange>
          </w:rPr>
          <w:delText xml:space="preserve"> </w:delText>
        </w:r>
        <w:r w:rsidR="00BC7E6E" w:rsidRPr="00BC7E6E" w:rsidDel="00651FF7">
          <w:rPr>
            <w:lang w:val="en-US"/>
          </w:rPr>
          <w:sym w:font="Wingdings" w:char="F0E0"/>
        </w:r>
        <w:r w:rsidR="00BC7E6E" w:rsidRPr="00664C71" w:rsidDel="00651FF7">
          <w:rPr>
            <w:rPrChange w:id="1939" w:author="Ben Fels" w:date="2024-12-21T18:08:00Z" w16du:dateUtc="2024-12-21T17:08:00Z">
              <w:rPr>
                <w:lang w:val="en-US"/>
              </w:rPr>
            </w:rPrChange>
          </w:rPr>
          <w:delText xml:space="preserve"> annotation scheme guides annotators to substantial agreement</w:delText>
        </w:r>
      </w:del>
    </w:p>
    <w:p w14:paraId="68F813ED" w14:textId="5BAA3CCF" w:rsidR="00450B47" w:rsidDel="00651FF7" w:rsidRDefault="00450B47" w:rsidP="00876D8A">
      <w:pPr>
        <w:pStyle w:val="Listenabsatz"/>
        <w:numPr>
          <w:ilvl w:val="0"/>
          <w:numId w:val="29"/>
        </w:numPr>
        <w:rPr>
          <w:del w:id="1940" w:author="Ben Fels" w:date="2024-12-16T22:05:00Z" w16du:dateUtc="2024-12-16T21:05:00Z"/>
        </w:rPr>
      </w:pPr>
      <w:del w:id="1941" w:author="Ben Fels" w:date="2024-12-16T22:05:00Z" w16du:dateUtc="2024-12-16T21:05:00Z">
        <w:r w:rsidRPr="00450B47" w:rsidDel="00651FF7">
          <w:delText>Essays stam</w:delText>
        </w:r>
        <w:r w:rsidDel="00651FF7">
          <w:delText>m</w:delText>
        </w:r>
        <w:r w:rsidRPr="00450B47" w:rsidDel="00651FF7">
          <w:delText>en von essayforum.co</w:delText>
        </w:r>
        <w:r w:rsidDel="00651FF7">
          <w:delText xml:space="preserve">m </w:delText>
        </w:r>
      </w:del>
    </w:p>
    <w:p w14:paraId="5069D684" w14:textId="693E2298" w:rsidR="00DF7436" w:rsidRPr="00450B47" w:rsidDel="00651FF7" w:rsidRDefault="00CE2B20" w:rsidP="00876D8A">
      <w:pPr>
        <w:pStyle w:val="Listenabsatz"/>
        <w:numPr>
          <w:ilvl w:val="0"/>
          <w:numId w:val="29"/>
        </w:numPr>
        <w:rPr>
          <w:del w:id="1942" w:author="Ben Fels" w:date="2024-12-16T22:05:00Z" w16du:dateUtc="2024-12-16T21:05:00Z"/>
        </w:rPr>
      </w:pPr>
      <w:del w:id="1943" w:author="Ben Fels" w:date="2024-12-16T22:05:00Z" w16du:dateUtc="2024-12-16T21:05:00Z">
        <w:r w:rsidDel="00651FF7">
          <w:delText>Der finale Korpus enthält 1.673 Sätze mit 34.917 Token.</w:delText>
        </w:r>
      </w:del>
    </w:p>
    <w:p w14:paraId="55BFD3B8" w14:textId="6B7DE728" w:rsidR="003C44B9" w:rsidRPr="003C44B9" w:rsidDel="00651FF7" w:rsidRDefault="00AD2E5F" w:rsidP="00876D8A">
      <w:pPr>
        <w:pStyle w:val="Listenabsatz"/>
        <w:numPr>
          <w:ilvl w:val="0"/>
          <w:numId w:val="29"/>
        </w:numPr>
        <w:rPr>
          <w:del w:id="1944" w:author="Ben Fels" w:date="2024-12-16T22:05:00Z" w16du:dateUtc="2024-12-16T21:05:00Z"/>
          <w:highlight w:val="magenta"/>
        </w:rPr>
      </w:pPr>
      <w:del w:id="1945" w:author="Ben Fels" w:date="2024-12-16T22:05:00Z" w16du:dateUtc="2024-12-16T21:05:00Z">
        <w:r w:rsidRPr="00AD2E5F" w:rsidDel="00651FF7">
          <w:delText>Das Ziel des von uns vorgeschlagenen Annotationsschemas ist es, sowohl Argumentkomponenten als auch argumentative Beziehungen zu modellieren, die die argumentative Diskursstruktur in persuasiven Aufsätzen ausmachen.</w:delText>
        </w:r>
        <w:r w:rsidR="00AA604F" w:rsidDel="00651FF7">
          <w:delText xml:space="preserve"> </w:delText>
        </w:r>
        <w:r w:rsidR="00AA604F" w:rsidRPr="00D47ED8" w:rsidDel="00651FF7">
          <w:rPr>
            <w:highlight w:val="magenta"/>
            <w:lang w:val="en-US"/>
          </w:rPr>
          <w:fldChar w:fldCharType="begin"/>
        </w:r>
        <w:r w:rsidR="00893D7A" w:rsidDel="00651FF7">
          <w:rPr>
            <w:highlight w:val="magenta"/>
          </w:rPr>
          <w:delInstrText xml:space="preserve"> ADDIN ZOTERO_ITEM CSL_CITATION {"citationID":"MCmE9lZQ","properties":{"formattedCitation":"(Stab &amp; Gurevych, 2014, S. 1503)","plainCitation":"(Stab &amp; Gurevych, 2014, S. 1503)","noteIndex":0},"citationItems":[{"id":966,"uris":["http://zotero.org/users/14644665/items/9DMZFE3X"],"itemData":{"id":966,"type":"article-journal","abstract":"In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Essays","author":[{"family":"Stab","given":"Christian"},{"family":"Gurevych","given":"Iryna"}],"issued":{"date-parts":[["2014"]]}},"locator":"1503","label":"page"}],"schema":"https://github.com/citation-style-language/schema/raw/master/csl-citation.json"} </w:delInstrText>
        </w:r>
        <w:r w:rsidR="00AA604F" w:rsidRPr="00D47ED8" w:rsidDel="00651FF7">
          <w:rPr>
            <w:highlight w:val="magenta"/>
            <w:lang w:val="en-US"/>
          </w:rPr>
          <w:fldChar w:fldCharType="separate"/>
        </w:r>
        <w:r w:rsidR="00893D7A" w:rsidRPr="00893D7A" w:rsidDel="00651FF7">
          <w:rPr>
            <w:rFonts w:cs="Arial"/>
            <w:highlight w:val="magenta"/>
          </w:rPr>
          <w:delText>(Stab &amp; Gurevych, 2014, S. 1503)</w:delText>
        </w:r>
        <w:r w:rsidR="00AA604F" w:rsidRPr="00D47ED8" w:rsidDel="00651FF7">
          <w:rPr>
            <w:highlight w:val="magenta"/>
            <w:lang w:val="en-US"/>
          </w:rPr>
          <w:fldChar w:fldCharType="end"/>
        </w:r>
        <w:r w:rsidR="003C44B9" w:rsidRPr="00CE2B20" w:rsidDel="00651FF7">
          <w:rPr>
            <w:highlight w:val="magenta"/>
          </w:rPr>
          <w:delText xml:space="preserve"> </w:delText>
        </w:r>
      </w:del>
    </w:p>
    <w:p w14:paraId="126D8821" w14:textId="29889D53" w:rsidR="00876D8A" w:rsidRPr="0031042E" w:rsidDel="007A763E" w:rsidRDefault="003C44B9" w:rsidP="0031042E">
      <w:pPr>
        <w:pStyle w:val="Listenabsatz"/>
        <w:ind w:left="360"/>
        <w:rPr>
          <w:del w:id="1946" w:author="Ben Fels" w:date="2024-12-16T22:06:00Z" w16du:dateUtc="2024-12-16T21:06:00Z"/>
          <w:highlight w:val="magenta"/>
        </w:rPr>
      </w:pPr>
      <w:del w:id="1947" w:author="Ben Fels" w:date="2024-12-16T22:05:00Z" w16du:dateUtc="2024-12-16T21:05:00Z">
        <w:r w:rsidRPr="003C44B9" w:rsidDel="00651FF7">
          <w:rPr>
            <w:noProof/>
            <w:lang w:val="en-US"/>
          </w:rPr>
          <w:drawing>
            <wp:inline distT="0" distB="0" distL="0" distR="0" wp14:anchorId="457DD54C" wp14:editId="7FC3DDBC">
              <wp:extent cx="5349704" cy="1691787"/>
              <wp:effectExtent l="0" t="0" r="3810" b="3810"/>
              <wp:docPr id="780276134"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76134" name="Grafik 1" descr="Ein Bild, das Text, Reihe, Screenshot, Diagramm enthält.&#10;&#10;Automatisch generierte Beschreibung"/>
                      <pic:cNvPicPr/>
                    </pic:nvPicPr>
                    <pic:blipFill>
                      <a:blip r:embed="rId25"/>
                      <a:stretch>
                        <a:fillRect/>
                      </a:stretch>
                    </pic:blipFill>
                    <pic:spPr>
                      <a:xfrm>
                        <a:off x="0" y="0"/>
                        <a:ext cx="5349704" cy="1691787"/>
                      </a:xfrm>
                      <a:prstGeom prst="rect">
                        <a:avLst/>
                      </a:prstGeom>
                    </pic:spPr>
                  </pic:pic>
                </a:graphicData>
              </a:graphic>
            </wp:inline>
          </w:drawing>
        </w:r>
      </w:del>
    </w:p>
    <w:p w14:paraId="520319ED" w14:textId="6BEF41EE" w:rsidR="009B5B55" w:rsidRPr="00664C71" w:rsidDel="007A763E" w:rsidRDefault="009B5B55" w:rsidP="00CF7AE6">
      <w:pPr>
        <w:rPr>
          <w:del w:id="1948" w:author="Ben Fels" w:date="2024-12-16T22:06:00Z" w16du:dateUtc="2024-12-16T21:06:00Z"/>
          <w:rPrChange w:id="1949" w:author="Ben Fels" w:date="2024-12-21T18:08:00Z" w16du:dateUtc="2024-12-21T17:08:00Z">
            <w:rPr>
              <w:del w:id="1950" w:author="Ben Fels" w:date="2024-12-16T22:06:00Z" w16du:dateUtc="2024-12-16T21:06:00Z"/>
              <w:lang w:val="en-US"/>
            </w:rPr>
          </w:rPrChange>
        </w:rPr>
      </w:pPr>
      <w:del w:id="1951" w:author="Ben Fels" w:date="2024-12-16T22:06:00Z" w16du:dateUtc="2024-12-16T21:06:00Z">
        <w:r w:rsidRPr="00664C71" w:rsidDel="007A763E">
          <w:rPr>
            <w:rPrChange w:id="1952" w:author="Ben Fels" w:date="2024-12-21T18:08:00Z" w16du:dateUtc="2024-12-21T17:08:00Z">
              <w:rPr>
                <w:lang w:val="en-US"/>
              </w:rPr>
            </w:rPrChange>
          </w:rPr>
          <w:delText xml:space="preserve">2: </w:delText>
        </w:r>
        <w:r w:rsidR="00EC4AFB" w:rsidRPr="00664C71" w:rsidDel="007A763E">
          <w:rPr>
            <w:rPrChange w:id="1953" w:author="Ben Fels" w:date="2024-12-21T18:08:00Z" w16du:dateUtc="2024-12-21T17:08:00Z">
              <w:rPr>
                <w:lang w:val="en-US"/>
              </w:rPr>
            </w:rPrChange>
          </w:rPr>
          <w:delText>Argument Annotated Essay</w:delText>
        </w:r>
        <w:r w:rsidR="00DE1063" w:rsidRPr="00664C71" w:rsidDel="007A763E">
          <w:rPr>
            <w:rPrChange w:id="1954" w:author="Ben Fels" w:date="2024-12-21T18:08:00Z" w16du:dateUtc="2024-12-21T17:08:00Z">
              <w:rPr>
                <w:lang w:val="en-US"/>
              </w:rPr>
            </w:rPrChange>
          </w:rPr>
          <w:delText xml:space="preserve"> Corpus</w:delText>
        </w:r>
        <w:r w:rsidR="00EC4AFB" w:rsidRPr="00664C71" w:rsidDel="007A763E">
          <w:rPr>
            <w:rPrChange w:id="1955" w:author="Ben Fels" w:date="2024-12-21T18:08:00Z" w16du:dateUtc="2024-12-21T17:08:00Z">
              <w:rPr>
                <w:lang w:val="en-US"/>
              </w:rPr>
            </w:rPrChange>
          </w:rPr>
          <w:delText xml:space="preserve"> (version 2)</w:delText>
        </w:r>
        <w:r w:rsidR="00DE1063" w:rsidRPr="00664C71" w:rsidDel="007A763E">
          <w:rPr>
            <w:rPrChange w:id="1956" w:author="Ben Fels" w:date="2024-12-21T18:08:00Z" w16du:dateUtc="2024-12-21T17:08:00Z">
              <w:rPr>
                <w:lang w:val="en-US"/>
              </w:rPr>
            </w:rPrChange>
          </w:rPr>
          <w:delText xml:space="preserve"> AAEC</w:delText>
        </w:r>
        <w:r w:rsidR="00EC4AFB" w:rsidRPr="00664C71" w:rsidDel="007A763E">
          <w:rPr>
            <w:rPrChange w:id="1957" w:author="Ben Fels" w:date="2024-12-21T18:08:00Z" w16du:dateUtc="2024-12-21T17:08:00Z">
              <w:rPr>
                <w:lang w:val="en-US"/>
              </w:rPr>
            </w:rPrChange>
          </w:rPr>
          <w:delText xml:space="preserve"> </w:delText>
        </w:r>
        <w:r w:rsidR="00EC4AFB" w:rsidRPr="00E80773" w:rsidDel="007A763E">
          <w:rPr>
            <w:highlight w:val="magenta"/>
            <w:lang w:val="en-US"/>
          </w:rPr>
          <w:fldChar w:fldCharType="begin"/>
        </w:r>
        <w:r w:rsidR="00D3251E" w:rsidRPr="00664C71" w:rsidDel="007A763E">
          <w:rPr>
            <w:highlight w:val="magenta"/>
            <w:rPrChange w:id="1958" w:author="Ben Fels" w:date="2024-12-21T18:08:00Z" w16du:dateUtc="2024-12-21T17:08:00Z">
              <w:rPr>
                <w:highlight w:val="magenta"/>
                <w:lang w:val="en-US"/>
              </w:rPr>
            </w:rPrChange>
          </w:rPr>
          <w:delInstrText xml:space="preserve"> ADDIN ZOTERO_ITEM CSL_CITATION {"citationID":"Aujq6aKH","properties":{"formattedCitation":"(Stab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EC4AFB" w:rsidRPr="00E80773" w:rsidDel="007A763E">
          <w:rPr>
            <w:highlight w:val="magenta"/>
            <w:lang w:val="en-US"/>
          </w:rPr>
          <w:fldChar w:fldCharType="separate"/>
        </w:r>
        <w:r w:rsidR="00EC4AFB" w:rsidRPr="00664C71" w:rsidDel="007A763E">
          <w:rPr>
            <w:rFonts w:cs="Arial"/>
            <w:highlight w:val="magenta"/>
            <w:rPrChange w:id="1959" w:author="Ben Fels" w:date="2024-12-21T18:08:00Z" w16du:dateUtc="2024-12-21T17:08:00Z">
              <w:rPr>
                <w:rFonts w:cs="Arial"/>
                <w:highlight w:val="magenta"/>
                <w:lang w:val="en-US"/>
              </w:rPr>
            </w:rPrChange>
          </w:rPr>
          <w:delText>(Stab &amp; Gurevych, 2017)</w:delText>
        </w:r>
        <w:r w:rsidR="00EC4AFB" w:rsidRPr="00E80773" w:rsidDel="007A763E">
          <w:rPr>
            <w:highlight w:val="magenta"/>
            <w:lang w:val="en-US"/>
          </w:rPr>
          <w:fldChar w:fldCharType="end"/>
        </w:r>
      </w:del>
    </w:p>
    <w:p w14:paraId="2553C28A" w14:textId="3CD3BAE1" w:rsidR="003A0108" w:rsidDel="00651FF7" w:rsidRDefault="003A0108" w:rsidP="008B47E2">
      <w:pPr>
        <w:pStyle w:val="Listenabsatz"/>
        <w:numPr>
          <w:ilvl w:val="0"/>
          <w:numId w:val="29"/>
        </w:numPr>
        <w:rPr>
          <w:del w:id="1960" w:author="Ben Fels" w:date="2024-12-16T22:05:00Z" w16du:dateUtc="2024-12-16T21:05:00Z"/>
        </w:rPr>
      </w:pPr>
      <w:del w:id="1961" w:author="Ben Fels" w:date="2024-12-16T22:05:00Z" w16du:dateUtc="2024-12-16T21:05:00Z">
        <w:r w:rsidDel="00651FF7">
          <w:delText>Überarbeitung von Datensatz 1</w:delText>
        </w:r>
      </w:del>
    </w:p>
    <w:p w14:paraId="6270BFF9" w14:textId="52FAA54C" w:rsidR="00876D8A" w:rsidDel="007A763E" w:rsidRDefault="00820604" w:rsidP="008B47E2">
      <w:pPr>
        <w:pStyle w:val="Listenabsatz"/>
        <w:numPr>
          <w:ilvl w:val="0"/>
          <w:numId w:val="29"/>
        </w:numPr>
        <w:rPr>
          <w:del w:id="1962" w:author="Ben Fels" w:date="2024-12-16T22:06:00Z" w16du:dateUtc="2024-12-16T21:06:00Z"/>
        </w:rPr>
      </w:pPr>
      <w:del w:id="1963" w:author="Ben Fels" w:date="2024-12-16T22:06:00Z" w16du:dateUtc="2024-12-16T21:06:00Z">
        <w:r w:rsidRPr="00375107" w:rsidDel="007A763E">
          <w:delText xml:space="preserve">420 </w:delText>
        </w:r>
        <w:r w:rsidR="00A30D5C" w:rsidRPr="00375107" w:rsidDel="007A763E">
          <w:delText xml:space="preserve">von essayforum.com zufällig ausgewählte </w:delText>
        </w:r>
        <w:r w:rsidRPr="00375107" w:rsidDel="007A763E">
          <w:delText>persuasive essays</w:delText>
        </w:r>
        <w:r w:rsidR="00A30D5C" w:rsidRPr="00375107" w:rsidDel="007A763E">
          <w:delText xml:space="preserve"> (S.630)</w:delText>
        </w:r>
      </w:del>
    </w:p>
    <w:p w14:paraId="19892889" w14:textId="21042CFE" w:rsidR="00375107" w:rsidRPr="00375107" w:rsidDel="007A763E" w:rsidRDefault="00D04A38" w:rsidP="008B47E2">
      <w:pPr>
        <w:pStyle w:val="Listenabsatz"/>
        <w:numPr>
          <w:ilvl w:val="0"/>
          <w:numId w:val="29"/>
        </w:numPr>
        <w:rPr>
          <w:del w:id="1964" w:author="Ben Fels" w:date="2024-12-16T22:06:00Z" w16du:dateUtc="2024-12-16T21:06:00Z"/>
        </w:rPr>
      </w:pPr>
      <w:del w:id="1965" w:author="Ben Fels" w:date="2024-12-16T22:06:00Z" w16du:dateUtc="2024-12-16T21:06:00Z">
        <w:r w:rsidDel="007A763E">
          <w:delText xml:space="preserve">Der Korpus umfasst </w:delText>
        </w:r>
        <w:r w:rsidR="00375107" w:rsidDel="007A763E">
          <w:delText>7.116 sätze mit 147</w:delText>
        </w:r>
        <w:r w:rsidR="004C2A73" w:rsidDel="007A763E">
          <w:delText>,271 token.</w:delText>
        </w:r>
      </w:del>
    </w:p>
    <w:p w14:paraId="5C815AE0" w14:textId="5A77389C" w:rsidR="00820604" w:rsidRPr="00664C71" w:rsidDel="007A763E" w:rsidRDefault="00820604" w:rsidP="008B47E2">
      <w:pPr>
        <w:pStyle w:val="Listenabsatz"/>
        <w:numPr>
          <w:ilvl w:val="0"/>
          <w:numId w:val="29"/>
        </w:numPr>
        <w:rPr>
          <w:del w:id="1966" w:author="Ben Fels" w:date="2024-12-16T22:06:00Z" w16du:dateUtc="2024-12-16T21:06:00Z"/>
          <w:rPrChange w:id="1967" w:author="Ben Fels" w:date="2024-12-21T18:08:00Z" w16du:dateUtc="2024-12-21T17:08:00Z">
            <w:rPr>
              <w:del w:id="1968" w:author="Ben Fels" w:date="2024-12-16T22:06:00Z" w16du:dateUtc="2024-12-16T21:06:00Z"/>
              <w:lang w:val="en-US"/>
            </w:rPr>
          </w:rPrChange>
        </w:rPr>
      </w:pPr>
      <w:del w:id="1969" w:author="Ben Fels" w:date="2024-12-16T22:06:00Z" w16du:dateUtc="2024-12-16T21:06:00Z">
        <w:r w:rsidRPr="00664C71" w:rsidDel="007A763E">
          <w:rPr>
            <w:rPrChange w:id="1970" w:author="Ben Fels" w:date="2024-12-21T18:08:00Z" w16du:dateUtc="2024-12-21T17:08:00Z">
              <w:rPr>
                <w:lang w:val="en-US"/>
              </w:rPr>
            </w:rPrChange>
          </w:rPr>
          <w:delText>Annotated with discourse-level argumentation structures.</w:delText>
        </w:r>
      </w:del>
    </w:p>
    <w:p w14:paraId="76B0440D" w14:textId="7F80E19C" w:rsidR="00B81A72" w:rsidDel="007A763E" w:rsidRDefault="00B81A72" w:rsidP="008B47E2">
      <w:pPr>
        <w:pStyle w:val="Listenabsatz"/>
        <w:numPr>
          <w:ilvl w:val="0"/>
          <w:numId w:val="29"/>
        </w:numPr>
        <w:rPr>
          <w:del w:id="1971" w:author="Ben Fels" w:date="2024-12-16T22:06:00Z" w16du:dateUtc="2024-12-16T21:06:00Z"/>
        </w:rPr>
      </w:pPr>
      <w:del w:id="1972" w:author="Ben Fels" w:date="2024-12-16T22:06:00Z" w16du:dateUtc="2024-12-16T21:06:00Z">
        <w:r w:rsidRPr="00B81A72" w:rsidDel="007A763E">
          <w:delText>Korpus und Annotation-Guidelines frei verf</w:delText>
        </w:r>
        <w:r w:rsidDel="007A763E">
          <w:delText>ügbar</w:delText>
        </w:r>
      </w:del>
    </w:p>
    <w:p w14:paraId="6C5789AF" w14:textId="0F1D9D15" w:rsidR="006A5F0A" w:rsidRPr="00664C71" w:rsidDel="007A763E" w:rsidRDefault="006A5F0A" w:rsidP="008B47E2">
      <w:pPr>
        <w:pStyle w:val="Listenabsatz"/>
        <w:numPr>
          <w:ilvl w:val="0"/>
          <w:numId w:val="29"/>
        </w:numPr>
        <w:rPr>
          <w:del w:id="1973" w:author="Ben Fels" w:date="2024-12-16T22:06:00Z" w16du:dateUtc="2024-12-16T21:06:00Z"/>
          <w:rPrChange w:id="1974" w:author="Ben Fels" w:date="2024-12-21T18:08:00Z" w16du:dateUtc="2024-12-21T17:08:00Z">
            <w:rPr>
              <w:del w:id="1975" w:author="Ben Fels" w:date="2024-12-16T22:06:00Z" w16du:dateUtc="2024-12-16T21:06:00Z"/>
              <w:lang w:val="en-US"/>
            </w:rPr>
          </w:rPrChange>
        </w:rPr>
      </w:pPr>
      <w:del w:id="1976" w:author="Ben Fels" w:date="2024-12-16T22:06:00Z" w16du:dateUtc="2024-12-16T21:06:00Z">
        <w:r w:rsidRPr="00664C71" w:rsidDel="007A763E">
          <w:rPr>
            <w:rPrChange w:id="1977" w:author="Ben Fels" w:date="2024-12-21T18:08:00Z" w16du:dateUtc="2024-12-21T17:08:00Z">
              <w:rPr>
                <w:lang w:val="en-US"/>
              </w:rPr>
            </w:rPrChange>
          </w:rPr>
          <w:delText>End-to-end argumentation structure parser, that identifies argument components at the token level</w:delText>
        </w:r>
      </w:del>
    </w:p>
    <w:p w14:paraId="6E30CECE" w14:textId="4B081CB0" w:rsidR="00A135E2" w:rsidDel="007A763E" w:rsidRDefault="00E76E9B" w:rsidP="00A135E2">
      <w:pPr>
        <w:pStyle w:val="Listenabsatz"/>
        <w:numPr>
          <w:ilvl w:val="0"/>
          <w:numId w:val="29"/>
        </w:numPr>
        <w:rPr>
          <w:del w:id="1978" w:author="Ben Fels" w:date="2024-12-16T22:06:00Z" w16du:dateUtc="2024-12-16T21:06:00Z"/>
        </w:rPr>
      </w:pPr>
      <w:del w:id="1979" w:author="Ben Fels" w:date="2024-12-16T22:06:00Z" w16du:dateUtc="2024-12-16T21:06:00Z">
        <w:r w:rsidRPr="009B6141" w:rsidDel="007A763E">
          <w:delText xml:space="preserve">Baut auf dem </w:delText>
        </w:r>
        <w:r w:rsidR="009B6141" w:rsidRPr="009B6141" w:rsidDel="007A763E">
          <w:delText>vorherigen D</w:delText>
        </w:r>
        <w:r w:rsidR="009B6141" w:rsidDel="007A763E">
          <w:delText>atensatz auf, welcher als zu klein bezeichnet wird (S.630)</w:delText>
        </w:r>
      </w:del>
    </w:p>
    <w:p w14:paraId="04E444D4" w14:textId="0240D31A" w:rsidR="00A135E2" w:rsidDel="007A763E" w:rsidRDefault="00A135E2" w:rsidP="00A135E2">
      <w:pPr>
        <w:pStyle w:val="Listenabsatz"/>
        <w:numPr>
          <w:ilvl w:val="0"/>
          <w:numId w:val="29"/>
        </w:numPr>
        <w:rPr>
          <w:del w:id="1980" w:author="Ben Fels" w:date="2024-12-16T22:06:00Z" w16du:dateUtc="2024-12-16T21:06:00Z"/>
        </w:rPr>
      </w:pPr>
      <w:del w:id="1981" w:author="Ben Fels" w:date="2024-12-16T22:06:00Z" w16du:dateUtc="2024-12-16T21:06:00Z">
        <w:r w:rsidDel="007A763E">
          <w:delText xml:space="preserve">Annotation Guidelines </w:delText>
        </w:r>
        <w:r w:rsidR="00CA2E78" w:rsidDel="007A763E">
          <w:delText>umfassen 31 Seiten</w:delText>
        </w:r>
      </w:del>
    </w:p>
    <w:p w14:paraId="77891D19" w14:textId="203ABD30" w:rsidR="009826B3" w:rsidDel="007A763E" w:rsidRDefault="005D3E4E" w:rsidP="00A135E2">
      <w:pPr>
        <w:pStyle w:val="Listenabsatz"/>
        <w:numPr>
          <w:ilvl w:val="0"/>
          <w:numId w:val="29"/>
        </w:numPr>
        <w:rPr>
          <w:del w:id="1982" w:author="Ben Fels" w:date="2024-12-16T22:06:00Z" w16du:dateUtc="2024-12-16T21:06:00Z"/>
        </w:rPr>
      </w:pPr>
      <w:del w:id="1983" w:author="Ben Fels" w:date="2024-12-16T22:06:00Z" w16du:dateUtc="2024-12-16T21:06:00Z">
        <w:r w:rsidDel="007A763E">
          <w:delText xml:space="preserve">Verwendung </w:delText>
        </w:r>
        <w:r w:rsidR="00111AF6" w:rsidDel="007A763E">
          <w:delText>des brat rapid annotation tools</w:delText>
        </w:r>
        <w:r w:rsidR="001E5FC5" w:rsidDel="007A763E">
          <w:delText xml:space="preserve"> </w:delText>
        </w:r>
        <w:r w:rsidR="001E5FC5" w:rsidDel="007A763E">
          <w:fldChar w:fldCharType="begin"/>
        </w:r>
        <w:r w:rsidR="001E5FC5" w:rsidDel="007A763E">
          <w:delInstrText>HYPERLINK "https://aclanthology.org/E12-2021.pdf"</w:delInstrText>
        </w:r>
        <w:r w:rsidR="001E5FC5" w:rsidDel="007A763E">
          <w:fldChar w:fldCharType="separate"/>
        </w:r>
        <w:r w:rsidR="001E5FC5" w:rsidRPr="00052181" w:rsidDel="007A763E">
          <w:rPr>
            <w:rStyle w:val="Hyperlink"/>
          </w:rPr>
          <w:delText>https://aclanthology.org/E12-2021.pdf</w:delText>
        </w:r>
        <w:r w:rsidR="001E5FC5" w:rsidDel="007A763E">
          <w:rPr>
            <w:rStyle w:val="Hyperlink"/>
          </w:rPr>
          <w:fldChar w:fldCharType="end"/>
        </w:r>
        <w:r w:rsidR="001E5FC5" w:rsidDel="007A763E">
          <w:delText xml:space="preserve">   // </w:delText>
        </w:r>
        <w:r w:rsidR="000D73E1" w:rsidDel="007A763E">
          <w:fldChar w:fldCharType="begin"/>
        </w:r>
        <w:r w:rsidR="000D73E1" w:rsidDel="007A763E">
          <w:delInstrText>HYPERLINK "http://brat.nlplab.org/"</w:delInstrText>
        </w:r>
        <w:r w:rsidR="000D73E1" w:rsidDel="007A763E">
          <w:fldChar w:fldCharType="separate"/>
        </w:r>
        <w:r w:rsidR="000D73E1" w:rsidRPr="00052181" w:rsidDel="007A763E">
          <w:rPr>
            <w:rStyle w:val="Hyperlink"/>
          </w:rPr>
          <w:delText>http://brat.nlplab.org/</w:delText>
        </w:r>
        <w:r w:rsidR="000D73E1" w:rsidDel="007A763E">
          <w:rPr>
            <w:rStyle w:val="Hyperlink"/>
          </w:rPr>
          <w:fldChar w:fldCharType="end"/>
        </w:r>
        <w:r w:rsidR="000D73E1" w:rsidDel="007A763E">
          <w:delText xml:space="preserve"> </w:delText>
        </w:r>
      </w:del>
    </w:p>
    <w:p w14:paraId="795A72C5" w14:textId="51717E97" w:rsidR="005D3E4E" w:rsidRPr="00664C71" w:rsidDel="007A763E" w:rsidRDefault="000D73E1" w:rsidP="00A135E2">
      <w:pPr>
        <w:pStyle w:val="Listenabsatz"/>
        <w:numPr>
          <w:ilvl w:val="0"/>
          <w:numId w:val="29"/>
        </w:numPr>
        <w:rPr>
          <w:del w:id="1984" w:author="Ben Fels" w:date="2024-12-16T22:06:00Z" w16du:dateUtc="2024-12-16T21:06:00Z"/>
          <w:rPrChange w:id="1985" w:author="Ben Fels" w:date="2024-12-21T18:08:00Z" w16du:dateUtc="2024-12-21T17:08:00Z">
            <w:rPr>
              <w:del w:id="1986" w:author="Ben Fels" w:date="2024-12-16T22:06:00Z" w16du:dateUtc="2024-12-16T21:06:00Z"/>
              <w:lang w:val="en-US"/>
            </w:rPr>
          </w:rPrChange>
        </w:rPr>
      </w:pPr>
      <w:del w:id="1987" w:author="Ben Fels" w:date="2024-12-16T22:06:00Z" w16du:dateUtc="2024-12-16T21:06:00Z">
        <w:r w:rsidRPr="00664C71" w:rsidDel="007A763E">
          <w:rPr>
            <w:rPrChange w:id="1988" w:author="Ben Fels" w:date="2024-12-21T18:08:00Z" w16du:dateUtc="2024-12-21T17:08:00Z">
              <w:rPr>
                <w:lang w:val="en-US"/>
              </w:rPr>
            </w:rPrChange>
          </w:rPr>
          <w:delText xml:space="preserve">  </w:delText>
        </w:r>
        <w:r w:rsidR="00E9195C" w:rsidRPr="00664C71" w:rsidDel="007A763E">
          <w:rPr>
            <w:rPrChange w:id="1989" w:author="Ben Fels" w:date="2024-12-21T18:08:00Z" w16du:dateUtc="2024-12-21T17:08:00Z">
              <w:rPr>
                <w:lang w:val="en-US"/>
              </w:rPr>
            </w:rPrChange>
          </w:rPr>
          <w:delText>Essays annotated by the expert annotator were used as training data (80%)</w:delText>
        </w:r>
        <w:r w:rsidR="00FA20B9" w:rsidRPr="00664C71" w:rsidDel="007A763E">
          <w:rPr>
            <w:rPrChange w:id="1990" w:author="Ben Fels" w:date="2024-12-21T18:08:00Z" w16du:dateUtc="2024-12-21T17:08:00Z">
              <w:rPr>
                <w:lang w:val="en-US"/>
              </w:rPr>
            </w:rPrChange>
          </w:rPr>
          <w:delText>, essays annotated by the other annotators used as test data (20%)</w:delText>
        </w:r>
      </w:del>
    </w:p>
    <w:p w14:paraId="20A39D8A" w14:textId="35133ECF" w:rsidR="005B691C" w:rsidRPr="00664C71" w:rsidDel="007A763E" w:rsidRDefault="005B691C" w:rsidP="00A135E2">
      <w:pPr>
        <w:pStyle w:val="Listenabsatz"/>
        <w:numPr>
          <w:ilvl w:val="0"/>
          <w:numId w:val="29"/>
        </w:numPr>
        <w:rPr>
          <w:del w:id="1991" w:author="Ben Fels" w:date="2024-12-16T22:06:00Z" w16du:dateUtc="2024-12-16T21:06:00Z"/>
          <w:rPrChange w:id="1992" w:author="Ben Fels" w:date="2024-12-21T18:08:00Z" w16du:dateUtc="2024-12-21T17:08:00Z">
            <w:rPr>
              <w:del w:id="1993" w:author="Ben Fels" w:date="2024-12-16T22:06:00Z" w16du:dateUtc="2024-12-16T21:06:00Z"/>
              <w:lang w:val="en-US"/>
            </w:rPr>
          </w:rPrChange>
        </w:rPr>
      </w:pPr>
      <w:del w:id="1994" w:author="Ben Fels" w:date="2024-12-16T22:06:00Z" w16du:dateUtc="2024-12-16T21:06:00Z">
        <w:r w:rsidRPr="00664C71" w:rsidDel="007A763E">
          <w:rPr>
            <w:rPrChange w:id="1995" w:author="Ben Fels" w:date="2024-12-21T18:08:00Z" w16du:dateUtc="2024-12-21T17:08:00Z">
              <w:rPr>
                <w:lang w:val="en-US"/>
              </w:rPr>
            </w:rPrChange>
          </w:rPr>
          <w:delText xml:space="preserve">Wird von </w:delText>
        </w:r>
        <w:r w:rsidR="00D63F15" w:rsidRPr="00D63F15" w:rsidDel="007A763E">
          <w:rPr>
            <w:highlight w:val="magenta"/>
            <w:lang w:val="en-US"/>
          </w:rPr>
          <w:fldChar w:fldCharType="begin"/>
        </w:r>
        <w:r w:rsidR="004E5B9A" w:rsidRPr="00664C71" w:rsidDel="007A763E">
          <w:rPr>
            <w:highlight w:val="magenta"/>
            <w:rPrChange w:id="1996" w:author="Ben Fels" w:date="2024-12-21T18:08:00Z" w16du:dateUtc="2024-12-21T17:08:00Z">
              <w:rPr>
                <w:highlight w:val="magenta"/>
                <w:lang w:val="en-US"/>
              </w:rPr>
            </w:rPrChange>
          </w:rPr>
          <w:del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D63F15" w:rsidRPr="00D63F15" w:rsidDel="007A763E">
          <w:rPr>
            <w:highlight w:val="magenta"/>
            <w:lang w:val="en-US"/>
          </w:rPr>
          <w:fldChar w:fldCharType="separate"/>
        </w:r>
        <w:r w:rsidR="00D63F15" w:rsidRPr="00664C71" w:rsidDel="007A763E">
          <w:rPr>
            <w:rFonts w:cs="Arial"/>
            <w:highlight w:val="magenta"/>
            <w:rPrChange w:id="1997" w:author="Ben Fels" w:date="2024-12-21T18:08:00Z" w16du:dateUtc="2024-12-21T17:08:00Z">
              <w:rPr>
                <w:rFonts w:cs="Arial"/>
                <w:highlight w:val="magenta"/>
                <w:lang w:val="en-US"/>
              </w:rPr>
            </w:rPrChange>
          </w:rPr>
          <w:delText>(Yeginbergen et al., 2024, S. 11688)</w:delText>
        </w:r>
        <w:r w:rsidR="00D63F15" w:rsidRPr="00D63F15" w:rsidDel="007A763E">
          <w:rPr>
            <w:highlight w:val="magenta"/>
            <w:lang w:val="en-US"/>
          </w:rPr>
          <w:fldChar w:fldCharType="end"/>
        </w:r>
        <w:r w:rsidR="00D63F15" w:rsidRPr="00664C71" w:rsidDel="007A763E">
          <w:rPr>
            <w:rPrChange w:id="1998" w:author="Ben Fels" w:date="2024-12-21T18:08:00Z" w16du:dateUtc="2024-12-21T17:08:00Z">
              <w:rPr>
                <w:lang w:val="en-US"/>
              </w:rPr>
            </w:rPrChange>
          </w:rPr>
          <w:delText xml:space="preserve"> </w:delText>
        </w:r>
        <w:r w:rsidRPr="00664C71" w:rsidDel="007A763E">
          <w:rPr>
            <w:rPrChange w:id="1999" w:author="Ben Fels" w:date="2024-12-21T18:08:00Z" w16du:dateUtc="2024-12-21T17:08:00Z">
              <w:rPr>
                <w:lang w:val="en-US"/>
              </w:rPr>
            </w:rPrChange>
          </w:rPr>
          <w:delText>als “perhaps the most popular NLP dataset manually annotated with argument structures” bezeichnet</w:delText>
        </w:r>
      </w:del>
    </w:p>
    <w:p w14:paraId="7D48BFDD" w14:textId="1107E7E5" w:rsidR="00C74548" w:rsidRPr="00C74548" w:rsidDel="007A763E" w:rsidRDefault="00C74548" w:rsidP="00A135E2">
      <w:pPr>
        <w:pStyle w:val="Listenabsatz"/>
        <w:numPr>
          <w:ilvl w:val="0"/>
          <w:numId w:val="29"/>
        </w:numPr>
        <w:rPr>
          <w:del w:id="2000" w:author="Ben Fels" w:date="2024-12-16T22:06:00Z" w16du:dateUtc="2024-12-16T21:06:00Z"/>
          <w:i/>
        </w:rPr>
      </w:pPr>
      <w:del w:id="2001" w:author="Ben Fels" w:date="2024-12-16T22:06:00Z" w16du:dateUtc="2024-12-16T21:06:00Z">
        <w:r w:rsidRPr="00C74548" w:rsidDel="007A763E">
          <w:rPr>
            <w:i/>
          </w:rPr>
          <w:delText>„In einem überzeugenden Aufsatz wird ein bestimmtes Thema erläutert und versucht, das Publikum davon zu überzeugen, dass der Standpunkt des Sprechers die sachkundigste, logischste und gültigste Sichtweise des Themas ist.</w:delText>
        </w:r>
        <w:r w:rsidR="00497347" w:rsidDel="007A763E">
          <w:rPr>
            <w:i/>
          </w:rPr>
          <w:delText xml:space="preserve"> Weshalb sie sich gut für AM Aufgaben eignen</w:delText>
        </w:r>
        <w:r w:rsidRPr="00C74548" w:rsidDel="007A763E">
          <w:rPr>
            <w:i/>
          </w:rPr>
          <w:delText>”</w:delText>
        </w:r>
        <w:r w:rsidDel="007A763E">
          <w:rPr>
            <w:i/>
          </w:rPr>
          <w:delText xml:space="preserve"> </w:delText>
        </w:r>
        <w:r w:rsidRPr="00B90517" w:rsidDel="007A763E">
          <w:rPr>
            <w:i/>
            <w:highlight w:val="magenta"/>
          </w:rPr>
          <w:fldChar w:fldCharType="begin"/>
        </w:r>
        <w:r w:rsidR="004E5B9A" w:rsidDel="007A763E">
          <w:rPr>
            <w:i/>
            <w:highlight w:val="magenta"/>
          </w:rPr>
          <w:delInstrText xml:space="preserve"> ADDIN ZOTERO_ITEM CSL_CITATION {"citationID":"msL94piQ","properties":{"formattedCitation":"(Cabrio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B90517" w:rsidDel="007A763E">
          <w:rPr>
            <w:i/>
            <w:highlight w:val="magenta"/>
          </w:rPr>
          <w:fldChar w:fldCharType="separate"/>
        </w:r>
        <w:r w:rsidRPr="00B90517" w:rsidDel="007A763E">
          <w:rPr>
            <w:rFonts w:cs="Arial"/>
            <w:highlight w:val="magenta"/>
          </w:rPr>
          <w:delText>(Cabrio &amp; Villata, 2018, S. 5429)</w:delText>
        </w:r>
        <w:r w:rsidRPr="00B90517" w:rsidDel="007A763E">
          <w:rPr>
            <w:i/>
            <w:highlight w:val="magenta"/>
          </w:rPr>
          <w:fldChar w:fldCharType="end"/>
        </w:r>
      </w:del>
    </w:p>
    <w:p w14:paraId="21AF9379" w14:textId="291C23A1" w:rsidR="008B47E2" w:rsidRPr="00EE3522" w:rsidDel="007A763E" w:rsidRDefault="008B47E2" w:rsidP="008B47E2">
      <w:pPr>
        <w:rPr>
          <w:del w:id="2002" w:author="Ben Fels" w:date="2024-12-16T22:06:00Z" w16du:dateUtc="2024-12-16T21:06:00Z"/>
        </w:rPr>
      </w:pPr>
      <w:del w:id="2003" w:author="Ben Fels" w:date="2024-12-16T22:06:00Z" w16du:dateUtc="2024-12-16T21:06:00Z">
        <w:r w:rsidRPr="00EE3522" w:rsidDel="007A763E">
          <w:delText>3: IAM</w:delText>
        </w:r>
        <w:r w:rsidR="00FC7946" w:rsidRPr="00EE3522" w:rsidDel="007A763E">
          <w:delText xml:space="preserve"> </w:delText>
        </w:r>
        <w:r w:rsidRPr="00EE3522" w:rsidDel="007A763E">
          <w:delText>:</w:delText>
        </w:r>
        <w:r w:rsidR="00FC7946" w:rsidDel="007A763E">
          <w:rPr>
            <w:lang w:val="en-US"/>
          </w:rPr>
          <w:fldChar w:fldCharType="begin"/>
        </w:r>
        <w:r w:rsidR="00D3251E" w:rsidDel="007A763E">
          <w:delInstrText xml:space="preserve"> ADDIN ZOTERO_ITEM CSL_CITATION {"citationID":"S5MVMPTy","properties":{"formattedCitation":"(Cheng et al., 2022, S. 2279)","plainCitation":"(Cheng et al., 2022, S. 2279)","noteIndex":0},"citationItems":[{"id":798,"uris":["http://zotero.org/users/14644665/items/MGAHVM39"],"itemData":{"id":798,"type":"paper-conference","container-title":"Proceedings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2279","label":"page"}],"schema":"https://github.com/citation-style-language/schema/raw/master/csl-citation.json"} </w:delInstrText>
        </w:r>
        <w:r w:rsidR="00FC7946" w:rsidDel="007A763E">
          <w:rPr>
            <w:lang w:val="en-US"/>
          </w:rPr>
          <w:fldChar w:fldCharType="separate"/>
        </w:r>
        <w:r w:rsidR="00FC7946" w:rsidRPr="00FC7946" w:rsidDel="007A763E">
          <w:rPr>
            <w:rFonts w:cs="Arial"/>
          </w:rPr>
          <w:delText>(</w:delText>
        </w:r>
        <w:r w:rsidR="00FC7946" w:rsidRPr="00EE3522" w:rsidDel="007A763E">
          <w:rPr>
            <w:rFonts w:cs="Arial"/>
            <w:highlight w:val="magenta"/>
          </w:rPr>
          <w:delText>Cheng et al., 2022, S. 2279)</w:delText>
        </w:r>
        <w:r w:rsidR="00FC7946" w:rsidDel="007A763E">
          <w:rPr>
            <w:lang w:val="en-US"/>
          </w:rPr>
          <w:fldChar w:fldCharType="end"/>
        </w:r>
      </w:del>
    </w:p>
    <w:p w14:paraId="3CA7D07F" w14:textId="38D84773" w:rsidR="00A3619D" w:rsidRPr="00A3619D" w:rsidDel="007A763E" w:rsidRDefault="00A3619D" w:rsidP="008B47E2">
      <w:pPr>
        <w:pStyle w:val="Listenabsatz"/>
        <w:numPr>
          <w:ilvl w:val="0"/>
          <w:numId w:val="29"/>
        </w:numPr>
        <w:rPr>
          <w:del w:id="2004" w:author="Ben Fels" w:date="2024-12-16T22:06:00Z" w16du:dateUtc="2024-12-16T21:06:00Z"/>
        </w:rPr>
      </w:pPr>
      <w:del w:id="2005" w:author="Ben Fels" w:date="2024-12-16T22:06:00Z" w16du:dateUtc="2024-12-16T21:06:00Z">
        <w:r w:rsidDel="007A763E">
          <w:fldChar w:fldCharType="begin"/>
        </w:r>
        <w:r w:rsidDel="007A763E">
          <w:delInstrText>HYPERLINK "https://github.com/LiyingCheng95/IAM/tree/main"</w:delInstrText>
        </w:r>
        <w:r w:rsidDel="007A763E">
          <w:fldChar w:fldCharType="separate"/>
        </w:r>
        <w:r w:rsidRPr="00A3619D" w:rsidDel="007A763E">
          <w:rPr>
            <w:rStyle w:val="Hyperlink"/>
          </w:rPr>
          <w:delText>https://github.com/LiyingCheng95/IAM/tree/main</w:delText>
        </w:r>
        <w:r w:rsidDel="007A763E">
          <w:rPr>
            <w:rStyle w:val="Hyperlink"/>
          </w:rPr>
          <w:fldChar w:fldCharType="end"/>
        </w:r>
        <w:r w:rsidRPr="00A3619D" w:rsidDel="007A763E">
          <w:delText xml:space="preserve"> </w:delText>
        </w:r>
      </w:del>
    </w:p>
    <w:p w14:paraId="2463833E" w14:textId="41F34800" w:rsidR="008B47E2" w:rsidRPr="00664C71" w:rsidDel="007A763E" w:rsidRDefault="001F18FE" w:rsidP="008B47E2">
      <w:pPr>
        <w:pStyle w:val="Listenabsatz"/>
        <w:numPr>
          <w:ilvl w:val="0"/>
          <w:numId w:val="29"/>
        </w:numPr>
        <w:rPr>
          <w:del w:id="2006" w:author="Ben Fels" w:date="2024-12-16T22:06:00Z" w16du:dateUtc="2024-12-16T21:06:00Z"/>
          <w:rPrChange w:id="2007" w:author="Ben Fels" w:date="2024-12-21T18:08:00Z" w16du:dateUtc="2024-12-21T17:08:00Z">
            <w:rPr>
              <w:del w:id="2008" w:author="Ben Fels" w:date="2024-12-16T22:06:00Z" w16du:dateUtc="2024-12-16T21:06:00Z"/>
              <w:lang w:val="en-US"/>
            </w:rPr>
          </w:rPrChange>
        </w:rPr>
      </w:pPr>
      <w:del w:id="2009" w:author="Ben Fels" w:date="2024-12-16T22:06:00Z" w16du:dateUtc="2024-12-16T21:06:00Z">
        <w:r w:rsidRPr="00664C71" w:rsidDel="007A763E">
          <w:rPr>
            <w:rPrChange w:id="2010" w:author="Ben Fels" w:date="2024-12-21T18:08:00Z" w16du:dateUtc="2024-12-21T17:08:00Z">
              <w:rPr>
                <w:lang w:val="en-US"/>
              </w:rPr>
            </w:rPrChange>
          </w:rPr>
          <w:delText xml:space="preserve">123 </w:delText>
        </w:r>
        <w:r w:rsidR="0053346D" w:rsidRPr="00664C71" w:rsidDel="007A763E">
          <w:rPr>
            <w:rPrChange w:id="2011" w:author="Ben Fels" w:date="2024-12-21T18:08:00Z" w16du:dateUtc="2024-12-21T17:08:00Z">
              <w:rPr>
                <w:lang w:val="en-US"/>
              </w:rPr>
            </w:rPrChange>
          </w:rPr>
          <w:delText>debating topics</w:delText>
        </w:r>
      </w:del>
    </w:p>
    <w:p w14:paraId="213AD4D9" w14:textId="5BF5F729" w:rsidR="0053346D" w:rsidDel="007A763E" w:rsidRDefault="00D9615E" w:rsidP="008B47E2">
      <w:pPr>
        <w:pStyle w:val="Listenabsatz"/>
        <w:numPr>
          <w:ilvl w:val="0"/>
          <w:numId w:val="29"/>
        </w:numPr>
        <w:rPr>
          <w:del w:id="2012" w:author="Ben Fels" w:date="2024-12-16T22:06:00Z" w16du:dateUtc="2024-12-16T21:06:00Z"/>
        </w:rPr>
      </w:pPr>
      <w:del w:id="2013" w:author="Ben Fels" w:date="2024-12-16T22:06:00Z" w16du:dateUtc="2024-12-16T21:06:00Z">
        <w:r w:rsidRPr="003100FD" w:rsidDel="007A763E">
          <w:delText>Für je</w:delText>
        </w:r>
        <w:r w:rsidR="003100FD" w:rsidRPr="003100FD" w:rsidDel="007A763E">
          <w:delText>des Thema wurden c</w:delText>
        </w:r>
        <w:r w:rsidR="003100FD" w:rsidDel="007A763E">
          <w:delText>a. 10 Artikel in englisch untersucht</w:delText>
        </w:r>
      </w:del>
    </w:p>
    <w:p w14:paraId="5E98027A" w14:textId="542B99B7" w:rsidR="008C77A4" w:rsidDel="007A763E" w:rsidRDefault="008C77A4" w:rsidP="008B47E2">
      <w:pPr>
        <w:pStyle w:val="Listenabsatz"/>
        <w:numPr>
          <w:ilvl w:val="0"/>
          <w:numId w:val="29"/>
        </w:numPr>
        <w:rPr>
          <w:del w:id="2014" w:author="Ben Fels" w:date="2024-12-16T22:06:00Z" w16du:dateUtc="2024-12-16T21:06:00Z"/>
        </w:rPr>
      </w:pPr>
      <w:del w:id="2015" w:author="Ben Fels" w:date="2024-12-16T22:06:00Z" w16du:dateUtc="2024-12-16T21:06:00Z">
        <w:r w:rsidDel="007A763E">
          <w:delText>Insgesamt</w:delText>
        </w:r>
        <w:r w:rsidR="002351E4" w:rsidDel="007A763E">
          <w:delText xml:space="preserve"> 1010 Artikel gesammelt </w:delText>
        </w:r>
      </w:del>
    </w:p>
    <w:p w14:paraId="2C50DF64" w14:textId="721A22CC" w:rsidR="009B4E03" w:rsidDel="007A763E" w:rsidRDefault="009B4E03" w:rsidP="008B47E2">
      <w:pPr>
        <w:pStyle w:val="Listenabsatz"/>
        <w:numPr>
          <w:ilvl w:val="0"/>
          <w:numId w:val="29"/>
        </w:numPr>
        <w:rPr>
          <w:del w:id="2016" w:author="Ben Fels" w:date="2024-12-16T22:06:00Z" w16du:dateUtc="2024-12-16T21:06:00Z"/>
        </w:rPr>
      </w:pPr>
      <w:del w:id="2017" w:author="Ben Fels" w:date="2024-12-16T22:06:00Z" w16du:dateUtc="2024-12-16T21:06:00Z">
        <w:r w:rsidDel="007A763E">
          <w:delText>Artikel wurden mittels NLTK-Packet in 69.666 Sätze unterteilt</w:delText>
        </w:r>
        <w:r w:rsidR="00842B9D" w:rsidDel="007A763E">
          <w:delText xml:space="preserve"> und anschließend annotiert.</w:delText>
        </w:r>
        <w:r w:rsidR="002A15E8" w:rsidDel="007A763E">
          <w:delText xml:space="preserve"> Somit Unterscheidung nur zwischen Sätzen und nicht innerhalb der Sätze möglich</w:delText>
        </w:r>
      </w:del>
    </w:p>
    <w:p w14:paraId="58558936" w14:textId="3F6AC584" w:rsidR="00912043" w:rsidDel="007A763E" w:rsidRDefault="00912043" w:rsidP="008B47E2">
      <w:pPr>
        <w:pStyle w:val="Listenabsatz"/>
        <w:numPr>
          <w:ilvl w:val="0"/>
          <w:numId w:val="29"/>
        </w:numPr>
        <w:rPr>
          <w:del w:id="2018" w:author="Ben Fels" w:date="2024-12-16T22:06:00Z" w16du:dateUtc="2024-12-16T21:06:00Z"/>
        </w:rPr>
      </w:pPr>
      <w:del w:id="2019" w:author="Ben Fels" w:date="2024-12-16T22:06:00Z" w16du:dateUtc="2024-12-16T21:06:00Z">
        <w:r w:rsidDel="007A763E">
          <w:delText xml:space="preserve">Für die </w:delText>
        </w:r>
        <w:r w:rsidR="00582E31" w:rsidDel="007A763E">
          <w:delText xml:space="preserve">Kontext abhängigen Beweise wurden 10 bis 15 Sätze vor und nach </w:delText>
        </w:r>
        <w:r w:rsidR="00E83545" w:rsidDel="007A763E">
          <w:delText>dem Satz mit der Behauptung</w:delText>
        </w:r>
        <w:r w:rsidR="00B229F3" w:rsidDel="007A763E">
          <w:delText xml:space="preserve"> durchsucht. Dabei ist auch möglich das die Behauptung selbst ein Beweis </w:delText>
        </w:r>
        <w:r w:rsidR="00431AC2" w:rsidDel="007A763E">
          <w:delText>sein kann.</w:delText>
        </w:r>
      </w:del>
    </w:p>
    <w:p w14:paraId="72B2430E" w14:textId="4C3ED9ED" w:rsidR="00B229F3" w:rsidDel="007A763E" w:rsidRDefault="00B36738" w:rsidP="008B47E2">
      <w:pPr>
        <w:pStyle w:val="Listenabsatz"/>
        <w:numPr>
          <w:ilvl w:val="0"/>
          <w:numId w:val="29"/>
        </w:numPr>
        <w:rPr>
          <w:del w:id="2020" w:author="Ben Fels" w:date="2024-12-16T22:06:00Z" w16du:dateUtc="2024-12-16T21:06:00Z"/>
        </w:rPr>
      </w:pPr>
      <w:del w:id="2021" w:author="Ben Fels" w:date="2024-12-16T22:06:00Z" w16du:dateUtc="2024-12-16T21:06:00Z">
        <w:r w:rsidDel="007A763E">
          <w:delText xml:space="preserve">Die Daten wurden von Professionellen </w:delText>
        </w:r>
        <w:r w:rsidR="00C719BE" w:rsidDel="007A763E">
          <w:delText>Data-Annotators von einem darauf spezialisierten Unternehmen beschriftet</w:delText>
        </w:r>
        <w:r w:rsidR="008F49B9" w:rsidDel="007A763E">
          <w:delText>. Diese wurden für ihre Tätigkeit bezahlt.</w:delText>
        </w:r>
        <w:r w:rsidR="001C10EA" w:rsidDel="007A763E">
          <w:delText xml:space="preserve"> </w:delText>
        </w:r>
      </w:del>
    </w:p>
    <w:p w14:paraId="41C97040" w14:textId="140A5C60" w:rsidR="001C10EA" w:rsidDel="007A763E" w:rsidRDefault="001C10EA" w:rsidP="008B47E2">
      <w:pPr>
        <w:pStyle w:val="Listenabsatz"/>
        <w:numPr>
          <w:ilvl w:val="0"/>
          <w:numId w:val="29"/>
        </w:numPr>
        <w:rPr>
          <w:del w:id="2022" w:author="Ben Fels" w:date="2024-12-16T22:06:00Z" w16du:dateUtc="2024-12-16T21:06:00Z"/>
        </w:rPr>
      </w:pPr>
      <w:del w:id="2023" w:author="Ben Fels" w:date="2024-12-16T22:06:00Z" w16du:dateUtc="2024-12-16T21:06:00Z">
        <w:r w:rsidDel="007A763E">
          <w:delText>Jeder Satz wurde von 2 professionellen „Annotators“</w:delText>
        </w:r>
        <w:r w:rsidR="00F22D69" w:rsidDel="007A763E">
          <w:delText xml:space="preserve"> (Kommentatoren) unabhängig voneinander beschriftet. Dabei wurde ein </w:delText>
        </w:r>
        <w:commentRangeStart w:id="2024"/>
        <w:r w:rsidR="00F22D69" w:rsidDel="007A763E">
          <w:delText>Cohen</w:delText>
        </w:r>
        <w:r w:rsidR="006628EB" w:rsidDel="007A763E">
          <w:delText>´s kappa</w:delText>
        </w:r>
        <w:commentRangeEnd w:id="2024"/>
        <w:r w:rsidR="00196550" w:rsidDel="007A763E">
          <w:rPr>
            <w:rStyle w:val="Kommentarzeichen"/>
          </w:rPr>
          <w:commentReference w:id="2024"/>
        </w:r>
        <w:r w:rsidR="006628EB" w:rsidDel="007A763E">
          <w:delText xml:space="preserve"> von 0,44 erreicht</w:delText>
        </w:r>
        <w:r w:rsidR="002908AB" w:rsidDel="007A763E">
          <w:delText xml:space="preserve">. Dies wird von den Autoren im Hinblick auf die Komplexität </w:delText>
        </w:r>
        <w:r w:rsidR="006A427F" w:rsidDel="007A763E">
          <w:delText xml:space="preserve">der Beschriftung </w:delText>
        </w:r>
        <w:r w:rsidR="00E53C1E" w:rsidDel="007A763E">
          <w:delText xml:space="preserve">als </w:delText>
        </w:r>
        <w:r w:rsidR="00E814BE" w:rsidDel="007A763E">
          <w:delText>angemessen bewertet</w:delText>
        </w:r>
        <w:r w:rsidR="002908AB" w:rsidDel="007A763E">
          <w:delText>.</w:delText>
        </w:r>
        <w:r w:rsidR="006A427F" w:rsidDel="007A763E">
          <w:delText xml:space="preserve"> Hierdurch wird auch die Komplexität des Argument Minings deutlich.</w:delText>
        </w:r>
        <w:r w:rsidR="002908AB" w:rsidDel="007A763E">
          <w:delText xml:space="preserve"> </w:delText>
        </w:r>
        <w:r w:rsidR="008A63F8" w:rsidRPr="008A63F8" w:rsidDel="007A763E">
          <w:delText xml:space="preserve">Bei Unstimmigkeiten </w:delText>
        </w:r>
        <w:r w:rsidR="008A63F8" w:rsidDel="007A763E">
          <w:delText xml:space="preserve">wurde </w:delText>
        </w:r>
        <w:r w:rsidR="008A63F8" w:rsidRPr="008A63F8" w:rsidDel="007A763E">
          <w:delText xml:space="preserve">ein dritter professioneller Kommentator </w:delText>
        </w:r>
        <w:r w:rsidR="008A63F8" w:rsidDel="007A763E">
          <w:delText xml:space="preserve">hinzugezogen, um </w:delText>
        </w:r>
        <w:r w:rsidR="008A63F8" w:rsidRPr="008A63F8" w:rsidDel="007A763E">
          <w:delText>die Unstimmigkeiten zu beseitigen.</w:delText>
        </w:r>
      </w:del>
    </w:p>
    <w:p w14:paraId="7754EB83" w14:textId="6284EAD0" w:rsidR="009D0930" w:rsidDel="007A763E" w:rsidRDefault="00B1740E" w:rsidP="008B47E2">
      <w:pPr>
        <w:pStyle w:val="Listenabsatz"/>
        <w:numPr>
          <w:ilvl w:val="0"/>
          <w:numId w:val="29"/>
        </w:numPr>
        <w:rPr>
          <w:del w:id="2025" w:author="Ben Fels" w:date="2024-12-16T22:06:00Z" w16du:dateUtc="2024-12-16T21:06:00Z"/>
        </w:rPr>
      </w:pPr>
      <w:del w:id="2026" w:author="Ben Fels" w:date="2024-12-16T22:06:00Z" w16du:dateUtc="2024-12-16T21:06:00Z">
        <w:r w:rsidDel="007A763E">
          <w:delText>Bereits bestehende Datensätze haben einen individuellen Fokus auf einzelne Aufgaben</w:delText>
        </w:r>
        <w:r w:rsidR="00777B05" w:rsidDel="007A763E">
          <w:delText xml:space="preserve">, wohingegen der IAM-Datensatz für die </w:delText>
        </w:r>
        <w:r w:rsidR="00BA4DD7" w:rsidDel="007A763E">
          <w:delText>alle Komponenten für Argument mining beschriftet ist</w:delText>
        </w:r>
        <w:r w:rsidR="00F52645" w:rsidDel="007A763E">
          <w:delText>: claims, stances, evidence and relations among them.</w:delText>
        </w:r>
      </w:del>
    </w:p>
    <w:p w14:paraId="3BE5CEBD" w14:textId="08097918" w:rsidR="00FF2D43" w:rsidDel="007A763E" w:rsidRDefault="00AA3048" w:rsidP="00FF2D43">
      <w:pPr>
        <w:rPr>
          <w:del w:id="2027" w:author="Ben Fels" w:date="2024-12-16T22:06:00Z" w16du:dateUtc="2024-12-16T21:06:00Z"/>
        </w:rPr>
      </w:pPr>
      <w:del w:id="2028" w:author="Ben Fels" w:date="2024-12-16T22:06:00Z" w16du:dateUtc="2024-12-16T21:06:00Z">
        <w:r w:rsidDel="007A763E">
          <w:delText xml:space="preserve">4: </w:delText>
        </w:r>
        <w:r w:rsidR="00FF2D43" w:rsidDel="007A763E">
          <w:delText>Argument Mining ECHR</w:delText>
        </w:r>
      </w:del>
    </w:p>
    <w:p w14:paraId="2B07CA95" w14:textId="704C29FD" w:rsidR="00E03A44" w:rsidDel="007A763E" w:rsidRDefault="00E03A44" w:rsidP="00E03A44">
      <w:pPr>
        <w:pStyle w:val="Listenabsatz"/>
        <w:numPr>
          <w:ilvl w:val="0"/>
          <w:numId w:val="38"/>
        </w:numPr>
        <w:rPr>
          <w:del w:id="2029" w:author="Ben Fels" w:date="2024-12-16T22:06:00Z" w16du:dateUtc="2024-12-16T21:06:00Z"/>
        </w:rPr>
      </w:pPr>
      <w:del w:id="2030" w:author="Ben Fels" w:date="2024-12-16T22:06:00Z" w16du:dateUtc="2024-12-16T21:06:00Z">
        <w:r w:rsidRPr="00E03A44" w:rsidDel="007A763E">
          <w:delText>https://github.com/PLN-FaMAF/ArgumentMiningECHR</w:delText>
        </w:r>
      </w:del>
    </w:p>
    <w:p w14:paraId="558387A1" w14:textId="77777777" w:rsidR="0097103E" w:rsidRPr="003100FD" w:rsidDel="00C06D73" w:rsidRDefault="0097103E" w:rsidP="0097103E">
      <w:pPr>
        <w:rPr>
          <w:del w:id="2031" w:author="Ben Fels" w:date="2024-12-16T22:14:00Z" w16du:dateUtc="2024-12-16T21:14:00Z"/>
        </w:rPr>
      </w:pPr>
    </w:p>
    <w:p w14:paraId="6B48C4C6" w14:textId="6DF6A9A2" w:rsidR="00246FB5" w:rsidRPr="00664C71" w:rsidDel="00C06D73" w:rsidRDefault="00916D7C" w:rsidP="009A54C3">
      <w:pPr>
        <w:pStyle w:val="berschrift2"/>
        <w:rPr>
          <w:del w:id="2032" w:author="Ben Fels" w:date="2024-12-16T22:14:00Z" w16du:dateUtc="2024-12-16T21:14:00Z"/>
          <w:rPrChange w:id="2033" w:author="Ben Fels" w:date="2024-12-21T18:08:00Z" w16du:dateUtc="2024-12-21T17:08:00Z">
            <w:rPr>
              <w:del w:id="2034" w:author="Ben Fels" w:date="2024-12-16T22:14:00Z" w16du:dateUtc="2024-12-16T21:14:00Z"/>
              <w:lang w:val="en-US"/>
            </w:rPr>
          </w:rPrChange>
        </w:rPr>
      </w:pPr>
      <w:del w:id="2035" w:author="Ben Fels" w:date="2024-12-16T22:14:00Z" w16du:dateUtc="2024-12-16T21:14:00Z">
        <w:r w:rsidRPr="00664C71" w:rsidDel="00C06D73">
          <w:rPr>
            <w:rPrChange w:id="2036" w:author="Ben Fels" w:date="2024-12-21T18:08:00Z" w16du:dateUtc="2024-12-21T17:08:00Z">
              <w:rPr>
                <w:lang w:val="en-US"/>
              </w:rPr>
            </w:rPrChange>
          </w:rPr>
          <w:delText>Evaluation / Evaluationsmetrik</w:delText>
        </w:r>
      </w:del>
    </w:p>
    <w:p w14:paraId="4DFF0D76" w14:textId="4EA83424" w:rsidR="007B6F5C" w:rsidRPr="00664C71" w:rsidDel="00C06D73" w:rsidRDefault="007B6F5C" w:rsidP="00CF7AE6">
      <w:pPr>
        <w:rPr>
          <w:del w:id="2037" w:author="Ben Fels" w:date="2024-12-16T22:14:00Z" w16du:dateUtc="2024-12-16T21:14:00Z"/>
          <w:rPrChange w:id="2038" w:author="Ben Fels" w:date="2024-12-21T18:08:00Z" w16du:dateUtc="2024-12-21T17:08:00Z">
            <w:rPr>
              <w:del w:id="2039" w:author="Ben Fels" w:date="2024-12-16T22:14:00Z" w16du:dateUtc="2024-12-16T21:14:00Z"/>
              <w:lang w:val="en-US"/>
            </w:rPr>
          </w:rPrChange>
        </w:rPr>
      </w:pPr>
      <w:del w:id="2040" w:author="Ben Fels" w:date="2024-12-16T22:14:00Z" w16du:dateUtc="2024-12-16T21:14:00Z">
        <w:r w:rsidRPr="00664C71" w:rsidDel="00C06D73">
          <w:rPr>
            <w:rPrChange w:id="2041" w:author="Ben Fels" w:date="2024-12-21T18:08:00Z" w16du:dateUtc="2024-12-21T17:08:00Z">
              <w:rPr>
                <w:lang w:val="en-US"/>
              </w:rPr>
            </w:rPrChange>
          </w:rPr>
          <w:delText xml:space="preserve">“Mochales Palau and Moens perform machine learning, using a variety of features on different levels of description. Their implementation proceeds in two steps: First, sentences are being classified as either ‘argumentative’ or ‘non-argumentative’. In their implementation with a multinomial naive Bayes classifier and a maximum-entropy model, their best average accuracy was almost 74%. […] </w:delText>
        </w:r>
        <w:r w:rsidR="00650BC2" w:rsidRPr="00664C71" w:rsidDel="00C06D73">
          <w:rPr>
            <w:rPrChange w:id="2042" w:author="Ben Fels" w:date="2024-12-21T18:08:00Z" w16du:dateUtc="2024-12-21T17:08:00Z">
              <w:rPr>
                <w:lang w:val="en-US"/>
              </w:rPr>
            </w:rPrChange>
          </w:rPr>
          <w:delText xml:space="preserve">The second step tries to further classify the ‘argumentative’ sentences into the categories of ‘premise’ and ‘conclusion’, and here they achieved F-measures of 68% and 74%, respectively.” </w:delText>
        </w:r>
        <w:r w:rsidR="00650BC2" w:rsidRPr="00E32262" w:rsidDel="00C06D73">
          <w:rPr>
            <w:highlight w:val="magenta"/>
            <w:lang w:val="en-US"/>
          </w:rPr>
          <w:fldChar w:fldCharType="begin"/>
        </w:r>
        <w:r w:rsidR="00D47ED8" w:rsidRPr="00664C71" w:rsidDel="00C06D73">
          <w:rPr>
            <w:highlight w:val="magenta"/>
            <w:rPrChange w:id="2043" w:author="Ben Fels" w:date="2024-12-21T18:08:00Z" w16du:dateUtc="2024-12-21T17:08:00Z">
              <w:rPr>
                <w:highlight w:val="magenta"/>
                <w:lang w:val="en-US"/>
              </w:rPr>
            </w:rPrChange>
          </w:rPr>
          <w:del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delInstrText>
        </w:r>
        <w:r w:rsidR="00650BC2" w:rsidRPr="00E32262" w:rsidDel="00C06D73">
          <w:rPr>
            <w:highlight w:val="magenta"/>
            <w:lang w:val="en-US"/>
          </w:rPr>
          <w:fldChar w:fldCharType="separate"/>
        </w:r>
        <w:r w:rsidR="00650BC2" w:rsidRPr="00664C71" w:rsidDel="00C06D73">
          <w:rPr>
            <w:rFonts w:cs="Arial"/>
            <w:highlight w:val="magenta"/>
            <w:rPrChange w:id="2044" w:author="Ben Fels" w:date="2024-12-21T18:08:00Z" w16du:dateUtc="2024-12-21T17:08:00Z">
              <w:rPr>
                <w:rFonts w:cs="Arial"/>
                <w:highlight w:val="magenta"/>
                <w:lang w:val="en-US"/>
              </w:rPr>
            </w:rPrChange>
          </w:rPr>
          <w:delText>(Peldszus &amp; Stede, 2013, S. 25–26)</w:delText>
        </w:r>
        <w:r w:rsidR="00650BC2" w:rsidRPr="00E32262" w:rsidDel="00C06D73">
          <w:rPr>
            <w:highlight w:val="magenta"/>
            <w:lang w:val="en-US"/>
          </w:rPr>
          <w:fldChar w:fldCharType="end"/>
        </w:r>
      </w:del>
    </w:p>
    <w:p w14:paraId="1847B19E" w14:textId="0967D40E" w:rsidR="00916D7C" w:rsidRPr="00664C71" w:rsidDel="00C06D73" w:rsidRDefault="00916D7C" w:rsidP="00CF7AE6">
      <w:pPr>
        <w:rPr>
          <w:del w:id="2045" w:author="Ben Fels" w:date="2024-12-16T22:14:00Z" w16du:dateUtc="2024-12-16T21:14:00Z"/>
          <w:rPrChange w:id="2046" w:author="Ben Fels" w:date="2024-12-21T18:08:00Z" w16du:dateUtc="2024-12-21T17:08:00Z">
            <w:rPr>
              <w:del w:id="2047" w:author="Ben Fels" w:date="2024-12-16T22:14:00Z" w16du:dateUtc="2024-12-16T21:14:00Z"/>
              <w:lang w:val="en-US"/>
            </w:rPr>
          </w:rPrChange>
        </w:rPr>
      </w:pPr>
      <w:del w:id="2048" w:author="Ben Fels" w:date="2024-12-16T22:14:00Z" w16du:dateUtc="2024-12-16T21:14:00Z">
        <w:r w:rsidRPr="00664C71" w:rsidDel="00C06D73">
          <w:rPr>
            <w:highlight w:val="cyan"/>
            <w:rPrChange w:id="2049" w:author="Ben Fels" w:date="2024-12-21T18:08:00Z" w16du:dateUtc="2024-12-21T17:08:00Z">
              <w:rPr>
                <w:highlight w:val="cyan"/>
                <w:lang w:val="en-US"/>
              </w:rPr>
            </w:rPrChange>
          </w:rPr>
          <w:delText>Mochales Palau, R., &amp; Moens, M.-F</w:delText>
        </w:r>
        <w:commentRangeStart w:id="2050"/>
        <w:r w:rsidRPr="00664C71" w:rsidDel="00C06D73">
          <w:rPr>
            <w:highlight w:val="cyan"/>
            <w:rPrChange w:id="2051" w:author="Ben Fels" w:date="2024-12-21T18:08:00Z" w16du:dateUtc="2024-12-21T17:08:00Z">
              <w:rPr>
                <w:highlight w:val="cyan"/>
                <w:lang w:val="en-US"/>
              </w:rPr>
            </w:rPrChange>
          </w:rPr>
          <w:delText xml:space="preserve">. (2009). </w:delText>
        </w:r>
        <w:commentRangeEnd w:id="2050"/>
        <w:r w:rsidR="00650BC2" w:rsidDel="00C06D73">
          <w:rPr>
            <w:rStyle w:val="Kommentarzeichen"/>
          </w:rPr>
          <w:commentReference w:id="2050"/>
        </w:r>
        <w:r w:rsidRPr="00664C71" w:rsidDel="00C06D73">
          <w:rPr>
            <w:highlight w:val="cyan"/>
            <w:rPrChange w:id="2052" w:author="Ben Fels" w:date="2024-12-21T18:08:00Z" w16du:dateUtc="2024-12-21T17:08:00Z">
              <w:rPr>
                <w:highlight w:val="cyan"/>
                <w:lang w:val="en-US"/>
              </w:rPr>
            </w:rPrChange>
          </w:rPr>
          <w:delText>Argumentation mining: The detection, classification and structure of arguments in text. In Proceedings of the ICAIL 2009, Barcelona, Spain (pp. 98–109)</w:delText>
        </w:r>
      </w:del>
    </w:p>
    <w:p w14:paraId="74B9D6B4" w14:textId="3EF425AD" w:rsidR="002F2FE7" w:rsidRPr="001A4072" w:rsidDel="00C06D73" w:rsidRDefault="002F2FE7" w:rsidP="00CF7AE6">
      <w:pPr>
        <w:rPr>
          <w:del w:id="2053" w:author="Ben Fels" w:date="2024-12-16T22:14:00Z" w16du:dateUtc="2024-12-16T21:14:00Z"/>
          <w:rPrChange w:id="2054" w:author="Ben Fels" w:date="2024-12-16T22:10:00Z" w16du:dateUtc="2024-12-16T21:10:00Z">
            <w:rPr>
              <w:del w:id="2055" w:author="Ben Fels" w:date="2024-12-16T22:14:00Z" w16du:dateUtc="2024-12-16T21:14:00Z"/>
              <w:lang w:val="en-US"/>
            </w:rPr>
          </w:rPrChange>
        </w:rPr>
      </w:pPr>
      <w:del w:id="2056" w:author="Ben Fels" w:date="2024-12-16T22:14:00Z" w16du:dateUtc="2024-12-16T21:14:00Z">
        <w:r w:rsidRPr="001A4072" w:rsidDel="00C06D73">
          <w:rPr>
            <w:rPrChange w:id="2057" w:author="Ben Fels" w:date="2024-12-16T22:10:00Z" w16du:dateUtc="2024-12-16T21:10:00Z">
              <w:rPr>
                <w:lang w:val="en-US"/>
              </w:rPr>
            </w:rPrChange>
          </w:rPr>
          <w:delText>F</w:delText>
        </w:r>
        <w:r w:rsidR="00981C70" w:rsidRPr="001A4072" w:rsidDel="00C06D73">
          <w:rPr>
            <w:rPrChange w:id="2058" w:author="Ben Fels" w:date="2024-12-16T22:10:00Z" w16du:dateUtc="2024-12-16T21:10:00Z">
              <w:rPr>
                <w:lang w:val="en-US"/>
              </w:rPr>
            </w:rPrChange>
          </w:rPr>
          <w:delText xml:space="preserve">1-score  </w:delText>
        </w:r>
        <w:r w:rsidR="00981C70" w:rsidRPr="00CC7BBC" w:rsidDel="00C06D73">
          <w:rPr>
            <w:highlight w:val="magenta"/>
          </w:rPr>
          <w:fldChar w:fldCharType="begin"/>
        </w:r>
        <w:r w:rsidR="004E5B9A" w:rsidRPr="001A4072" w:rsidDel="00C06D73">
          <w:rPr>
            <w:highlight w:val="magenta"/>
            <w:rPrChange w:id="2059" w:author="Ben Fels" w:date="2024-12-16T22:10:00Z" w16du:dateUtc="2024-12-16T21:10:00Z">
              <w:rPr>
                <w:highlight w:val="magenta"/>
                <w:lang w:val="en-US"/>
              </w:rPr>
            </w:rPrChange>
          </w:rPr>
          <w:del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delInstrText>
        </w:r>
        <w:r w:rsidR="00981C70" w:rsidRPr="00CC7BBC" w:rsidDel="00C06D73">
          <w:rPr>
            <w:highlight w:val="magenta"/>
          </w:rPr>
          <w:fldChar w:fldCharType="separate"/>
        </w:r>
        <w:r w:rsidR="00981C70" w:rsidRPr="001A4072" w:rsidDel="00C06D73">
          <w:rPr>
            <w:rFonts w:cs="Arial"/>
            <w:highlight w:val="magenta"/>
            <w:rPrChange w:id="2060" w:author="Ben Fels" w:date="2024-12-16T22:10:00Z" w16du:dateUtc="2024-12-16T21:10:00Z">
              <w:rPr>
                <w:rFonts w:cs="Arial"/>
                <w:highlight w:val="magenta"/>
                <w:lang w:val="en-US"/>
              </w:rPr>
            </w:rPrChange>
          </w:rPr>
          <w:delText>(Yeginbergen et al., 2024, S. 11691)</w:delText>
        </w:r>
        <w:r w:rsidR="00981C70" w:rsidRPr="00CC7BBC" w:rsidDel="00C06D73">
          <w:rPr>
            <w:highlight w:val="magenta"/>
          </w:rPr>
          <w:fldChar w:fldCharType="end"/>
        </w:r>
      </w:del>
    </w:p>
    <w:p w14:paraId="195B7BEE" w14:textId="29C3AA02" w:rsidR="00BD6FAD" w:rsidDel="00C06D73" w:rsidRDefault="00A40E53" w:rsidP="00CF7AE6">
      <w:pPr>
        <w:rPr>
          <w:del w:id="2061" w:author="Ben Fels" w:date="2024-12-16T22:14:00Z" w16du:dateUtc="2024-12-16T21:14:00Z"/>
        </w:rPr>
      </w:pPr>
      <w:del w:id="2062" w:author="Ben Fels" w:date="2024-12-16T22:14:00Z" w16du:dateUtc="2024-12-16T21:14:00Z">
        <w:r w:rsidRPr="00A40E53" w:rsidDel="00C06D73">
          <w:rPr>
            <w:i/>
          </w:rPr>
          <w:delText>„</w:delText>
        </w:r>
        <w:r w:rsidR="004E15B9" w:rsidRPr="00A40E53" w:rsidDel="00C06D73">
          <w:rPr>
            <w:i/>
          </w:rPr>
          <w:delText>Es ist wichtig, hier zu betonen, dass auch die menschliche Zustimmung (die im Allgemeinen als Obergrenze für die automatische Leistung bei Annotationsaufgaben angesehen wird) von der Komplexität der AM-Aufgaben beeinflusst wird</w:delText>
        </w:r>
        <w:r w:rsidRPr="00A40E53" w:rsidDel="00C06D73">
          <w:rPr>
            <w:i/>
          </w:rPr>
          <w:delText>“</w:delText>
        </w:r>
        <w:r w:rsidR="004E15B9" w:rsidDel="00C06D73">
          <w:delText xml:space="preserve"> </w:delText>
        </w:r>
        <w:r w:rsidR="00BD6FAD" w:rsidRPr="004E15B9" w:rsidDel="00C06D73">
          <w:rPr>
            <w:highlight w:val="magenta"/>
          </w:rPr>
          <w:fldChar w:fldCharType="begin"/>
        </w:r>
        <w:r w:rsidR="004E5B9A" w:rsidDel="00C06D73">
          <w:rPr>
            <w:highlight w:val="magenta"/>
          </w:rPr>
          <w:del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BD6FAD" w:rsidRPr="004E15B9" w:rsidDel="00C06D73">
          <w:rPr>
            <w:highlight w:val="magenta"/>
          </w:rPr>
          <w:fldChar w:fldCharType="separate"/>
        </w:r>
        <w:r w:rsidR="00BD6FAD" w:rsidRPr="004E15B9" w:rsidDel="00C06D73">
          <w:rPr>
            <w:rFonts w:cs="Arial"/>
            <w:highlight w:val="magenta"/>
          </w:rPr>
          <w:delText>(Cabrio &amp; Villata, 2018, S. 5431)</w:delText>
        </w:r>
        <w:r w:rsidR="00BD6FAD" w:rsidRPr="004E15B9" w:rsidDel="00C06D73">
          <w:rPr>
            <w:highlight w:val="magenta"/>
          </w:rPr>
          <w:fldChar w:fldCharType="end"/>
        </w:r>
        <w:r w:rsidR="004E15B9" w:rsidRPr="004E15B9" w:rsidDel="00C06D73">
          <w:rPr>
            <w:highlight w:val="magenta"/>
          </w:rPr>
          <w:delText>.</w:delText>
        </w:r>
      </w:del>
    </w:p>
    <w:p w14:paraId="173D29D6" w14:textId="77777777" w:rsidR="00BD6FAD" w:rsidRDefault="00BD6FAD" w:rsidP="00CF7AE6"/>
    <w:p w14:paraId="724B5C99" w14:textId="788FF29F" w:rsidR="006C0364" w:rsidRDefault="00A47D51" w:rsidP="00CF7AE6">
      <w:pPr>
        <w:pStyle w:val="berschrift1"/>
      </w:pPr>
      <w:bookmarkStart w:id="2063" w:name="_Toc187929407"/>
      <w:r>
        <w:t>Fragestellung</w:t>
      </w:r>
      <w:bookmarkEnd w:id="2063"/>
    </w:p>
    <w:p w14:paraId="105BCF30" w14:textId="32485173" w:rsidR="00A2162F" w:rsidRPr="00022D06" w:rsidDel="003F455C" w:rsidRDefault="00A2162F" w:rsidP="00A2162F">
      <w:pPr>
        <w:autoSpaceDE w:val="0"/>
        <w:autoSpaceDN w:val="0"/>
        <w:adjustRightInd w:val="0"/>
        <w:spacing w:after="0" w:line="240" w:lineRule="auto"/>
        <w:rPr>
          <w:del w:id="2064" w:author="Ben Fels" w:date="2024-12-16T22:14:00Z" w16du:dateUtc="2024-12-16T21:14:00Z"/>
          <w:rFonts w:ascii="IBMPlexSans-Regular" w:hAnsi="IBMPlexSans-Regular" w:cs="IBMPlexSans-Regular"/>
          <w:sz w:val="28"/>
          <w:szCs w:val="28"/>
          <w:highlight w:val="cyan"/>
          <w:lang w:val="en-US"/>
        </w:rPr>
      </w:pPr>
      <w:del w:id="2065" w:author="Ben Fels" w:date="2024-12-16T22:14:00Z" w16du:dateUtc="2024-12-16T21:14:00Z">
        <w:r w:rsidRPr="00F156DC" w:rsidDel="003F455C">
          <w:rPr>
            <w:rFonts w:ascii="IBMPlexSans-Regular" w:hAnsi="IBMPlexSans-Regular" w:cs="IBMPlexSans-Regular"/>
            <w:sz w:val="28"/>
            <w:szCs w:val="28"/>
            <w:highlight w:val="cyan"/>
          </w:rPr>
          <w:delText xml:space="preserve">Was ist deine Forschungsfrage (und ggf. </w:delText>
        </w:r>
        <w:r w:rsidRPr="00022D06" w:rsidDel="003F455C">
          <w:rPr>
            <w:rFonts w:ascii="IBMPlexSans-Regular" w:hAnsi="IBMPlexSans-Regular" w:cs="IBMPlexSans-Regular"/>
            <w:sz w:val="28"/>
            <w:szCs w:val="28"/>
            <w:highlight w:val="cyan"/>
            <w:lang w:val="en-US"/>
          </w:rPr>
          <w:delText>Hypothesen)?</w:delText>
        </w:r>
      </w:del>
    </w:p>
    <w:p w14:paraId="7BDF57C7" w14:textId="013F3F39" w:rsidR="00F75F5F" w:rsidRPr="00022D06" w:rsidDel="003F455C" w:rsidRDefault="00F75F5F" w:rsidP="00AC796D">
      <w:pPr>
        <w:rPr>
          <w:del w:id="2066" w:author="Ben Fels" w:date="2024-12-16T22:14:00Z" w16du:dateUtc="2024-12-16T21:14:00Z"/>
          <w:lang w:val="en-US"/>
        </w:rPr>
      </w:pPr>
    </w:p>
    <w:p w14:paraId="60AD669A" w14:textId="2D98670A" w:rsidR="00F13E2D" w:rsidRPr="009464AD" w:rsidDel="003F455C" w:rsidRDefault="00F13E2D" w:rsidP="00AC796D">
      <w:pPr>
        <w:rPr>
          <w:del w:id="2067" w:author="Ben Fels" w:date="2024-12-16T22:14:00Z" w16du:dateUtc="2024-12-16T21:14:00Z"/>
          <w:b/>
          <w:lang w:val="en-US"/>
        </w:rPr>
      </w:pPr>
      <w:del w:id="2068" w:author="Ben Fels" w:date="2024-12-16T22:14:00Z" w16du:dateUtc="2024-12-16T21:14:00Z">
        <w:r w:rsidRPr="009464AD" w:rsidDel="003F455C">
          <w:rPr>
            <w:b/>
            <w:lang w:val="en-US"/>
          </w:rPr>
          <w:delText>Approach for Argument Mining using LLMs in Few-Shot and Zero-Shot Learning</w:delText>
        </w:r>
      </w:del>
    </w:p>
    <w:p w14:paraId="75030FE3" w14:textId="4C1A0ACB" w:rsidR="009A1C4F" w:rsidRDefault="009A1C4F">
      <w:pPr>
        <w:pPrChange w:id="2069" w:author="Ben Fels" w:date="2024-12-16T22:14:00Z" w16du:dateUtc="2024-12-16T21:14:00Z">
          <w:pPr>
            <w:pStyle w:val="Listenabsatz"/>
            <w:numPr>
              <w:numId w:val="25"/>
            </w:numPr>
            <w:ind w:left="360" w:hanging="360"/>
          </w:pPr>
        </w:pPrChange>
      </w:pPr>
      <w:r>
        <w:t xml:space="preserve">Wie können LLMs auf eine spezifische Aufgabe </w:t>
      </w:r>
      <w:proofErr w:type="spellStart"/>
      <w:r>
        <w:t>traininiert</w:t>
      </w:r>
      <w:proofErr w:type="spellEnd"/>
      <w:r>
        <w:t xml:space="preserve"> werden</w:t>
      </w:r>
    </w:p>
    <w:p w14:paraId="3A2D3792" w14:textId="5D73AF31" w:rsidR="00EC6710" w:rsidRDefault="00EC6710" w:rsidP="001C7C39">
      <w:pPr>
        <w:pStyle w:val="Listenabsatz"/>
        <w:numPr>
          <w:ilvl w:val="0"/>
          <w:numId w:val="25"/>
        </w:numPr>
      </w:pPr>
      <w:r>
        <w:t xml:space="preserve">Wie gut sind LLMs für </w:t>
      </w:r>
      <w:proofErr w:type="spellStart"/>
      <w:r>
        <w:t>argument</w:t>
      </w:r>
      <w:proofErr w:type="spellEnd"/>
      <w:r>
        <w:t xml:space="preserve"> Mining geeignet </w:t>
      </w:r>
      <w:r w:rsidR="00A411C4">
        <w:t>(</w:t>
      </w:r>
      <w:r>
        <w:t xml:space="preserve">Identifizierung von </w:t>
      </w:r>
      <w:proofErr w:type="spellStart"/>
      <w:r>
        <w:t>claims</w:t>
      </w:r>
      <w:proofErr w:type="spellEnd"/>
      <w:r>
        <w:t xml:space="preserve">, </w:t>
      </w:r>
      <w:proofErr w:type="spellStart"/>
      <w:r>
        <w:t>premises</w:t>
      </w:r>
      <w:proofErr w:type="spellEnd"/>
      <w:r>
        <w:t xml:space="preserve"> und </w:t>
      </w:r>
      <w:proofErr w:type="spellStart"/>
      <w:r>
        <w:t>conclusions</w:t>
      </w:r>
      <w:proofErr w:type="spellEnd"/>
      <w:r w:rsidR="00A411C4">
        <w:t>) bei der Anwendung von Zero-</w:t>
      </w:r>
      <w:proofErr w:type="spellStart"/>
      <w:r w:rsidR="00A411C4">
        <w:t>shot</w:t>
      </w:r>
      <w:proofErr w:type="spellEnd"/>
      <w:r w:rsidR="00A411C4">
        <w:t xml:space="preserve"> und </w:t>
      </w:r>
      <w:proofErr w:type="spellStart"/>
      <w:r w:rsidR="00A411C4">
        <w:t>few-shot</w:t>
      </w:r>
      <w:proofErr w:type="spellEnd"/>
      <w:r w:rsidR="00A411C4">
        <w:t xml:space="preserve"> learning</w:t>
      </w:r>
    </w:p>
    <w:p w14:paraId="3648CC9D" w14:textId="0F7D170A" w:rsidR="009A1F58" w:rsidRDefault="009A1F58" w:rsidP="001C7C39">
      <w:pPr>
        <w:pStyle w:val="Listenabsatz"/>
        <w:numPr>
          <w:ilvl w:val="0"/>
          <w:numId w:val="25"/>
        </w:numPr>
      </w:pPr>
      <w:r>
        <w:t xml:space="preserve">Können LLMs argumentative Strukturen </w:t>
      </w:r>
      <w:r w:rsidR="00405207">
        <w:t>(</w:t>
      </w:r>
      <w:proofErr w:type="spellStart"/>
      <w:r w:rsidR="00405207">
        <w:t>claim-premise-pairs</w:t>
      </w:r>
      <w:proofErr w:type="spellEnd"/>
      <w:r w:rsidR="00405207">
        <w:t>) zuverlässig erkennen ?</w:t>
      </w:r>
    </w:p>
    <w:p w14:paraId="09384AB1" w14:textId="3AB95A0A" w:rsidR="00EB7FBF" w:rsidRDefault="00EB7FBF" w:rsidP="001C7C39">
      <w:pPr>
        <w:pStyle w:val="Listenabsatz"/>
        <w:numPr>
          <w:ilvl w:val="0"/>
          <w:numId w:val="25"/>
        </w:numPr>
      </w:pPr>
      <w:r>
        <w:t xml:space="preserve">Welche Herausforderungen gibt es bei der </w:t>
      </w:r>
      <w:r w:rsidR="007A1731">
        <w:t xml:space="preserve">Anwendung von LLMs fürs Argument Mining? (Verschiedene Bestandteile von Argumenten, </w:t>
      </w:r>
      <w:r w:rsidR="00725279">
        <w:t>Mehrere Teilaufgaben,…)</w:t>
      </w:r>
    </w:p>
    <w:p w14:paraId="2742150A" w14:textId="0B25D1B0" w:rsidR="001C7C39" w:rsidRDefault="008E72DB" w:rsidP="001C7C39">
      <w:pPr>
        <w:pStyle w:val="Listenabsatz"/>
        <w:numPr>
          <w:ilvl w:val="0"/>
          <w:numId w:val="25"/>
        </w:numPr>
      </w:pPr>
      <w:r>
        <w:t xml:space="preserve">Welche </w:t>
      </w:r>
      <w:r w:rsidR="009A1C4F">
        <w:t xml:space="preserve">Prompt Engineering </w:t>
      </w:r>
      <w:r>
        <w:t xml:space="preserve">Techniken </w:t>
      </w:r>
      <w:r w:rsidR="001A6B7E">
        <w:t xml:space="preserve">sind </w:t>
      </w:r>
      <w:proofErr w:type="gramStart"/>
      <w:r w:rsidR="001A6B7E">
        <w:t>am Effektivsten</w:t>
      </w:r>
      <w:proofErr w:type="gramEnd"/>
      <w:r w:rsidR="001A6B7E">
        <w:t xml:space="preserve"> </w:t>
      </w:r>
      <w:r w:rsidR="009A1C4F">
        <w:t xml:space="preserve">zur Verbesserung </w:t>
      </w:r>
      <w:r w:rsidR="002F33D6">
        <w:t xml:space="preserve">der </w:t>
      </w:r>
      <w:proofErr w:type="spellStart"/>
      <w:r w:rsidR="002F33D6">
        <w:t>Perfromance</w:t>
      </w:r>
      <w:proofErr w:type="spellEnd"/>
      <w:r w:rsidR="002F33D6">
        <w:t xml:space="preserve"> </w:t>
      </w:r>
      <w:r w:rsidR="009A1C4F">
        <w:t>eines LLMs</w:t>
      </w:r>
      <w:r w:rsidR="002F33D6">
        <w:t xml:space="preserve"> zum Argument Mining</w:t>
      </w:r>
      <w:r w:rsidR="007A244F">
        <w:t>?</w:t>
      </w:r>
    </w:p>
    <w:p w14:paraId="388E55E5" w14:textId="36E8F6CA" w:rsidR="00061289" w:rsidRDefault="008E72DB" w:rsidP="001C7C39">
      <w:pPr>
        <w:pStyle w:val="Listenabsatz"/>
        <w:numPr>
          <w:ilvl w:val="0"/>
          <w:numId w:val="25"/>
        </w:numPr>
      </w:pPr>
      <w:r>
        <w:t xml:space="preserve">Wie </w:t>
      </w:r>
      <w:r w:rsidR="00401A7E">
        <w:t xml:space="preserve">beeinflusst </w:t>
      </w:r>
      <w:r>
        <w:t xml:space="preserve">die </w:t>
      </w:r>
      <w:r w:rsidR="00061289">
        <w:t xml:space="preserve">Anzahl der </w:t>
      </w:r>
      <w:r>
        <w:t xml:space="preserve">übergebenen Beispiele </w:t>
      </w:r>
      <w:r w:rsidR="00401A7E">
        <w:t xml:space="preserve">die </w:t>
      </w:r>
      <w:r w:rsidR="00D54ECB">
        <w:t>Leistung des LLMs</w:t>
      </w:r>
      <w:r>
        <w:t>?</w:t>
      </w:r>
    </w:p>
    <w:p w14:paraId="065394B3" w14:textId="533B116F" w:rsidR="00D54ECB" w:rsidRDefault="00F87933" w:rsidP="001C7C39">
      <w:pPr>
        <w:pStyle w:val="Listenabsatz"/>
        <w:numPr>
          <w:ilvl w:val="0"/>
          <w:numId w:val="25"/>
        </w:numPr>
      </w:pPr>
      <w:r>
        <w:t xml:space="preserve">Wie unterscheiden sich die Modelle </w:t>
      </w:r>
      <w:r w:rsidR="000C6572">
        <w:t xml:space="preserve">mit unterschiedlichen Strukturen) </w:t>
      </w:r>
      <w:r>
        <w:t>dabei untereinander?</w:t>
      </w:r>
      <w:r w:rsidR="000C6572">
        <w:t xml:space="preserve"> Gemini, GPT4o, GPT2?</w:t>
      </w:r>
    </w:p>
    <w:p w14:paraId="760B5C05" w14:textId="4CA183E3" w:rsidR="00FD4A72" w:rsidDel="003F455C" w:rsidRDefault="00FD4A72" w:rsidP="001C7C39">
      <w:pPr>
        <w:pStyle w:val="Listenabsatz"/>
        <w:numPr>
          <w:ilvl w:val="0"/>
          <w:numId w:val="25"/>
        </w:numPr>
        <w:rPr>
          <w:del w:id="2070" w:author="Ben Fels" w:date="2024-12-16T22:14:00Z" w16du:dateUtc="2024-12-16T21:14:00Z"/>
        </w:rPr>
      </w:pPr>
      <w:r>
        <w:t xml:space="preserve">Wie effektiv sind LLMs bei der Anpassung an verschiedene </w:t>
      </w:r>
      <w:proofErr w:type="spellStart"/>
      <w:r>
        <w:t>Argumentationssstile</w:t>
      </w:r>
      <w:proofErr w:type="spellEnd"/>
      <w:r>
        <w:t xml:space="preserve"> </w:t>
      </w:r>
      <w:r w:rsidR="00900872">
        <w:t>bei verschiedenen Domänen (Politik, Recht, Wissenschaft)</w:t>
      </w:r>
    </w:p>
    <w:p w14:paraId="15B9A197" w14:textId="77777777" w:rsidR="00900872" w:rsidRDefault="00900872" w:rsidP="003F455C">
      <w:pPr>
        <w:pStyle w:val="Listenabsatz"/>
        <w:numPr>
          <w:ilvl w:val="0"/>
          <w:numId w:val="25"/>
        </w:numPr>
      </w:pPr>
    </w:p>
    <w:p w14:paraId="53969403" w14:textId="77777777" w:rsidR="00CF7AE6" w:rsidRPr="00CF7AE6" w:rsidDel="00EB3762" w:rsidRDefault="00CF7AE6" w:rsidP="00CF7AE6">
      <w:pPr>
        <w:rPr>
          <w:del w:id="2071" w:author="Ben Fels" w:date="2024-12-21T12:02:00Z" w16du:dateUtc="2024-12-21T11:02:00Z"/>
        </w:rPr>
      </w:pPr>
    </w:p>
    <w:p w14:paraId="52B92A07" w14:textId="39AA5423" w:rsidR="00CF7AE6" w:rsidRPr="00CF7AE6" w:rsidDel="00EB3762" w:rsidRDefault="00CF7AE6" w:rsidP="00CF7AE6">
      <w:pPr>
        <w:rPr>
          <w:del w:id="2072" w:author="Ben Fels" w:date="2024-12-21T12:02:00Z" w16du:dateUtc="2024-12-21T11:02:00Z"/>
        </w:rPr>
      </w:pPr>
    </w:p>
    <w:p w14:paraId="248E40D0" w14:textId="7A55141F" w:rsidR="002379BD" w:rsidDel="00EB3762" w:rsidRDefault="002379BD" w:rsidP="00CF7AE6">
      <w:pPr>
        <w:rPr>
          <w:del w:id="2073" w:author="Ben Fels" w:date="2024-12-21T12:02:00Z" w16du:dateUtc="2024-12-21T11:02:00Z"/>
        </w:rPr>
      </w:pPr>
    </w:p>
    <w:p w14:paraId="00591F1E" w14:textId="77777777" w:rsidR="007C76BA" w:rsidRDefault="002379BD" w:rsidP="00EC6426">
      <w:r>
        <w:br w:type="page"/>
      </w:r>
    </w:p>
    <w:p w14:paraId="760B742C" w14:textId="77777777" w:rsidR="00EC6426" w:rsidRDefault="00EC6426" w:rsidP="00EC6426">
      <w:pPr>
        <w:pStyle w:val="berschrift1"/>
      </w:pPr>
      <w:bookmarkStart w:id="2074" w:name="_Toc187929408"/>
      <w:r>
        <w:t xml:space="preserve">Literaturverzeichnis / </w:t>
      </w:r>
      <w:commentRangeStart w:id="2075"/>
      <w:r>
        <w:t>Quellenv</w:t>
      </w:r>
      <w:commentRangeEnd w:id="2075"/>
      <w:r w:rsidR="000A16D0">
        <w:rPr>
          <w:rStyle w:val="Kommentarzeichen"/>
          <w:rFonts w:eastAsiaTheme="minorHAnsi" w:cstheme="minorBidi"/>
          <w:color w:val="auto"/>
        </w:rPr>
        <w:commentReference w:id="2075"/>
      </w:r>
      <w:r>
        <w:t>erzeichnis</w:t>
      </w:r>
      <w:bookmarkEnd w:id="2074"/>
    </w:p>
    <w:p w14:paraId="7884FF14" w14:textId="77777777" w:rsidR="00C20DD4" w:rsidRPr="00DE5146" w:rsidRDefault="002F409C" w:rsidP="00C20DD4">
      <w:pPr>
        <w:pStyle w:val="Literaturverzeichnis"/>
        <w:rPr>
          <w:rFonts w:cs="Arial"/>
          <w:lang w:val="en-US"/>
        </w:rPr>
      </w:pPr>
      <w:r>
        <w:fldChar w:fldCharType="begin"/>
      </w:r>
      <w:r w:rsidR="00F823F6">
        <w:rPr>
          <w:lang w:val="en-US"/>
        </w:rPr>
        <w:instrText xml:space="preserve"> ADDIN ZOTERO_BIBL {"uncited":[],"omitted":[],"custom":[]} CSL_BIBLIOGRAPHY </w:instrText>
      </w:r>
      <w:r>
        <w:fldChar w:fldCharType="separate"/>
      </w:r>
      <w:r w:rsidR="00C20DD4" w:rsidRPr="00DE5146">
        <w:rPr>
          <w:rFonts w:cs="Arial"/>
          <w:lang w:val="en-US"/>
        </w:rPr>
        <w:t xml:space="preserve">Anadkat (OpenAI), S. (2023). </w:t>
      </w:r>
      <w:r w:rsidR="00C20DD4" w:rsidRPr="00DE5146">
        <w:rPr>
          <w:rFonts w:cs="Arial"/>
          <w:i/>
          <w:iCs/>
          <w:lang w:val="en-US"/>
        </w:rPr>
        <w:t>How to make your completions outputs consistent with the new seed parameter</w:t>
      </w:r>
      <w:r w:rsidR="00C20DD4" w:rsidRPr="00DE5146">
        <w:rPr>
          <w:rFonts w:cs="Arial"/>
          <w:lang w:val="en-US"/>
        </w:rPr>
        <w:t>. https://cookbook.openai.com/examples/reproducible_outputs_with_the_seed_parameter</w:t>
      </w:r>
    </w:p>
    <w:p w14:paraId="213A9595" w14:textId="77777777" w:rsidR="00C20DD4" w:rsidRPr="00DE5146" w:rsidRDefault="00C20DD4" w:rsidP="00C20DD4">
      <w:pPr>
        <w:pStyle w:val="Literaturverzeichnis"/>
        <w:rPr>
          <w:rFonts w:cs="Arial"/>
          <w:lang w:val="en-US"/>
        </w:rPr>
      </w:pPr>
      <w:r w:rsidRPr="00DE5146">
        <w:rPr>
          <w:rFonts w:cs="Arial"/>
          <w:lang w:val="en-US"/>
        </w:rPr>
        <w:t xml:space="preserve">Brown, T. B., Mann, B., Ryder, N., Subbiah, M., Kaplan, J., Dhariwal, P., Neelakantan, A., Shyam, P., Sastry, G., Askell, A., Agarwal, S., Herbert-Voss, A., Krueger, G., Henighan, T., Child, R., Ramesh, A., Ziegler, D. M., Wu, J., Winter, C., … Amodei, D. (2020). </w:t>
      </w:r>
      <w:r w:rsidRPr="00DE5146">
        <w:rPr>
          <w:rFonts w:cs="Arial"/>
          <w:i/>
          <w:iCs/>
          <w:lang w:val="en-US"/>
        </w:rPr>
        <w:t>Language Models are Few-Shot Learners</w:t>
      </w:r>
      <w:r w:rsidRPr="00DE5146">
        <w:rPr>
          <w:rFonts w:cs="Arial"/>
          <w:lang w:val="en-US"/>
        </w:rPr>
        <w:t xml:space="preserve"> (arXiv:2005.14165). </w:t>
      </w:r>
      <w:proofErr w:type="spellStart"/>
      <w:r w:rsidRPr="00DE5146">
        <w:rPr>
          <w:rFonts w:cs="Arial"/>
          <w:lang w:val="en-US"/>
        </w:rPr>
        <w:t>arXiv</w:t>
      </w:r>
      <w:proofErr w:type="spellEnd"/>
      <w:r w:rsidRPr="00DE5146">
        <w:rPr>
          <w:rFonts w:cs="Arial"/>
          <w:lang w:val="en-US"/>
        </w:rPr>
        <w:t>. http://arxiv.org/abs/2005.14165</w:t>
      </w:r>
    </w:p>
    <w:p w14:paraId="5F893D95" w14:textId="77777777" w:rsidR="00C20DD4" w:rsidRPr="00DE5146" w:rsidRDefault="00C20DD4" w:rsidP="00C20DD4">
      <w:pPr>
        <w:pStyle w:val="Literaturverzeichnis"/>
        <w:rPr>
          <w:rFonts w:cs="Arial"/>
          <w:lang w:val="en-US"/>
        </w:rPr>
      </w:pPr>
      <w:r w:rsidRPr="00DE5146">
        <w:rPr>
          <w:rFonts w:cs="Arial"/>
          <w:lang w:val="en-US"/>
        </w:rPr>
        <w:t xml:space="preserve">Cabrio, E., &amp; Villata, S. (2018). Five Years of Argument Mining: A Data-driven Analysis. </w:t>
      </w:r>
      <w:r w:rsidRPr="00DE5146">
        <w:rPr>
          <w:rFonts w:cs="Arial"/>
          <w:i/>
          <w:iCs/>
          <w:lang w:val="en-US"/>
        </w:rPr>
        <w:t>Proceedings of the Twenty-Seventh International Joint Conference on Artificial Intelligence</w:t>
      </w:r>
      <w:r w:rsidRPr="00DE5146">
        <w:rPr>
          <w:rFonts w:cs="Arial"/>
          <w:lang w:val="en-US"/>
        </w:rPr>
        <w:t>, 5427–5433. https://doi.org/10.24963/ijcai.2018/766</w:t>
      </w:r>
    </w:p>
    <w:p w14:paraId="2F0C6FC5" w14:textId="77777777" w:rsidR="00C20DD4" w:rsidRPr="00DE5146" w:rsidRDefault="00C20DD4" w:rsidP="00C20DD4">
      <w:pPr>
        <w:pStyle w:val="Literaturverzeichnis"/>
        <w:rPr>
          <w:rFonts w:cs="Arial"/>
          <w:lang w:val="en-US"/>
        </w:rPr>
      </w:pPr>
      <w:r w:rsidRPr="00DE5146">
        <w:rPr>
          <w:rFonts w:cs="Arial"/>
          <w:lang w:val="en-US"/>
        </w:rPr>
        <w:t xml:space="preserve">Chen, B., &amp; Cherry, C. (2014). A Systematic Comparison of Smoothing Techniques for Sentence-Level BLEU. </w:t>
      </w:r>
      <w:r w:rsidRPr="00DE5146">
        <w:rPr>
          <w:rFonts w:cs="Arial"/>
          <w:i/>
          <w:iCs/>
          <w:lang w:val="en-US"/>
        </w:rPr>
        <w:t>Proceedings of the Ninth Workshop on Statistical Machine Translation</w:t>
      </w:r>
      <w:r w:rsidRPr="00DE5146">
        <w:rPr>
          <w:rFonts w:cs="Arial"/>
          <w:lang w:val="en-US"/>
        </w:rPr>
        <w:t>, 362–367. https://doi.org/10.3115/v1/W14-3346</w:t>
      </w:r>
    </w:p>
    <w:p w14:paraId="0B28AEF6" w14:textId="77777777" w:rsidR="00C20DD4" w:rsidRPr="00DE5146" w:rsidRDefault="00C20DD4" w:rsidP="00C20DD4">
      <w:pPr>
        <w:pStyle w:val="Literaturverzeichnis"/>
        <w:rPr>
          <w:rFonts w:cs="Arial"/>
          <w:lang w:val="en-US"/>
        </w:rPr>
      </w:pPr>
      <w:r w:rsidRPr="00DE5146">
        <w:rPr>
          <w:rFonts w:cs="Arial"/>
          <w:lang w:val="en-US"/>
        </w:rPr>
        <w:t xml:space="preserve">Cheng, L., Bing, L., He, R., Yu, Q., Zhang, Y., &amp; Si, L. (2022). IAM: A Comprehensive and Large-Scale Dataset for Integrated Argument Mining Tasks. </w:t>
      </w:r>
      <w:r w:rsidRPr="00DE5146">
        <w:rPr>
          <w:rFonts w:cs="Arial"/>
          <w:i/>
          <w:iCs/>
          <w:lang w:val="en-US"/>
        </w:rPr>
        <w:t>Proceedings of the 60th Annual Meeting of the Association for Computational Linguistics (Volume 1: Long Papers)</w:t>
      </w:r>
      <w:r w:rsidRPr="00DE5146">
        <w:rPr>
          <w:rFonts w:cs="Arial"/>
          <w:lang w:val="en-US"/>
        </w:rPr>
        <w:t>, 2277–2287. https://doi.org/10.18653/v1/2022.acl-long.162</w:t>
      </w:r>
    </w:p>
    <w:p w14:paraId="32CCD767" w14:textId="77777777" w:rsidR="00C20DD4" w:rsidRPr="00DE5146" w:rsidRDefault="00C20DD4" w:rsidP="00C20DD4">
      <w:pPr>
        <w:pStyle w:val="Literaturverzeichnis"/>
        <w:rPr>
          <w:rFonts w:cs="Arial"/>
          <w:lang w:val="en-US"/>
        </w:rPr>
      </w:pPr>
      <w:proofErr w:type="spellStart"/>
      <w:r w:rsidRPr="00DE5146">
        <w:rPr>
          <w:rFonts w:cs="Arial"/>
          <w:lang w:val="en-US"/>
        </w:rPr>
        <w:t>Géron</w:t>
      </w:r>
      <w:proofErr w:type="spellEnd"/>
      <w:r w:rsidRPr="00DE5146">
        <w:rPr>
          <w:rFonts w:cs="Arial"/>
          <w:lang w:val="en-US"/>
        </w:rPr>
        <w:t xml:space="preserve">, A. (2022). </w:t>
      </w:r>
      <w:r w:rsidRPr="00DE5146">
        <w:rPr>
          <w:rFonts w:cs="Arial"/>
          <w:i/>
          <w:iCs/>
          <w:lang w:val="en-US"/>
        </w:rPr>
        <w:t xml:space="preserve">Hands-On Machine Learning with Scikit-Learn, </w:t>
      </w:r>
      <w:proofErr w:type="spellStart"/>
      <w:r w:rsidRPr="00DE5146">
        <w:rPr>
          <w:rFonts w:cs="Arial"/>
          <w:i/>
          <w:iCs/>
          <w:lang w:val="en-US"/>
        </w:rPr>
        <w:t>Keras</w:t>
      </w:r>
      <w:proofErr w:type="spellEnd"/>
      <w:r w:rsidRPr="00DE5146">
        <w:rPr>
          <w:rFonts w:cs="Arial"/>
          <w:i/>
          <w:iCs/>
          <w:lang w:val="en-US"/>
        </w:rPr>
        <w:t>, and TensorFlow</w:t>
      </w:r>
      <w:r w:rsidRPr="00DE5146">
        <w:rPr>
          <w:rFonts w:cs="Arial"/>
          <w:lang w:val="en-US"/>
        </w:rPr>
        <w:t xml:space="preserve"> (3. </w:t>
      </w:r>
      <w:proofErr w:type="spellStart"/>
      <w:r w:rsidRPr="00DE5146">
        <w:rPr>
          <w:rFonts w:cs="Arial"/>
          <w:lang w:val="en-US"/>
        </w:rPr>
        <w:t>Aufl</w:t>
      </w:r>
      <w:proofErr w:type="spellEnd"/>
      <w:r w:rsidRPr="00DE5146">
        <w:rPr>
          <w:rFonts w:cs="Arial"/>
          <w:lang w:val="en-US"/>
        </w:rPr>
        <w:t>.). O’Reilly Media, Inc.</w:t>
      </w:r>
    </w:p>
    <w:p w14:paraId="7770618E" w14:textId="77777777" w:rsidR="00C20DD4" w:rsidRPr="00DE5146" w:rsidRDefault="00C20DD4" w:rsidP="00C20DD4">
      <w:pPr>
        <w:pStyle w:val="Literaturverzeichnis"/>
        <w:rPr>
          <w:rFonts w:cs="Arial"/>
          <w:lang w:val="en-US"/>
        </w:rPr>
      </w:pPr>
      <w:r w:rsidRPr="00DE5146">
        <w:rPr>
          <w:rFonts w:cs="Arial"/>
          <w:lang w:val="en-US"/>
        </w:rPr>
        <w:t xml:space="preserve">Google. (2024). </w:t>
      </w:r>
      <w:r w:rsidRPr="00DE5146">
        <w:rPr>
          <w:rFonts w:cs="Arial"/>
          <w:i/>
          <w:iCs/>
          <w:lang w:val="en-US"/>
        </w:rPr>
        <w:t>Prompt design strategies</w:t>
      </w:r>
      <w:r w:rsidRPr="00DE5146">
        <w:rPr>
          <w:rFonts w:cs="Arial"/>
          <w:lang w:val="en-US"/>
        </w:rPr>
        <w:t>. https://ai.google.dev/gemini-api/docs/prompting-strategies</w:t>
      </w:r>
    </w:p>
    <w:p w14:paraId="2D5B8E4E" w14:textId="77777777" w:rsidR="00C20DD4" w:rsidRPr="00DE5146" w:rsidRDefault="00C20DD4" w:rsidP="00C20DD4">
      <w:pPr>
        <w:pStyle w:val="Literaturverzeichnis"/>
        <w:rPr>
          <w:rFonts w:cs="Arial"/>
          <w:lang w:val="en-US"/>
        </w:rPr>
      </w:pPr>
      <w:r w:rsidRPr="00C20DD4">
        <w:rPr>
          <w:rFonts w:cs="Arial"/>
        </w:rPr>
        <w:t xml:space="preserve">Han, S., Wang, M., Zhang, J., Li, D., &amp; Duan, J. (2024). </w:t>
      </w:r>
      <w:r w:rsidRPr="00DE5146">
        <w:rPr>
          <w:rFonts w:cs="Arial"/>
          <w:lang w:val="en-US"/>
        </w:rPr>
        <w:t xml:space="preserve">A Review of Large Language Models: Fundamental Architectures, Key Technological Evolutions, Interdisciplinary Technologies Integration, Optimization and Compression Techniques, Applications, and Challenges. </w:t>
      </w:r>
      <w:r w:rsidRPr="00DE5146">
        <w:rPr>
          <w:rFonts w:cs="Arial"/>
          <w:i/>
          <w:iCs/>
          <w:lang w:val="en-US"/>
        </w:rPr>
        <w:t>Electronics</w:t>
      </w:r>
      <w:r w:rsidRPr="00DE5146">
        <w:rPr>
          <w:rFonts w:cs="Arial"/>
          <w:lang w:val="en-US"/>
        </w:rPr>
        <w:t xml:space="preserve">, </w:t>
      </w:r>
      <w:r w:rsidRPr="00DE5146">
        <w:rPr>
          <w:rFonts w:cs="Arial"/>
          <w:i/>
          <w:iCs/>
          <w:lang w:val="en-US"/>
        </w:rPr>
        <w:t>13</w:t>
      </w:r>
      <w:r w:rsidRPr="00DE5146">
        <w:rPr>
          <w:rFonts w:cs="Arial"/>
          <w:lang w:val="en-US"/>
        </w:rPr>
        <w:t>(24), 5040. https://doi.org/10.3390/electronics13245040</w:t>
      </w:r>
    </w:p>
    <w:p w14:paraId="2C6F1AC8" w14:textId="77777777" w:rsidR="00C20DD4" w:rsidRPr="00DE5146" w:rsidRDefault="00C20DD4" w:rsidP="00C20DD4">
      <w:pPr>
        <w:pStyle w:val="Literaturverzeichnis"/>
        <w:rPr>
          <w:rFonts w:cs="Arial"/>
          <w:lang w:val="en-US"/>
        </w:rPr>
      </w:pPr>
      <w:r w:rsidRPr="00DE5146">
        <w:rPr>
          <w:rFonts w:cs="Arial"/>
          <w:lang w:val="en-US"/>
        </w:rPr>
        <w:t xml:space="preserve">Kochmar, E. (2022). </w:t>
      </w:r>
      <w:r w:rsidRPr="00DE5146">
        <w:rPr>
          <w:rFonts w:cs="Arial"/>
          <w:i/>
          <w:iCs/>
          <w:lang w:val="en-US"/>
        </w:rPr>
        <w:t>Getting started with Natural Language Processing</w:t>
      </w:r>
      <w:r w:rsidRPr="00DE5146">
        <w:rPr>
          <w:rFonts w:cs="Arial"/>
          <w:lang w:val="en-US"/>
        </w:rPr>
        <w:t>. Manning Publications.</w:t>
      </w:r>
    </w:p>
    <w:p w14:paraId="3D633955" w14:textId="77777777" w:rsidR="00C20DD4" w:rsidRPr="00DE5146" w:rsidRDefault="00C20DD4" w:rsidP="00C20DD4">
      <w:pPr>
        <w:pStyle w:val="Literaturverzeichnis"/>
        <w:rPr>
          <w:rFonts w:cs="Arial"/>
          <w:lang w:val="en-US"/>
        </w:rPr>
      </w:pPr>
      <w:r w:rsidRPr="00DE5146">
        <w:rPr>
          <w:rFonts w:cs="Arial"/>
          <w:lang w:val="en-US"/>
        </w:rPr>
        <w:t xml:space="preserve">Lawrence, J., &amp; Reed, C. (2020). Argument Mining: A Survey. </w:t>
      </w:r>
      <w:r w:rsidRPr="00DE5146">
        <w:rPr>
          <w:rFonts w:cs="Arial"/>
          <w:i/>
          <w:iCs/>
          <w:lang w:val="en-US"/>
        </w:rPr>
        <w:t>Computational Linguistics</w:t>
      </w:r>
      <w:r w:rsidRPr="00DE5146">
        <w:rPr>
          <w:rFonts w:cs="Arial"/>
          <w:lang w:val="en-US"/>
        </w:rPr>
        <w:t xml:space="preserve">, </w:t>
      </w:r>
      <w:r w:rsidRPr="00DE5146">
        <w:rPr>
          <w:rFonts w:cs="Arial"/>
          <w:i/>
          <w:iCs/>
          <w:lang w:val="en-US"/>
        </w:rPr>
        <w:t>45</w:t>
      </w:r>
      <w:r w:rsidRPr="00DE5146">
        <w:rPr>
          <w:rFonts w:cs="Arial"/>
          <w:lang w:val="en-US"/>
        </w:rPr>
        <w:t>(4), 765–818. https://doi.org/10.1162/coli_a_00364</w:t>
      </w:r>
    </w:p>
    <w:p w14:paraId="229B4115" w14:textId="77777777" w:rsidR="00C20DD4" w:rsidRPr="00DE5146" w:rsidRDefault="00C20DD4" w:rsidP="00C20DD4">
      <w:pPr>
        <w:pStyle w:val="Literaturverzeichnis"/>
        <w:rPr>
          <w:rFonts w:cs="Arial"/>
          <w:lang w:val="en-US"/>
        </w:rPr>
      </w:pPr>
      <w:r w:rsidRPr="00C20DD4">
        <w:rPr>
          <w:rFonts w:cs="Arial"/>
        </w:rPr>
        <w:t xml:space="preserve">Lu, R.-S., Lin, C.-C., &amp; </w:t>
      </w:r>
      <w:proofErr w:type="spellStart"/>
      <w:r w:rsidRPr="00C20DD4">
        <w:rPr>
          <w:rFonts w:cs="Arial"/>
        </w:rPr>
        <w:t>Tsao</w:t>
      </w:r>
      <w:proofErr w:type="spellEnd"/>
      <w:r w:rsidRPr="00C20DD4">
        <w:rPr>
          <w:rFonts w:cs="Arial"/>
        </w:rPr>
        <w:t xml:space="preserve">, H.-Y. (2024). </w:t>
      </w:r>
      <w:r w:rsidRPr="00DE5146">
        <w:rPr>
          <w:rFonts w:cs="Arial"/>
          <w:lang w:val="en-US"/>
        </w:rPr>
        <w:t xml:space="preserve">Empowering Large Language Models to Leverage Domain-Specific Knowledge in E-Learning. </w:t>
      </w:r>
      <w:r w:rsidRPr="00DE5146">
        <w:rPr>
          <w:rFonts w:cs="Arial"/>
          <w:i/>
          <w:iCs/>
          <w:lang w:val="en-US"/>
        </w:rPr>
        <w:t>Applied Sciences</w:t>
      </w:r>
      <w:r w:rsidRPr="00DE5146">
        <w:rPr>
          <w:rFonts w:cs="Arial"/>
          <w:lang w:val="en-US"/>
        </w:rPr>
        <w:t xml:space="preserve">, </w:t>
      </w:r>
      <w:r w:rsidRPr="00DE5146">
        <w:rPr>
          <w:rFonts w:cs="Arial"/>
          <w:i/>
          <w:iCs/>
          <w:lang w:val="en-US"/>
        </w:rPr>
        <w:t>14</w:t>
      </w:r>
      <w:r w:rsidRPr="00DE5146">
        <w:rPr>
          <w:rFonts w:cs="Arial"/>
          <w:lang w:val="en-US"/>
        </w:rPr>
        <w:t>(12), 5264. https://doi.org/10.3390/app14125264</w:t>
      </w:r>
    </w:p>
    <w:p w14:paraId="391C75E1" w14:textId="77777777" w:rsidR="00C20DD4" w:rsidRPr="00DE5146" w:rsidRDefault="00C20DD4" w:rsidP="00C20DD4">
      <w:pPr>
        <w:pStyle w:val="Literaturverzeichnis"/>
        <w:rPr>
          <w:rFonts w:cs="Arial"/>
          <w:lang w:val="en-US"/>
        </w:rPr>
      </w:pPr>
      <w:r w:rsidRPr="00DE5146">
        <w:rPr>
          <w:rFonts w:cs="Arial"/>
          <w:lang w:val="en-US"/>
        </w:rPr>
        <w:t xml:space="preserve">Maharjan, J., </w:t>
      </w:r>
      <w:proofErr w:type="spellStart"/>
      <w:r w:rsidRPr="00DE5146">
        <w:rPr>
          <w:rFonts w:cs="Arial"/>
          <w:lang w:val="en-US"/>
        </w:rPr>
        <w:t>Garikipati</w:t>
      </w:r>
      <w:proofErr w:type="spellEnd"/>
      <w:r w:rsidRPr="00DE5146">
        <w:rPr>
          <w:rFonts w:cs="Arial"/>
          <w:lang w:val="en-US"/>
        </w:rPr>
        <w:t xml:space="preserve">, A., Singh, N. P., Cyrus, L., Sharma, M., Ciobanu, M., Barnes, G., Thapa, R., Mao, Q., &amp; Das, R. (2024). </w:t>
      </w:r>
      <w:proofErr w:type="spellStart"/>
      <w:r w:rsidRPr="00DE5146">
        <w:rPr>
          <w:rFonts w:cs="Arial"/>
          <w:lang w:val="en-US"/>
        </w:rPr>
        <w:t>OpenMedLM</w:t>
      </w:r>
      <w:proofErr w:type="spellEnd"/>
      <w:r w:rsidRPr="00DE5146">
        <w:rPr>
          <w:rFonts w:cs="Arial"/>
          <w:lang w:val="en-US"/>
        </w:rPr>
        <w:t xml:space="preserve">: Prompt engineering can out-perform fine-tuning in medical question-answering with open-source large language models. </w:t>
      </w:r>
      <w:r w:rsidRPr="00DE5146">
        <w:rPr>
          <w:rFonts w:cs="Arial"/>
          <w:i/>
          <w:iCs/>
          <w:lang w:val="en-US"/>
        </w:rPr>
        <w:t>Scientific Reports</w:t>
      </w:r>
      <w:r w:rsidRPr="00DE5146">
        <w:rPr>
          <w:rFonts w:cs="Arial"/>
          <w:lang w:val="en-US"/>
        </w:rPr>
        <w:t xml:space="preserve">, </w:t>
      </w:r>
      <w:r w:rsidRPr="00DE5146">
        <w:rPr>
          <w:rFonts w:cs="Arial"/>
          <w:i/>
          <w:iCs/>
          <w:lang w:val="en-US"/>
        </w:rPr>
        <w:t>14</w:t>
      </w:r>
      <w:r w:rsidRPr="00DE5146">
        <w:rPr>
          <w:rFonts w:cs="Arial"/>
          <w:lang w:val="en-US"/>
        </w:rPr>
        <w:t>(1), 14156. https://doi.org/10.1038/s41598-024-64827-6</w:t>
      </w:r>
    </w:p>
    <w:p w14:paraId="13E31BDF" w14:textId="77777777" w:rsidR="00C20DD4" w:rsidRPr="00DE5146" w:rsidRDefault="00C20DD4" w:rsidP="00C20DD4">
      <w:pPr>
        <w:pStyle w:val="Literaturverzeichnis"/>
        <w:rPr>
          <w:rFonts w:cs="Arial"/>
          <w:lang w:val="en-US"/>
        </w:rPr>
      </w:pPr>
      <w:r w:rsidRPr="00DE5146">
        <w:rPr>
          <w:rFonts w:cs="Arial"/>
          <w:lang w:val="en-US"/>
        </w:rPr>
        <w:t xml:space="preserve">Meta. (2024). </w:t>
      </w:r>
      <w:r w:rsidRPr="00DE5146">
        <w:rPr>
          <w:rFonts w:cs="Arial"/>
          <w:i/>
          <w:iCs/>
          <w:lang w:val="en-US"/>
        </w:rPr>
        <w:t>Prompting</w:t>
      </w:r>
      <w:r w:rsidRPr="00DE5146">
        <w:rPr>
          <w:rFonts w:cs="Arial"/>
          <w:lang w:val="en-US"/>
        </w:rPr>
        <w:t>. How-to Guides. https://www.llama.com/docs/how-to-guides/prompting/</w:t>
      </w:r>
    </w:p>
    <w:p w14:paraId="0AB0F968" w14:textId="77777777" w:rsidR="00C20DD4" w:rsidRPr="00DE5146" w:rsidRDefault="00C20DD4" w:rsidP="00C20DD4">
      <w:pPr>
        <w:pStyle w:val="Literaturverzeichnis"/>
        <w:rPr>
          <w:rFonts w:cs="Arial"/>
          <w:lang w:val="en-US"/>
        </w:rPr>
      </w:pPr>
      <w:r w:rsidRPr="00DE5146">
        <w:rPr>
          <w:rFonts w:cs="Arial"/>
          <w:lang w:val="en-US"/>
        </w:rPr>
        <w:t xml:space="preserve">OpenAI. (2024a). </w:t>
      </w:r>
      <w:r w:rsidRPr="00DE5146">
        <w:rPr>
          <w:rFonts w:cs="Arial"/>
          <w:i/>
          <w:iCs/>
          <w:lang w:val="en-US"/>
        </w:rPr>
        <w:t>Chat. Temperature</w:t>
      </w:r>
      <w:r w:rsidRPr="00DE5146">
        <w:rPr>
          <w:rFonts w:cs="Arial"/>
          <w:lang w:val="en-US"/>
        </w:rPr>
        <w:t>. OpenAI Platform. API Reference. https://platform.openai.com/docs/api-reference/chat/create</w:t>
      </w:r>
    </w:p>
    <w:p w14:paraId="425CB185" w14:textId="77777777" w:rsidR="00C20DD4" w:rsidRPr="00DE5146" w:rsidRDefault="00C20DD4" w:rsidP="00C20DD4">
      <w:pPr>
        <w:pStyle w:val="Literaturverzeichnis"/>
        <w:rPr>
          <w:rFonts w:cs="Arial"/>
          <w:lang w:val="en-US"/>
        </w:rPr>
      </w:pPr>
      <w:r w:rsidRPr="00DE5146">
        <w:rPr>
          <w:rFonts w:cs="Arial"/>
          <w:lang w:val="en-US"/>
        </w:rPr>
        <w:t xml:space="preserve">OpenAI. (2024b). </w:t>
      </w:r>
      <w:r w:rsidRPr="00DE5146">
        <w:rPr>
          <w:rFonts w:cs="Arial"/>
          <w:i/>
          <w:iCs/>
          <w:lang w:val="en-US"/>
        </w:rPr>
        <w:t>GPT-4o mini: Advancing cost-efficient intelligence</w:t>
      </w:r>
      <w:r w:rsidRPr="00DE5146">
        <w:rPr>
          <w:rFonts w:cs="Arial"/>
          <w:lang w:val="en-US"/>
        </w:rPr>
        <w:t>. Openai.Com. https://openai.com/index/gpt-4o-mini-advancing-cost-efficient-intelligence/</w:t>
      </w:r>
    </w:p>
    <w:p w14:paraId="791311A1" w14:textId="77777777" w:rsidR="00C20DD4" w:rsidRPr="00DE5146" w:rsidRDefault="00C20DD4" w:rsidP="00C20DD4">
      <w:pPr>
        <w:pStyle w:val="Literaturverzeichnis"/>
        <w:rPr>
          <w:rFonts w:cs="Arial"/>
          <w:lang w:val="en-US"/>
        </w:rPr>
      </w:pPr>
      <w:r w:rsidRPr="00DE5146">
        <w:rPr>
          <w:rFonts w:cs="Arial"/>
          <w:lang w:val="en-US"/>
        </w:rPr>
        <w:t xml:space="preserve">OpenAI. (2024c). </w:t>
      </w:r>
      <w:r w:rsidRPr="00DE5146">
        <w:rPr>
          <w:rFonts w:cs="Arial"/>
          <w:i/>
          <w:iCs/>
          <w:lang w:val="en-US"/>
        </w:rPr>
        <w:t>Models</w:t>
      </w:r>
      <w:r w:rsidRPr="00DE5146">
        <w:rPr>
          <w:rFonts w:cs="Arial"/>
          <w:lang w:val="en-US"/>
        </w:rPr>
        <w:t>. OpenAI Platform. https://platform.openai.com/docs/models/</w:t>
      </w:r>
    </w:p>
    <w:p w14:paraId="6B985747" w14:textId="77777777" w:rsidR="00C20DD4" w:rsidRPr="00C20DD4" w:rsidRDefault="00C20DD4" w:rsidP="00C20DD4">
      <w:pPr>
        <w:pStyle w:val="Literaturverzeichnis"/>
        <w:rPr>
          <w:rFonts w:cs="Arial"/>
        </w:rPr>
      </w:pPr>
      <w:r w:rsidRPr="00DE5146">
        <w:rPr>
          <w:rFonts w:cs="Arial"/>
          <w:lang w:val="en-US"/>
        </w:rPr>
        <w:t xml:space="preserve">OpenAI. (2024d). </w:t>
      </w:r>
      <w:r w:rsidRPr="00DE5146">
        <w:rPr>
          <w:rFonts w:cs="Arial"/>
          <w:i/>
          <w:iCs/>
          <w:lang w:val="en-US"/>
        </w:rPr>
        <w:t>Optimizing LLM Accuracy</w:t>
      </w:r>
      <w:r w:rsidRPr="00DE5146">
        <w:rPr>
          <w:rFonts w:cs="Arial"/>
          <w:lang w:val="en-US"/>
        </w:rPr>
        <w:t xml:space="preserve">. </w:t>
      </w:r>
      <w:r w:rsidRPr="00C20DD4">
        <w:rPr>
          <w:rFonts w:cs="Arial"/>
        </w:rPr>
        <w:t xml:space="preserve">OpenAI </w:t>
      </w:r>
      <w:proofErr w:type="spellStart"/>
      <w:r w:rsidRPr="00C20DD4">
        <w:rPr>
          <w:rFonts w:cs="Arial"/>
        </w:rPr>
        <w:t>Platform</w:t>
      </w:r>
      <w:proofErr w:type="spellEnd"/>
      <w:r w:rsidRPr="00C20DD4">
        <w:rPr>
          <w:rFonts w:cs="Arial"/>
        </w:rPr>
        <w:t>. Docs. https://platform.openai.com/docs/guides/optimizing-llm-accuracy</w:t>
      </w:r>
    </w:p>
    <w:p w14:paraId="4E59407E" w14:textId="77777777" w:rsidR="00C20DD4" w:rsidRPr="00DE5146" w:rsidRDefault="00C20DD4" w:rsidP="00C20DD4">
      <w:pPr>
        <w:pStyle w:val="Literaturverzeichnis"/>
        <w:rPr>
          <w:rFonts w:cs="Arial"/>
          <w:lang w:val="en-US"/>
        </w:rPr>
      </w:pPr>
      <w:r w:rsidRPr="00C20DD4">
        <w:rPr>
          <w:rFonts w:cs="Arial"/>
        </w:rPr>
        <w:t xml:space="preserve">OpenAI. (2024e). </w:t>
      </w:r>
      <w:r w:rsidRPr="00DE5146">
        <w:rPr>
          <w:rFonts w:cs="Arial"/>
          <w:i/>
          <w:iCs/>
          <w:lang w:val="en-US"/>
        </w:rPr>
        <w:t>Prompt engineering</w:t>
      </w:r>
      <w:r w:rsidRPr="00DE5146">
        <w:rPr>
          <w:rFonts w:cs="Arial"/>
          <w:lang w:val="en-US"/>
        </w:rPr>
        <w:t>. OpenAI Platform. Docs. https://platform.openai.com/docs/guides/prompt-engineering</w:t>
      </w:r>
    </w:p>
    <w:p w14:paraId="510C0BCC" w14:textId="77777777" w:rsidR="00C20DD4" w:rsidRPr="00DE5146" w:rsidRDefault="00C20DD4" w:rsidP="00C20DD4">
      <w:pPr>
        <w:pStyle w:val="Literaturverzeichnis"/>
        <w:rPr>
          <w:rFonts w:cs="Arial"/>
          <w:lang w:val="en-US"/>
        </w:rPr>
      </w:pPr>
      <w:r w:rsidRPr="00DE5146">
        <w:rPr>
          <w:rFonts w:cs="Arial"/>
          <w:lang w:val="en-US"/>
        </w:rPr>
        <w:t xml:space="preserve">OpenAI. (2024f). </w:t>
      </w:r>
      <w:r w:rsidRPr="00DE5146">
        <w:rPr>
          <w:rFonts w:cs="Arial"/>
          <w:i/>
          <w:iCs/>
          <w:lang w:val="en-US"/>
        </w:rPr>
        <w:t>Structured Outputs</w:t>
      </w:r>
      <w:r w:rsidRPr="00DE5146">
        <w:rPr>
          <w:rFonts w:cs="Arial"/>
          <w:lang w:val="en-US"/>
        </w:rPr>
        <w:t>. Docs. https://platform.openai.com/docs/guides/structured-outputs</w:t>
      </w:r>
    </w:p>
    <w:p w14:paraId="562D6BC6" w14:textId="77777777" w:rsidR="00C20DD4" w:rsidRPr="00DE5146" w:rsidRDefault="00C20DD4" w:rsidP="00C20DD4">
      <w:pPr>
        <w:pStyle w:val="Literaturverzeichnis"/>
        <w:rPr>
          <w:rFonts w:cs="Arial"/>
          <w:lang w:val="en-US"/>
        </w:rPr>
      </w:pPr>
      <w:r w:rsidRPr="00DE5146">
        <w:rPr>
          <w:rFonts w:cs="Arial"/>
          <w:lang w:val="en-US"/>
        </w:rPr>
        <w:t xml:space="preserve">OpenAI. (2025a). </w:t>
      </w:r>
      <w:r w:rsidRPr="00DE5146">
        <w:rPr>
          <w:rFonts w:cs="Arial"/>
          <w:i/>
          <w:iCs/>
          <w:lang w:val="en-US"/>
        </w:rPr>
        <w:t>Advanced usage</w:t>
      </w:r>
      <w:r w:rsidRPr="00DE5146">
        <w:rPr>
          <w:rFonts w:cs="Arial"/>
          <w:lang w:val="en-US"/>
        </w:rPr>
        <w:t>. OpenAI Platform. https://platform.openai.com</w:t>
      </w:r>
    </w:p>
    <w:p w14:paraId="278C5C87" w14:textId="77777777" w:rsidR="00C20DD4" w:rsidRPr="00DE5146" w:rsidRDefault="00C20DD4" w:rsidP="00C20DD4">
      <w:pPr>
        <w:pStyle w:val="Literaturverzeichnis"/>
        <w:rPr>
          <w:rFonts w:cs="Arial"/>
          <w:lang w:val="en-US"/>
        </w:rPr>
      </w:pPr>
      <w:r w:rsidRPr="00DE5146">
        <w:rPr>
          <w:rFonts w:cs="Arial"/>
          <w:lang w:val="en-US"/>
        </w:rPr>
        <w:t xml:space="preserve">OpenAI. (2025b). </w:t>
      </w:r>
      <w:r w:rsidRPr="00DE5146">
        <w:rPr>
          <w:rFonts w:cs="Arial"/>
          <w:i/>
          <w:iCs/>
          <w:lang w:val="en-US"/>
        </w:rPr>
        <w:t>Batch API</w:t>
      </w:r>
      <w:r w:rsidRPr="00DE5146">
        <w:rPr>
          <w:rFonts w:cs="Arial"/>
          <w:lang w:val="en-US"/>
        </w:rPr>
        <w:t>. OpenAI Platform. https://platform.openai.com/docs/guides/batch/batch-api</w:t>
      </w:r>
    </w:p>
    <w:p w14:paraId="4EC67977" w14:textId="77777777" w:rsidR="00C20DD4" w:rsidRPr="00DE5146" w:rsidRDefault="00C20DD4" w:rsidP="00C20DD4">
      <w:pPr>
        <w:pStyle w:val="Literaturverzeichnis"/>
        <w:rPr>
          <w:rFonts w:cs="Arial"/>
          <w:lang w:val="en-US"/>
        </w:rPr>
      </w:pPr>
      <w:r w:rsidRPr="00DE5146">
        <w:rPr>
          <w:rFonts w:cs="Arial"/>
          <w:lang w:val="en-US"/>
        </w:rPr>
        <w:t xml:space="preserve">OpenAI. (2025c). </w:t>
      </w:r>
      <w:r w:rsidRPr="00DE5146">
        <w:rPr>
          <w:rFonts w:cs="Arial"/>
          <w:i/>
          <w:iCs/>
          <w:lang w:val="en-US"/>
        </w:rPr>
        <w:t>Pricing</w:t>
      </w:r>
      <w:r w:rsidRPr="00DE5146">
        <w:rPr>
          <w:rFonts w:cs="Arial"/>
          <w:lang w:val="en-US"/>
        </w:rPr>
        <w:t>. https://openai.com/api/pricing/</w:t>
      </w:r>
    </w:p>
    <w:p w14:paraId="2F2E9C94" w14:textId="77777777" w:rsidR="00C20DD4" w:rsidRPr="00DE5146" w:rsidRDefault="00C20DD4" w:rsidP="00C20DD4">
      <w:pPr>
        <w:pStyle w:val="Literaturverzeichnis"/>
        <w:rPr>
          <w:rFonts w:cs="Arial"/>
          <w:lang w:val="en-US"/>
        </w:rPr>
      </w:pPr>
      <w:r w:rsidRPr="00DE5146">
        <w:rPr>
          <w:rFonts w:cs="Arial"/>
          <w:lang w:val="en-US"/>
        </w:rPr>
        <w:t xml:space="preserve">OpenAI. (2025d). </w:t>
      </w:r>
      <w:r w:rsidRPr="00DE5146">
        <w:rPr>
          <w:rFonts w:cs="Arial"/>
          <w:i/>
          <w:iCs/>
          <w:lang w:val="en-US"/>
        </w:rPr>
        <w:t>Rate limits</w:t>
      </w:r>
      <w:r w:rsidRPr="00DE5146">
        <w:rPr>
          <w:rFonts w:cs="Arial"/>
          <w:lang w:val="en-US"/>
        </w:rPr>
        <w:t>. OpenAI Platform. https://platform.openai.com/docs/guides/rate-limits?context=tier-free</w:t>
      </w:r>
    </w:p>
    <w:p w14:paraId="2A39A525" w14:textId="77777777" w:rsidR="00C20DD4" w:rsidRPr="00C20DD4" w:rsidRDefault="00C20DD4" w:rsidP="00C20DD4">
      <w:pPr>
        <w:pStyle w:val="Literaturverzeichnis"/>
        <w:rPr>
          <w:rFonts w:cs="Arial"/>
        </w:rPr>
      </w:pPr>
      <w:r w:rsidRPr="00C20DD4">
        <w:rPr>
          <w:rFonts w:cs="Arial"/>
        </w:rPr>
        <w:t xml:space="preserve">OpenAI. (2025e). </w:t>
      </w:r>
      <w:r w:rsidRPr="00C20DD4">
        <w:rPr>
          <w:rFonts w:cs="Arial"/>
          <w:i/>
          <w:iCs/>
        </w:rPr>
        <w:t xml:space="preserve">Text </w:t>
      </w:r>
      <w:proofErr w:type="spellStart"/>
      <w:r w:rsidRPr="00C20DD4">
        <w:rPr>
          <w:rFonts w:cs="Arial"/>
          <w:i/>
          <w:iCs/>
        </w:rPr>
        <w:t>generation</w:t>
      </w:r>
      <w:proofErr w:type="spellEnd"/>
      <w:r w:rsidRPr="00C20DD4">
        <w:rPr>
          <w:rFonts w:cs="Arial"/>
        </w:rPr>
        <w:t>. https://platform.openai.com/docs/guides/text-generation</w:t>
      </w:r>
    </w:p>
    <w:p w14:paraId="00814BF2" w14:textId="77777777" w:rsidR="00C20DD4" w:rsidRPr="00C20DD4" w:rsidRDefault="00C20DD4" w:rsidP="00C20DD4">
      <w:pPr>
        <w:pStyle w:val="Literaturverzeichnis"/>
        <w:rPr>
          <w:rFonts w:cs="Arial"/>
        </w:rPr>
      </w:pPr>
      <w:proofErr w:type="spellStart"/>
      <w:r w:rsidRPr="00C20DD4">
        <w:rPr>
          <w:rFonts w:cs="Arial"/>
        </w:rPr>
        <w:t>Ozdemir</w:t>
      </w:r>
      <w:proofErr w:type="spellEnd"/>
      <w:r w:rsidRPr="00C20DD4">
        <w:rPr>
          <w:rFonts w:cs="Arial"/>
        </w:rPr>
        <w:t xml:space="preserve">, S. (2024). </w:t>
      </w:r>
      <w:r w:rsidRPr="00C20DD4">
        <w:rPr>
          <w:rFonts w:cs="Arial"/>
          <w:i/>
          <w:iCs/>
        </w:rPr>
        <w:t>Praxiseinstieg Large Language Models: Strategien und Best Practices für den Einsatz von ChatGPT und anderen LLMs</w:t>
      </w:r>
      <w:r w:rsidRPr="00C20DD4">
        <w:rPr>
          <w:rFonts w:cs="Arial"/>
        </w:rPr>
        <w:t xml:space="preserve"> (F. Langenau, Übers.; 1. Aufl., deutsche Ausgabe). O’Reilly.</w:t>
      </w:r>
    </w:p>
    <w:p w14:paraId="7B4B2BAC" w14:textId="77777777" w:rsidR="00C20DD4" w:rsidRPr="00DE5146" w:rsidRDefault="00C20DD4" w:rsidP="00C20DD4">
      <w:pPr>
        <w:pStyle w:val="Literaturverzeichnis"/>
        <w:rPr>
          <w:rFonts w:cs="Arial"/>
          <w:lang w:val="en-US"/>
        </w:rPr>
      </w:pPr>
      <w:proofErr w:type="spellStart"/>
      <w:r w:rsidRPr="00C20DD4">
        <w:rPr>
          <w:rFonts w:cs="Arial"/>
        </w:rPr>
        <w:t>Papineni</w:t>
      </w:r>
      <w:proofErr w:type="spellEnd"/>
      <w:r w:rsidRPr="00C20DD4">
        <w:rPr>
          <w:rFonts w:cs="Arial"/>
        </w:rPr>
        <w:t xml:space="preserve">, K., </w:t>
      </w:r>
      <w:proofErr w:type="spellStart"/>
      <w:r w:rsidRPr="00C20DD4">
        <w:rPr>
          <w:rFonts w:cs="Arial"/>
        </w:rPr>
        <w:t>Roukos</w:t>
      </w:r>
      <w:proofErr w:type="spellEnd"/>
      <w:r w:rsidRPr="00C20DD4">
        <w:rPr>
          <w:rFonts w:cs="Arial"/>
        </w:rPr>
        <w:t xml:space="preserve">, S., Ward, T., &amp; Zhu, W.-J. (2002). </w:t>
      </w:r>
      <w:r w:rsidRPr="00DE5146">
        <w:rPr>
          <w:rFonts w:cs="Arial"/>
          <w:lang w:val="en-US"/>
        </w:rPr>
        <w:t xml:space="preserve">BLEU: A method for automatic evaluation of machine translation. </w:t>
      </w:r>
      <w:r w:rsidRPr="00DE5146">
        <w:rPr>
          <w:rFonts w:cs="Arial"/>
          <w:i/>
          <w:iCs/>
          <w:lang w:val="en-US"/>
        </w:rPr>
        <w:t xml:space="preserve">Proceedings of the 40th Annual Meeting on Association for Computational </w:t>
      </w:r>
      <w:proofErr w:type="gramStart"/>
      <w:r w:rsidRPr="00DE5146">
        <w:rPr>
          <w:rFonts w:cs="Arial"/>
          <w:i/>
          <w:iCs/>
          <w:lang w:val="en-US"/>
        </w:rPr>
        <w:t>Linguistics  -</w:t>
      </w:r>
      <w:proofErr w:type="gramEnd"/>
      <w:r w:rsidRPr="00DE5146">
        <w:rPr>
          <w:rFonts w:cs="Arial"/>
          <w:i/>
          <w:iCs/>
          <w:lang w:val="en-US"/>
        </w:rPr>
        <w:t xml:space="preserve"> ACL ’02</w:t>
      </w:r>
      <w:r w:rsidRPr="00DE5146">
        <w:rPr>
          <w:rFonts w:cs="Arial"/>
          <w:lang w:val="en-US"/>
        </w:rPr>
        <w:t>, 311–318. https://doi.org/10.3115/1073083.1073135</w:t>
      </w:r>
    </w:p>
    <w:p w14:paraId="0DD75E80" w14:textId="77777777" w:rsidR="00C20DD4" w:rsidRPr="00DE5146" w:rsidRDefault="00C20DD4" w:rsidP="00C20DD4">
      <w:pPr>
        <w:pStyle w:val="Literaturverzeichnis"/>
        <w:rPr>
          <w:rFonts w:cs="Arial"/>
          <w:lang w:val="en-US"/>
        </w:rPr>
      </w:pPr>
      <w:r w:rsidRPr="00DE5146">
        <w:rPr>
          <w:rFonts w:cs="Arial"/>
          <w:lang w:val="en-US"/>
        </w:rPr>
        <w:t xml:space="preserve">Patil, R., &amp; Gudivada, V. (2024). A Review of Current Trends, Techniques, and Challenges in Large Language Models (LLMs). </w:t>
      </w:r>
      <w:r w:rsidRPr="00DE5146">
        <w:rPr>
          <w:rFonts w:cs="Arial"/>
          <w:i/>
          <w:iCs/>
          <w:lang w:val="en-US"/>
        </w:rPr>
        <w:t>Applied Sciences</w:t>
      </w:r>
      <w:r w:rsidRPr="00DE5146">
        <w:rPr>
          <w:rFonts w:cs="Arial"/>
          <w:lang w:val="en-US"/>
        </w:rPr>
        <w:t xml:space="preserve">, </w:t>
      </w:r>
      <w:r w:rsidRPr="00DE5146">
        <w:rPr>
          <w:rFonts w:cs="Arial"/>
          <w:i/>
          <w:iCs/>
          <w:lang w:val="en-US"/>
        </w:rPr>
        <w:t>14</w:t>
      </w:r>
      <w:r w:rsidRPr="00DE5146">
        <w:rPr>
          <w:rFonts w:cs="Arial"/>
          <w:lang w:val="en-US"/>
        </w:rPr>
        <w:t>(5), 2074. https://doi.org/10.3390/app14052074</w:t>
      </w:r>
    </w:p>
    <w:p w14:paraId="1A50FAA4" w14:textId="77777777" w:rsidR="00C20DD4" w:rsidRPr="00DE5146" w:rsidRDefault="00C20DD4" w:rsidP="00C20DD4">
      <w:pPr>
        <w:pStyle w:val="Literaturverzeichnis"/>
        <w:rPr>
          <w:rFonts w:cs="Arial"/>
          <w:lang w:val="en-US"/>
        </w:rPr>
      </w:pPr>
      <w:proofErr w:type="spellStart"/>
      <w:r w:rsidRPr="00DE5146">
        <w:rPr>
          <w:rFonts w:cs="Arial"/>
          <w:lang w:val="en-US"/>
        </w:rPr>
        <w:t>Peldszus</w:t>
      </w:r>
      <w:proofErr w:type="spellEnd"/>
      <w:r w:rsidRPr="00DE5146">
        <w:rPr>
          <w:rFonts w:cs="Arial"/>
          <w:lang w:val="en-US"/>
        </w:rPr>
        <w:t xml:space="preserve">, A., &amp; </w:t>
      </w:r>
      <w:proofErr w:type="spellStart"/>
      <w:r w:rsidRPr="00DE5146">
        <w:rPr>
          <w:rFonts w:cs="Arial"/>
          <w:lang w:val="en-US"/>
        </w:rPr>
        <w:t>Stede</w:t>
      </w:r>
      <w:proofErr w:type="spellEnd"/>
      <w:r w:rsidRPr="00DE5146">
        <w:rPr>
          <w:rFonts w:cs="Arial"/>
          <w:lang w:val="en-US"/>
        </w:rPr>
        <w:t xml:space="preserve">, M. (2013). From Argument Diagrams to Argumentation Mining in Texts: A Survey. </w:t>
      </w:r>
      <w:r w:rsidRPr="00DE5146">
        <w:rPr>
          <w:rFonts w:cs="Arial"/>
          <w:i/>
          <w:iCs/>
          <w:lang w:val="en-US"/>
        </w:rPr>
        <w:t>International Journal of Cognitive Informatics and Natural Intelligence</w:t>
      </w:r>
      <w:r w:rsidRPr="00DE5146">
        <w:rPr>
          <w:rFonts w:cs="Arial"/>
          <w:lang w:val="en-US"/>
        </w:rPr>
        <w:t xml:space="preserve">, </w:t>
      </w:r>
      <w:r w:rsidRPr="00DE5146">
        <w:rPr>
          <w:rFonts w:cs="Arial"/>
          <w:i/>
          <w:iCs/>
          <w:lang w:val="en-US"/>
        </w:rPr>
        <w:t>7</w:t>
      </w:r>
      <w:r w:rsidRPr="00DE5146">
        <w:rPr>
          <w:rFonts w:cs="Arial"/>
          <w:lang w:val="en-US"/>
        </w:rPr>
        <w:t>(1), 1–31. https://doi.org/10.4018/jcini.2013010101</w:t>
      </w:r>
    </w:p>
    <w:p w14:paraId="2FAC2A83" w14:textId="77777777" w:rsidR="00C20DD4" w:rsidRPr="00DE5146" w:rsidRDefault="00C20DD4" w:rsidP="00C20DD4">
      <w:pPr>
        <w:pStyle w:val="Literaturverzeichnis"/>
        <w:rPr>
          <w:rFonts w:cs="Arial"/>
          <w:lang w:val="en-US"/>
        </w:rPr>
      </w:pPr>
      <w:r w:rsidRPr="00DE5146">
        <w:rPr>
          <w:rFonts w:cs="Arial"/>
          <w:lang w:val="en-US"/>
        </w:rPr>
        <w:t xml:space="preserve">Sanders, T. (2022, Dezember 16). </w:t>
      </w:r>
      <w:r w:rsidRPr="00DE5146">
        <w:rPr>
          <w:rFonts w:cs="Arial"/>
          <w:i/>
          <w:iCs/>
          <w:lang w:val="en-US"/>
        </w:rPr>
        <w:t xml:space="preserve">How to count tokens with </w:t>
      </w:r>
      <w:proofErr w:type="spellStart"/>
      <w:r w:rsidRPr="00DE5146">
        <w:rPr>
          <w:rFonts w:cs="Arial"/>
          <w:i/>
          <w:iCs/>
          <w:lang w:val="en-US"/>
        </w:rPr>
        <w:t>Tiktoken</w:t>
      </w:r>
      <w:proofErr w:type="spellEnd"/>
      <w:r w:rsidRPr="00DE5146">
        <w:rPr>
          <w:rFonts w:cs="Arial"/>
          <w:lang w:val="en-US"/>
        </w:rPr>
        <w:t>. OpenAI Cookbook. https://cookbook.openai.com/examples/how_to_count_tokens_with_tiktoken</w:t>
      </w:r>
    </w:p>
    <w:p w14:paraId="7AE7C19F" w14:textId="77777777" w:rsidR="00C20DD4" w:rsidRPr="00DE5146" w:rsidRDefault="00C20DD4" w:rsidP="00C20DD4">
      <w:pPr>
        <w:pStyle w:val="Literaturverzeichnis"/>
        <w:rPr>
          <w:rFonts w:cs="Arial"/>
          <w:lang w:val="en-US"/>
        </w:rPr>
      </w:pPr>
      <w:r w:rsidRPr="00DE5146">
        <w:rPr>
          <w:rFonts w:cs="Arial"/>
          <w:lang w:val="en-US"/>
        </w:rPr>
        <w:t xml:space="preserve">Stab, C., &amp; </w:t>
      </w:r>
      <w:proofErr w:type="spellStart"/>
      <w:r w:rsidRPr="00DE5146">
        <w:rPr>
          <w:rFonts w:cs="Arial"/>
          <w:lang w:val="en-US"/>
        </w:rPr>
        <w:t>Gurevych</w:t>
      </w:r>
      <w:proofErr w:type="spellEnd"/>
      <w:r w:rsidRPr="00DE5146">
        <w:rPr>
          <w:rFonts w:cs="Arial"/>
          <w:lang w:val="en-US"/>
        </w:rPr>
        <w:t xml:space="preserve">, I. (2014). </w:t>
      </w:r>
      <w:r w:rsidRPr="00DE5146">
        <w:rPr>
          <w:rFonts w:cs="Arial"/>
          <w:i/>
          <w:iCs/>
          <w:lang w:val="en-US"/>
        </w:rPr>
        <w:t>Annotating Argument Components and Relations in Persuasive Essays</w:t>
      </w:r>
      <w:r w:rsidRPr="00DE5146">
        <w:rPr>
          <w:rFonts w:cs="Arial"/>
          <w:lang w:val="en-US"/>
        </w:rPr>
        <w:t>.</w:t>
      </w:r>
    </w:p>
    <w:p w14:paraId="27FBEF64" w14:textId="77777777" w:rsidR="00C20DD4" w:rsidRPr="00DE5146" w:rsidRDefault="00C20DD4" w:rsidP="00C20DD4">
      <w:pPr>
        <w:pStyle w:val="Literaturverzeichnis"/>
        <w:rPr>
          <w:rFonts w:cs="Arial"/>
          <w:lang w:val="en-US"/>
        </w:rPr>
      </w:pPr>
      <w:r w:rsidRPr="00DE5146">
        <w:rPr>
          <w:rFonts w:cs="Arial"/>
          <w:lang w:val="en-US"/>
        </w:rPr>
        <w:t xml:space="preserve">Stab, C., &amp; </w:t>
      </w:r>
      <w:proofErr w:type="spellStart"/>
      <w:r w:rsidRPr="00DE5146">
        <w:rPr>
          <w:rFonts w:cs="Arial"/>
          <w:lang w:val="en-US"/>
        </w:rPr>
        <w:t>Gurevych</w:t>
      </w:r>
      <w:proofErr w:type="spellEnd"/>
      <w:r w:rsidRPr="00DE5146">
        <w:rPr>
          <w:rFonts w:cs="Arial"/>
          <w:lang w:val="en-US"/>
        </w:rPr>
        <w:t xml:space="preserve">, I. (2017a). </w:t>
      </w:r>
      <w:r w:rsidRPr="00DE5146">
        <w:rPr>
          <w:rFonts w:cs="Arial"/>
          <w:i/>
          <w:iCs/>
          <w:lang w:val="en-US"/>
        </w:rPr>
        <w:t>Argument Annotated Essays (version 2)</w:t>
      </w:r>
      <w:r w:rsidRPr="00DE5146">
        <w:rPr>
          <w:rFonts w:cs="Arial"/>
          <w:lang w:val="en-US"/>
        </w:rPr>
        <w:t xml:space="preserve"> [Dataset]. https://tudatalib.ulb.tu-darmstadt.de/handle/tudatalib/2422</w:t>
      </w:r>
    </w:p>
    <w:p w14:paraId="071BA846" w14:textId="77777777" w:rsidR="00C20DD4" w:rsidRPr="00DE5146" w:rsidRDefault="00C20DD4" w:rsidP="00C20DD4">
      <w:pPr>
        <w:pStyle w:val="Literaturverzeichnis"/>
        <w:rPr>
          <w:rFonts w:cs="Arial"/>
          <w:lang w:val="en-US"/>
        </w:rPr>
      </w:pPr>
      <w:r w:rsidRPr="00DE5146">
        <w:rPr>
          <w:rFonts w:cs="Arial"/>
          <w:lang w:val="en-US"/>
        </w:rPr>
        <w:t xml:space="preserve">Stab, C., &amp; </w:t>
      </w:r>
      <w:proofErr w:type="spellStart"/>
      <w:r w:rsidRPr="00DE5146">
        <w:rPr>
          <w:rFonts w:cs="Arial"/>
          <w:lang w:val="en-US"/>
        </w:rPr>
        <w:t>Gurevych</w:t>
      </w:r>
      <w:proofErr w:type="spellEnd"/>
      <w:r w:rsidRPr="00DE5146">
        <w:rPr>
          <w:rFonts w:cs="Arial"/>
          <w:lang w:val="en-US"/>
        </w:rPr>
        <w:t xml:space="preserve">, I. (2017b). Parsing Argumentation Structures in Persuasive Essays. </w:t>
      </w:r>
      <w:r w:rsidRPr="00DE5146">
        <w:rPr>
          <w:rFonts w:cs="Arial"/>
          <w:i/>
          <w:iCs/>
          <w:lang w:val="en-US"/>
        </w:rPr>
        <w:t>Computational Linguistics</w:t>
      </w:r>
      <w:r w:rsidRPr="00DE5146">
        <w:rPr>
          <w:rFonts w:cs="Arial"/>
          <w:lang w:val="en-US"/>
        </w:rPr>
        <w:t xml:space="preserve">, </w:t>
      </w:r>
      <w:r w:rsidRPr="00DE5146">
        <w:rPr>
          <w:rFonts w:cs="Arial"/>
          <w:i/>
          <w:iCs/>
          <w:lang w:val="en-US"/>
        </w:rPr>
        <w:t>43</w:t>
      </w:r>
      <w:r w:rsidRPr="00DE5146">
        <w:rPr>
          <w:rFonts w:cs="Arial"/>
          <w:lang w:val="en-US"/>
        </w:rPr>
        <w:t>(3), 619–659. https://doi.org/10.1162/COLI_a_00295</w:t>
      </w:r>
    </w:p>
    <w:p w14:paraId="4B1329D8" w14:textId="77777777" w:rsidR="00C20DD4" w:rsidRPr="00DE5146" w:rsidRDefault="00C20DD4" w:rsidP="00C20DD4">
      <w:pPr>
        <w:pStyle w:val="Literaturverzeichnis"/>
        <w:rPr>
          <w:rFonts w:cs="Arial"/>
          <w:lang w:val="en-US"/>
        </w:rPr>
      </w:pPr>
      <w:r w:rsidRPr="00DE5146">
        <w:rPr>
          <w:rFonts w:cs="Arial"/>
          <w:lang w:val="en-US"/>
        </w:rPr>
        <w:t xml:space="preserve">Trad, F., &amp; Chehab, A. (2024). Prompt Engineering or Fine-Tuning? A Case Study on Phishing Detection with Large Language Models. </w:t>
      </w:r>
      <w:r w:rsidRPr="00DE5146">
        <w:rPr>
          <w:rFonts w:cs="Arial"/>
          <w:i/>
          <w:iCs/>
          <w:lang w:val="en-US"/>
        </w:rPr>
        <w:t>Machine Learning and Knowledge Extraction</w:t>
      </w:r>
      <w:r w:rsidRPr="00DE5146">
        <w:rPr>
          <w:rFonts w:cs="Arial"/>
          <w:lang w:val="en-US"/>
        </w:rPr>
        <w:t xml:space="preserve">, </w:t>
      </w:r>
      <w:r w:rsidRPr="00DE5146">
        <w:rPr>
          <w:rFonts w:cs="Arial"/>
          <w:i/>
          <w:iCs/>
          <w:lang w:val="en-US"/>
        </w:rPr>
        <w:t>6</w:t>
      </w:r>
      <w:r w:rsidRPr="00DE5146">
        <w:rPr>
          <w:rFonts w:cs="Arial"/>
          <w:lang w:val="en-US"/>
        </w:rPr>
        <w:t>(1), 367–384. https://doi.org/10.3390/make6010018</w:t>
      </w:r>
    </w:p>
    <w:p w14:paraId="393927F3" w14:textId="77777777" w:rsidR="00C20DD4" w:rsidRPr="00C20DD4" w:rsidRDefault="00C20DD4" w:rsidP="00C20DD4">
      <w:pPr>
        <w:pStyle w:val="Literaturverzeichnis"/>
        <w:rPr>
          <w:rFonts w:cs="Arial"/>
        </w:rPr>
      </w:pPr>
      <w:r w:rsidRPr="00DE5146">
        <w:rPr>
          <w:rFonts w:cs="Arial"/>
          <w:lang w:val="en-US"/>
        </w:rPr>
        <w:t xml:space="preserve">Tunstall, L., Werra, L. von, Wolf, T., &amp; </w:t>
      </w:r>
      <w:proofErr w:type="spellStart"/>
      <w:r w:rsidRPr="00DE5146">
        <w:rPr>
          <w:rFonts w:cs="Arial"/>
          <w:lang w:val="en-US"/>
        </w:rPr>
        <w:t>Géron</w:t>
      </w:r>
      <w:proofErr w:type="spellEnd"/>
      <w:r w:rsidRPr="00DE5146">
        <w:rPr>
          <w:rFonts w:cs="Arial"/>
          <w:lang w:val="en-US"/>
        </w:rPr>
        <w:t xml:space="preserve">, A. (2023). </w:t>
      </w:r>
      <w:r w:rsidRPr="00C20DD4">
        <w:rPr>
          <w:rFonts w:cs="Arial"/>
          <w:i/>
          <w:iCs/>
        </w:rPr>
        <w:t xml:space="preserve">Natural Language Processing mit Transformern: Sprachanwendungen mit </w:t>
      </w:r>
      <w:proofErr w:type="spellStart"/>
      <w:r w:rsidRPr="00C20DD4">
        <w:rPr>
          <w:rFonts w:cs="Arial"/>
          <w:i/>
          <w:iCs/>
        </w:rPr>
        <w:t>Hugging</w:t>
      </w:r>
      <w:proofErr w:type="spellEnd"/>
      <w:r w:rsidRPr="00C20DD4">
        <w:rPr>
          <w:rFonts w:cs="Arial"/>
          <w:i/>
          <w:iCs/>
        </w:rPr>
        <w:t xml:space="preserve"> Face erstellen</w:t>
      </w:r>
      <w:r w:rsidRPr="00C20DD4">
        <w:rPr>
          <w:rFonts w:cs="Arial"/>
        </w:rPr>
        <w:t xml:space="preserve"> (M. </w:t>
      </w:r>
      <w:proofErr w:type="spellStart"/>
      <w:r w:rsidRPr="00C20DD4">
        <w:rPr>
          <w:rFonts w:cs="Arial"/>
        </w:rPr>
        <w:t>Fraaß</w:t>
      </w:r>
      <w:proofErr w:type="spellEnd"/>
      <w:r w:rsidRPr="00C20DD4">
        <w:rPr>
          <w:rFonts w:cs="Arial"/>
        </w:rPr>
        <w:t>, Übers.; 2. Aufl.). O’Reilly.</w:t>
      </w:r>
    </w:p>
    <w:p w14:paraId="60BE5F01" w14:textId="77777777" w:rsidR="00C20DD4" w:rsidRPr="00DE5146" w:rsidRDefault="00C20DD4" w:rsidP="00C20DD4">
      <w:pPr>
        <w:pStyle w:val="Literaturverzeichnis"/>
        <w:rPr>
          <w:rFonts w:cs="Arial"/>
          <w:lang w:val="en-US"/>
        </w:rPr>
      </w:pPr>
      <w:r w:rsidRPr="00C20DD4">
        <w:rPr>
          <w:rFonts w:cs="Arial"/>
        </w:rPr>
        <w:t xml:space="preserve">Wei, J., Wang, X., Schuurmans, D., </w:t>
      </w:r>
      <w:proofErr w:type="spellStart"/>
      <w:r w:rsidRPr="00C20DD4">
        <w:rPr>
          <w:rFonts w:cs="Arial"/>
        </w:rPr>
        <w:t>Bosma</w:t>
      </w:r>
      <w:proofErr w:type="spellEnd"/>
      <w:r w:rsidRPr="00C20DD4">
        <w:rPr>
          <w:rFonts w:cs="Arial"/>
        </w:rPr>
        <w:t xml:space="preserve">, M., </w:t>
      </w:r>
      <w:proofErr w:type="spellStart"/>
      <w:r w:rsidRPr="00C20DD4">
        <w:rPr>
          <w:rFonts w:cs="Arial"/>
        </w:rPr>
        <w:t>Ichter</w:t>
      </w:r>
      <w:proofErr w:type="spellEnd"/>
      <w:r w:rsidRPr="00C20DD4">
        <w:rPr>
          <w:rFonts w:cs="Arial"/>
        </w:rPr>
        <w:t xml:space="preserve">, B., Xia, F., Chi, E., Le, Q., &amp; Zhou, D. (2023). </w:t>
      </w:r>
      <w:r w:rsidRPr="00DE5146">
        <w:rPr>
          <w:rFonts w:cs="Arial"/>
          <w:i/>
          <w:iCs/>
          <w:lang w:val="en-US"/>
        </w:rPr>
        <w:t>Chain-of-Thought Prompting Elicits Reasoning in Large Language Models</w:t>
      </w:r>
      <w:r w:rsidRPr="00DE5146">
        <w:rPr>
          <w:rFonts w:cs="Arial"/>
          <w:lang w:val="en-US"/>
        </w:rPr>
        <w:t xml:space="preserve"> (arXiv:2201.11903). </w:t>
      </w:r>
      <w:proofErr w:type="spellStart"/>
      <w:r w:rsidRPr="00DE5146">
        <w:rPr>
          <w:rFonts w:cs="Arial"/>
          <w:lang w:val="en-US"/>
        </w:rPr>
        <w:t>arXiv</w:t>
      </w:r>
      <w:proofErr w:type="spellEnd"/>
      <w:r w:rsidRPr="00DE5146">
        <w:rPr>
          <w:rFonts w:cs="Arial"/>
          <w:lang w:val="en-US"/>
        </w:rPr>
        <w:t>. http://arxiv.org/abs/2201.11903</w:t>
      </w:r>
    </w:p>
    <w:p w14:paraId="024F9F61" w14:textId="77777777" w:rsidR="00C20DD4" w:rsidRPr="00DE5146" w:rsidRDefault="00C20DD4" w:rsidP="00C20DD4">
      <w:pPr>
        <w:pStyle w:val="Literaturverzeichnis"/>
        <w:rPr>
          <w:rFonts w:cs="Arial"/>
          <w:lang w:val="en-US"/>
        </w:rPr>
      </w:pPr>
      <w:proofErr w:type="spellStart"/>
      <w:r w:rsidRPr="00C20DD4">
        <w:rPr>
          <w:rFonts w:cs="Arial"/>
        </w:rPr>
        <w:t>Yeginbergen</w:t>
      </w:r>
      <w:proofErr w:type="spellEnd"/>
      <w:r w:rsidRPr="00C20DD4">
        <w:rPr>
          <w:rFonts w:cs="Arial"/>
        </w:rPr>
        <w:t xml:space="preserve">, A., </w:t>
      </w:r>
      <w:proofErr w:type="spellStart"/>
      <w:r w:rsidRPr="00C20DD4">
        <w:rPr>
          <w:rFonts w:cs="Arial"/>
        </w:rPr>
        <w:t>Oronoz</w:t>
      </w:r>
      <w:proofErr w:type="spellEnd"/>
      <w:r w:rsidRPr="00C20DD4">
        <w:rPr>
          <w:rFonts w:cs="Arial"/>
        </w:rPr>
        <w:t xml:space="preserve">, M., &amp; </w:t>
      </w:r>
      <w:proofErr w:type="spellStart"/>
      <w:r w:rsidRPr="00C20DD4">
        <w:rPr>
          <w:rFonts w:cs="Arial"/>
        </w:rPr>
        <w:t>Agerri</w:t>
      </w:r>
      <w:proofErr w:type="spellEnd"/>
      <w:r w:rsidRPr="00C20DD4">
        <w:rPr>
          <w:rFonts w:cs="Arial"/>
        </w:rPr>
        <w:t xml:space="preserve">, R. (2024). </w:t>
      </w:r>
      <w:r w:rsidRPr="00DE5146">
        <w:rPr>
          <w:rFonts w:cs="Arial"/>
          <w:lang w:val="en-US"/>
        </w:rPr>
        <w:t xml:space="preserve">Argument Mining in Data Scarce Settings: Cross-lingual Transfer and Few-shot Techniques. </w:t>
      </w:r>
      <w:r w:rsidRPr="00DE5146">
        <w:rPr>
          <w:rFonts w:cs="Arial"/>
          <w:i/>
          <w:iCs/>
          <w:lang w:val="en-US"/>
        </w:rPr>
        <w:t>Proceedings of the 62nd Annual Meeting of the Association for Computational Linguistics (Volume 1: Long Papers)</w:t>
      </w:r>
      <w:r w:rsidRPr="00DE5146">
        <w:rPr>
          <w:rFonts w:cs="Arial"/>
          <w:lang w:val="en-US"/>
        </w:rPr>
        <w:t>, 11687–11699. https://doi.org/10.18653/v1/2024.acl-long.628</w:t>
      </w:r>
    </w:p>
    <w:p w14:paraId="71AE7E49" w14:textId="39577B98" w:rsidR="002F409C" w:rsidRPr="002453C8" w:rsidRDefault="002F409C" w:rsidP="002F409C">
      <w:pPr>
        <w:rPr>
          <w:lang w:val="en-US"/>
        </w:rPr>
      </w:pPr>
      <w:r>
        <w:fldChar w:fldCharType="end"/>
      </w:r>
    </w:p>
    <w:p w14:paraId="22A5C4BC" w14:textId="77777777" w:rsidR="00607F2F" w:rsidRPr="002453C8" w:rsidRDefault="00607F2F" w:rsidP="002F409C">
      <w:pPr>
        <w:rPr>
          <w:lang w:val="en-US"/>
        </w:rPr>
      </w:pPr>
    </w:p>
    <w:p w14:paraId="5DFAED73" w14:textId="77777777" w:rsidR="00607F2F" w:rsidRPr="002453C8" w:rsidRDefault="00607F2F" w:rsidP="002F409C">
      <w:pPr>
        <w:rPr>
          <w:lang w:val="en-US"/>
        </w:rPr>
      </w:pPr>
    </w:p>
    <w:p w14:paraId="4E8B62C3" w14:textId="0F5D9C20" w:rsidR="00607F2F" w:rsidRPr="002453C8" w:rsidRDefault="00607F2F" w:rsidP="002F409C">
      <w:pPr>
        <w:rPr>
          <w:lang w:val="en-US"/>
        </w:rPr>
      </w:pPr>
    </w:p>
    <w:p w14:paraId="153B2017" w14:textId="77777777" w:rsidR="00607F2F" w:rsidRPr="002453C8" w:rsidRDefault="00607F2F">
      <w:pPr>
        <w:rPr>
          <w:lang w:val="en-US"/>
        </w:rPr>
      </w:pPr>
      <w:r w:rsidRPr="002453C8">
        <w:rPr>
          <w:lang w:val="en-US"/>
        </w:rPr>
        <w:br w:type="page"/>
      </w:r>
    </w:p>
    <w:p w14:paraId="6A10536E" w14:textId="25592197" w:rsidR="00607F2F" w:rsidRDefault="00607F2F" w:rsidP="00D44F48">
      <w:pPr>
        <w:pStyle w:val="berschrift1"/>
      </w:pPr>
      <w:bookmarkStart w:id="2076" w:name="_Toc187929409"/>
      <w:r w:rsidRPr="00D44F48">
        <w:t>Anhänge &amp; Projektdokumentation</w:t>
      </w:r>
      <w:bookmarkEnd w:id="2076"/>
    </w:p>
    <w:p w14:paraId="1A1AB6CB" w14:textId="6384CA5A" w:rsidR="002E1F8F" w:rsidRDefault="002E1F8F" w:rsidP="002E1F8F">
      <w:r w:rsidRPr="004B4879">
        <w:rPr>
          <w:highlight w:val="yellow"/>
          <w:rPrChange w:id="2077" w:author="Ben Fels" w:date="2024-12-16T22:15:00Z" w16du:dateUtc="2024-12-16T21:15:00Z">
            <w:rPr/>
          </w:rPrChange>
        </w:rPr>
        <w:t>Projektdokumentation umfasst</w:t>
      </w:r>
      <w:r>
        <w:t>:</w:t>
      </w:r>
    </w:p>
    <w:p w14:paraId="41EECE02" w14:textId="3EB30CF2" w:rsidR="002E1F8F" w:rsidRDefault="002E1F8F" w:rsidP="002E1F8F">
      <w:pPr>
        <w:pStyle w:val="Listenabsatz"/>
        <w:numPr>
          <w:ilvl w:val="0"/>
          <w:numId w:val="38"/>
        </w:numPr>
      </w:pPr>
      <w:r>
        <w:t>Readme-Datei</w:t>
      </w:r>
    </w:p>
    <w:p w14:paraId="26AE1C8B" w14:textId="5D6403B6" w:rsidR="002E1F8F" w:rsidRDefault="002E1F8F" w:rsidP="002E1F8F">
      <w:pPr>
        <w:pStyle w:val="Listenabsatz"/>
        <w:numPr>
          <w:ilvl w:val="0"/>
          <w:numId w:val="38"/>
        </w:numPr>
      </w:pPr>
      <w:r>
        <w:t>Instrumente</w:t>
      </w:r>
    </w:p>
    <w:p w14:paraId="561EAF87" w14:textId="46E83BDC" w:rsidR="002E1F8F" w:rsidRDefault="002E1F8F" w:rsidP="002E1F8F">
      <w:pPr>
        <w:pStyle w:val="Listenabsatz"/>
        <w:numPr>
          <w:ilvl w:val="0"/>
          <w:numId w:val="38"/>
        </w:numPr>
      </w:pPr>
      <w:r>
        <w:t>Daten</w:t>
      </w:r>
    </w:p>
    <w:p w14:paraId="6D2D4556" w14:textId="75792999" w:rsidR="002E1F8F" w:rsidRDefault="002E1F8F" w:rsidP="002E1F8F">
      <w:pPr>
        <w:pStyle w:val="Listenabsatz"/>
        <w:numPr>
          <w:ilvl w:val="0"/>
          <w:numId w:val="38"/>
        </w:numPr>
      </w:pPr>
      <w:r>
        <w:t>EDA</w:t>
      </w:r>
    </w:p>
    <w:p w14:paraId="141C8B90" w14:textId="3BDCD0A9" w:rsidR="002E1F8F" w:rsidRDefault="002E1F8F" w:rsidP="002E1F8F">
      <w:pPr>
        <w:pStyle w:val="Listenabsatz"/>
        <w:numPr>
          <w:ilvl w:val="0"/>
          <w:numId w:val="38"/>
        </w:numPr>
      </w:pPr>
      <w:r>
        <w:t>Qualitätssicherung?</w:t>
      </w:r>
    </w:p>
    <w:p w14:paraId="1BC43613" w14:textId="75395F1A" w:rsidR="004B0945" w:rsidRDefault="004B0945" w:rsidP="002E1F8F">
      <w:pPr>
        <w:pStyle w:val="Listenabsatz"/>
        <w:numPr>
          <w:ilvl w:val="0"/>
          <w:numId w:val="38"/>
        </w:numPr>
      </w:pPr>
      <w:r>
        <w:t>Code der Datenaufbereitung</w:t>
      </w:r>
    </w:p>
    <w:p w14:paraId="363C53A9" w14:textId="3479B938" w:rsidR="004B0945" w:rsidRDefault="004B0945" w:rsidP="002E1F8F">
      <w:pPr>
        <w:pStyle w:val="Listenabsatz"/>
        <w:numPr>
          <w:ilvl w:val="0"/>
          <w:numId w:val="38"/>
        </w:numPr>
      </w:pPr>
      <w:r>
        <w:t>Coder der Datenanalyse</w:t>
      </w:r>
    </w:p>
    <w:p w14:paraId="31C79C81" w14:textId="59D51340" w:rsidR="004B0945" w:rsidRDefault="004B0945" w:rsidP="002E1F8F">
      <w:pPr>
        <w:pStyle w:val="Listenabsatz"/>
        <w:numPr>
          <w:ilvl w:val="0"/>
          <w:numId w:val="38"/>
        </w:numPr>
      </w:pPr>
      <w:r>
        <w:t>Weiterführende Materialien</w:t>
      </w:r>
    </w:p>
    <w:p w14:paraId="2ADA7615" w14:textId="50C7D2BB" w:rsidR="00BC4A8F" w:rsidRDefault="00BC4A8F" w:rsidP="00BC4A8F">
      <w:pPr>
        <w:pStyle w:val="berschrift2"/>
      </w:pPr>
      <w:bookmarkStart w:id="2078" w:name="_Toc187929410"/>
      <w:r>
        <w:t>Modellvergleich</w:t>
      </w:r>
      <w:bookmarkEnd w:id="2078"/>
    </w:p>
    <w:p w14:paraId="213C3A6B" w14:textId="77777777" w:rsidR="00BC4A8F" w:rsidRDefault="00BC4A8F" w:rsidP="00BC4A8F">
      <w:r>
        <w:t>Modellvergleich als Tabelle aufarbeiten und in Anhang packen</w:t>
      </w:r>
    </w:p>
    <w:tbl>
      <w:tblPr>
        <w:tblStyle w:val="Tabellenraster"/>
        <w:tblW w:w="9634" w:type="dxa"/>
        <w:tblLayout w:type="fixed"/>
        <w:tblLook w:val="04A0" w:firstRow="1" w:lastRow="0" w:firstColumn="1" w:lastColumn="0" w:noHBand="0" w:noVBand="1"/>
      </w:tblPr>
      <w:tblGrid>
        <w:gridCol w:w="1413"/>
        <w:gridCol w:w="2551"/>
        <w:gridCol w:w="3261"/>
        <w:gridCol w:w="2409"/>
      </w:tblGrid>
      <w:tr w:rsidR="00A92E9D" w14:paraId="6622E2DD" w14:textId="77777777" w:rsidTr="007B1625">
        <w:tc>
          <w:tcPr>
            <w:tcW w:w="1413" w:type="dxa"/>
          </w:tcPr>
          <w:p w14:paraId="1E99E73A" w14:textId="77777777" w:rsidR="00A92E9D" w:rsidRDefault="00A92E9D" w:rsidP="000B66DA">
            <w:r>
              <w:t>Modell</w:t>
            </w:r>
          </w:p>
        </w:tc>
        <w:tc>
          <w:tcPr>
            <w:tcW w:w="2551" w:type="dxa"/>
          </w:tcPr>
          <w:p w14:paraId="6DF6525C" w14:textId="532464DF" w:rsidR="00A92E9D" w:rsidRDefault="00A92E9D" w:rsidP="000B66DA">
            <w:r>
              <w:t>Beschreibung</w:t>
            </w:r>
          </w:p>
        </w:tc>
        <w:tc>
          <w:tcPr>
            <w:tcW w:w="3261" w:type="dxa"/>
          </w:tcPr>
          <w:p w14:paraId="11485312" w14:textId="372CD6F2" w:rsidR="00A92E9D" w:rsidRDefault="00A92E9D" w:rsidP="000B66DA">
            <w:r>
              <w:t xml:space="preserve">API-Kosten </w:t>
            </w:r>
            <w:r w:rsidR="007B1625">
              <w:t xml:space="preserve">in USD </w:t>
            </w:r>
            <w:r>
              <w:t>pro 1M Token</w:t>
            </w:r>
            <w:r w:rsidR="007B1625">
              <w:t xml:space="preserve"> </w:t>
            </w:r>
          </w:p>
        </w:tc>
        <w:tc>
          <w:tcPr>
            <w:tcW w:w="2409" w:type="dxa"/>
          </w:tcPr>
          <w:p w14:paraId="1EB6CEA9" w14:textId="77777777" w:rsidR="00A92E9D" w:rsidRDefault="00A92E9D" w:rsidP="000B66DA">
            <w:r>
              <w:t>Link</w:t>
            </w:r>
          </w:p>
        </w:tc>
      </w:tr>
      <w:tr w:rsidR="00A92E9D" w:rsidRPr="00F73557" w14:paraId="6306D661" w14:textId="77777777" w:rsidTr="007B1625">
        <w:tc>
          <w:tcPr>
            <w:tcW w:w="1413" w:type="dxa"/>
          </w:tcPr>
          <w:p w14:paraId="63661E56" w14:textId="77777777" w:rsidR="00A92E9D" w:rsidRDefault="00A92E9D" w:rsidP="000B66DA">
            <w:r>
              <w:t>Gemini 1.5 Flash</w:t>
            </w:r>
          </w:p>
        </w:tc>
        <w:tc>
          <w:tcPr>
            <w:tcW w:w="2551" w:type="dxa"/>
          </w:tcPr>
          <w:p w14:paraId="32CFCE93" w14:textId="3EC63B90" w:rsidR="00A92E9D" w:rsidRPr="009347EA" w:rsidRDefault="00A92E9D" w:rsidP="000B66DA">
            <w:pPr>
              <w:rPr>
                <w:noProof/>
                <w:lang w:val="en-US"/>
              </w:rPr>
            </w:pPr>
            <w:r>
              <w:rPr>
                <w:noProof/>
                <w:lang w:val="en-US"/>
              </w:rPr>
              <w:t>Our fastest multimodeal model with great perfromance for diverse, repetative tasks and a 1 million context window.</w:t>
            </w:r>
          </w:p>
        </w:tc>
        <w:tc>
          <w:tcPr>
            <w:tcW w:w="3261" w:type="dxa"/>
          </w:tcPr>
          <w:p w14:paraId="28B8F3C6" w14:textId="707E27F5" w:rsidR="00A92E9D" w:rsidRPr="009347EA" w:rsidRDefault="00A92E9D" w:rsidP="000B66DA">
            <w:pPr>
              <w:rPr>
                <w:noProof/>
                <w:lang w:val="en-US"/>
              </w:rPr>
            </w:pPr>
            <w:r w:rsidRPr="009347EA">
              <w:rPr>
                <w:noProof/>
                <w:lang w:val="en-US"/>
              </w:rPr>
              <w:t>Prompts u</w:t>
            </w:r>
            <w:r>
              <w:rPr>
                <w:noProof/>
                <w:lang w:val="en-US"/>
              </w:rPr>
              <w:t>p to 128 tokens</w:t>
            </w:r>
          </w:p>
          <w:p w14:paraId="5FA6B237" w14:textId="71822456" w:rsidR="00A92E9D" w:rsidRPr="009347EA" w:rsidRDefault="00A92E9D" w:rsidP="000B66DA">
            <w:pPr>
              <w:rPr>
                <w:noProof/>
                <w:lang w:val="en-US"/>
              </w:rPr>
            </w:pPr>
            <w:r w:rsidRPr="009347EA">
              <w:rPr>
                <w:noProof/>
                <w:lang w:val="en-US"/>
              </w:rPr>
              <w:t>Input: 0,075 $</w:t>
            </w:r>
          </w:p>
          <w:p w14:paraId="6B7C82CE" w14:textId="688121FD" w:rsidR="00A92E9D" w:rsidRDefault="00A92E9D" w:rsidP="000B66DA">
            <w:pPr>
              <w:rPr>
                <w:noProof/>
                <w:lang w:val="en-US"/>
              </w:rPr>
            </w:pPr>
            <w:r w:rsidRPr="009347EA">
              <w:rPr>
                <w:noProof/>
                <w:lang w:val="en-US"/>
              </w:rPr>
              <w:t>Output: 0,3 $</w:t>
            </w:r>
          </w:p>
          <w:p w14:paraId="2538D09F" w14:textId="2E909F08" w:rsidR="00A92E9D" w:rsidRDefault="00A92E9D" w:rsidP="000B66DA">
            <w:pPr>
              <w:rPr>
                <w:noProof/>
                <w:lang w:val="en-US"/>
              </w:rPr>
            </w:pPr>
            <w:r>
              <w:rPr>
                <w:noProof/>
                <w:lang w:val="en-US"/>
              </w:rPr>
              <w:t>Context Caching: 0,01875 $</w:t>
            </w:r>
          </w:p>
          <w:p w14:paraId="6996DE23" w14:textId="3CA53690" w:rsidR="00A92E9D" w:rsidRPr="009347EA" w:rsidRDefault="00A92E9D" w:rsidP="009347EA">
            <w:pPr>
              <w:rPr>
                <w:noProof/>
                <w:lang w:val="en-US"/>
              </w:rPr>
            </w:pPr>
            <w:r w:rsidRPr="009347EA">
              <w:rPr>
                <w:noProof/>
                <w:lang w:val="en-US"/>
              </w:rPr>
              <w:t xml:space="preserve">Prompts </w:t>
            </w:r>
            <w:r>
              <w:rPr>
                <w:noProof/>
                <w:lang w:val="en-US"/>
              </w:rPr>
              <w:t>longer than 128 tokens</w:t>
            </w:r>
          </w:p>
          <w:p w14:paraId="696F07EA" w14:textId="785DBE5E" w:rsidR="00A92E9D" w:rsidRDefault="00A92E9D" w:rsidP="000B66DA">
            <w:pPr>
              <w:rPr>
                <w:noProof/>
                <w:lang w:val="en-US"/>
              </w:rPr>
            </w:pPr>
            <w:r>
              <w:rPr>
                <w:noProof/>
                <w:lang w:val="en-US"/>
              </w:rPr>
              <w:t>Input: 0,15 $</w:t>
            </w:r>
          </w:p>
          <w:p w14:paraId="7249381D" w14:textId="705C0F3F" w:rsidR="00A92E9D" w:rsidRDefault="00A92E9D" w:rsidP="000B66DA">
            <w:pPr>
              <w:rPr>
                <w:noProof/>
                <w:lang w:val="en-US"/>
              </w:rPr>
            </w:pPr>
            <w:r>
              <w:rPr>
                <w:noProof/>
                <w:lang w:val="en-US"/>
              </w:rPr>
              <w:t>Output: 0,6 $</w:t>
            </w:r>
          </w:p>
          <w:p w14:paraId="190FD42E" w14:textId="772A83E9" w:rsidR="00A92E9D" w:rsidRPr="009347EA" w:rsidRDefault="00A92E9D" w:rsidP="000B66DA">
            <w:pPr>
              <w:rPr>
                <w:noProof/>
                <w:lang w:val="en-US"/>
              </w:rPr>
            </w:pPr>
            <w:r>
              <w:rPr>
                <w:noProof/>
                <w:lang w:val="en-US"/>
              </w:rPr>
              <w:t>Context Caching: 0,0375 $</w:t>
            </w:r>
          </w:p>
        </w:tc>
        <w:tc>
          <w:tcPr>
            <w:tcW w:w="2409" w:type="dxa"/>
          </w:tcPr>
          <w:p w14:paraId="645D1BF8" w14:textId="77777777" w:rsidR="00A92E9D" w:rsidRPr="00457386" w:rsidRDefault="00A92E9D" w:rsidP="000B66DA">
            <w:pPr>
              <w:rPr>
                <w:lang w:val="en-US"/>
              </w:rPr>
            </w:pPr>
            <w:r w:rsidRPr="00457386">
              <w:rPr>
                <w:lang w:val="en-US"/>
              </w:rPr>
              <w:t>https://ai.google.dev/pricing#1_5flash</w:t>
            </w:r>
          </w:p>
        </w:tc>
      </w:tr>
      <w:tr w:rsidR="00A92E9D" w:rsidRPr="00F73557" w14:paraId="67522C78" w14:textId="77777777" w:rsidTr="007B1625">
        <w:tc>
          <w:tcPr>
            <w:tcW w:w="1413" w:type="dxa"/>
          </w:tcPr>
          <w:p w14:paraId="185B268D" w14:textId="77777777" w:rsidR="00A92E9D" w:rsidRDefault="00A92E9D" w:rsidP="000B66DA">
            <w:r>
              <w:t>Gemini 1.5 Flash-8B</w:t>
            </w:r>
          </w:p>
        </w:tc>
        <w:tc>
          <w:tcPr>
            <w:tcW w:w="2551" w:type="dxa"/>
          </w:tcPr>
          <w:p w14:paraId="53DF347E" w14:textId="36E13F61" w:rsidR="00A92E9D" w:rsidRPr="00147A59" w:rsidRDefault="00147A59" w:rsidP="000B66DA">
            <w:pPr>
              <w:rPr>
                <w:noProof/>
                <w:lang w:val="en-US"/>
              </w:rPr>
            </w:pPr>
            <w:r w:rsidRPr="00147A59">
              <w:rPr>
                <w:noProof/>
                <w:lang w:val="en-US"/>
              </w:rPr>
              <w:t>Our smales model for l</w:t>
            </w:r>
            <w:r>
              <w:rPr>
                <w:noProof/>
                <w:lang w:val="en-US"/>
              </w:rPr>
              <w:t>ower intelligence use cases with a 1 million token context window</w:t>
            </w:r>
          </w:p>
        </w:tc>
        <w:tc>
          <w:tcPr>
            <w:tcW w:w="3261" w:type="dxa"/>
          </w:tcPr>
          <w:p w14:paraId="499AE71C" w14:textId="77777777" w:rsidR="00786E29" w:rsidRPr="009347EA" w:rsidRDefault="00786E29" w:rsidP="00786E29">
            <w:pPr>
              <w:rPr>
                <w:noProof/>
                <w:lang w:val="en-US"/>
              </w:rPr>
            </w:pPr>
            <w:r w:rsidRPr="009347EA">
              <w:rPr>
                <w:noProof/>
                <w:lang w:val="en-US"/>
              </w:rPr>
              <w:t>Prompts u</w:t>
            </w:r>
            <w:r>
              <w:rPr>
                <w:noProof/>
                <w:lang w:val="en-US"/>
              </w:rPr>
              <w:t>p to 128 tokens</w:t>
            </w:r>
          </w:p>
          <w:p w14:paraId="56A0F79C" w14:textId="360ABDFA" w:rsidR="00786E29" w:rsidRPr="009347EA" w:rsidRDefault="00786E29" w:rsidP="00786E29">
            <w:pPr>
              <w:rPr>
                <w:noProof/>
                <w:lang w:val="en-US"/>
              </w:rPr>
            </w:pPr>
            <w:r w:rsidRPr="009347EA">
              <w:rPr>
                <w:noProof/>
                <w:lang w:val="en-US"/>
              </w:rPr>
              <w:t>Input: 0,0</w:t>
            </w:r>
            <w:r>
              <w:rPr>
                <w:noProof/>
                <w:lang w:val="en-US"/>
              </w:rPr>
              <w:t>375</w:t>
            </w:r>
            <w:r w:rsidRPr="009347EA">
              <w:rPr>
                <w:noProof/>
                <w:lang w:val="en-US"/>
              </w:rPr>
              <w:t xml:space="preserve"> $</w:t>
            </w:r>
          </w:p>
          <w:p w14:paraId="7847FEB9" w14:textId="70A14E4E" w:rsidR="00786E29" w:rsidRDefault="00786E29" w:rsidP="00786E29">
            <w:pPr>
              <w:rPr>
                <w:noProof/>
                <w:lang w:val="en-US"/>
              </w:rPr>
            </w:pPr>
            <w:r w:rsidRPr="009347EA">
              <w:rPr>
                <w:noProof/>
                <w:lang w:val="en-US"/>
              </w:rPr>
              <w:t>Output: 0,</w:t>
            </w:r>
            <w:r>
              <w:rPr>
                <w:noProof/>
                <w:lang w:val="en-US"/>
              </w:rPr>
              <w:t>15</w:t>
            </w:r>
            <w:r w:rsidRPr="009347EA">
              <w:rPr>
                <w:noProof/>
                <w:lang w:val="en-US"/>
              </w:rPr>
              <w:t xml:space="preserve"> $</w:t>
            </w:r>
          </w:p>
          <w:p w14:paraId="7D04045A" w14:textId="1890D600" w:rsidR="00786E29" w:rsidRDefault="00786E29" w:rsidP="00786E29">
            <w:pPr>
              <w:rPr>
                <w:noProof/>
                <w:lang w:val="en-US"/>
              </w:rPr>
            </w:pPr>
            <w:r>
              <w:rPr>
                <w:noProof/>
                <w:lang w:val="en-US"/>
              </w:rPr>
              <w:t>Context Caching: 0,001 $</w:t>
            </w:r>
          </w:p>
          <w:p w14:paraId="1E27E85C" w14:textId="77777777" w:rsidR="00786E29" w:rsidRPr="009347EA" w:rsidRDefault="00786E29" w:rsidP="00786E29">
            <w:pPr>
              <w:rPr>
                <w:noProof/>
                <w:lang w:val="en-US"/>
              </w:rPr>
            </w:pPr>
            <w:r w:rsidRPr="009347EA">
              <w:rPr>
                <w:noProof/>
                <w:lang w:val="en-US"/>
              </w:rPr>
              <w:t xml:space="preserve">Prompts </w:t>
            </w:r>
            <w:r>
              <w:rPr>
                <w:noProof/>
                <w:lang w:val="en-US"/>
              </w:rPr>
              <w:t>longer than 128 tokens</w:t>
            </w:r>
          </w:p>
          <w:p w14:paraId="7C09C80B" w14:textId="4F5007B4" w:rsidR="00786E29" w:rsidRDefault="00786E29" w:rsidP="00786E29">
            <w:pPr>
              <w:rPr>
                <w:noProof/>
                <w:lang w:val="en-US"/>
              </w:rPr>
            </w:pPr>
            <w:r>
              <w:rPr>
                <w:noProof/>
                <w:lang w:val="en-US"/>
              </w:rPr>
              <w:t>Input: 0,</w:t>
            </w:r>
            <w:r w:rsidR="005312FD">
              <w:rPr>
                <w:noProof/>
                <w:lang w:val="en-US"/>
              </w:rPr>
              <w:t>075</w:t>
            </w:r>
            <w:r>
              <w:rPr>
                <w:noProof/>
                <w:lang w:val="en-US"/>
              </w:rPr>
              <w:t xml:space="preserve"> $</w:t>
            </w:r>
          </w:p>
          <w:p w14:paraId="1E4C37CC" w14:textId="78F92B69" w:rsidR="00786E29" w:rsidRDefault="00786E29" w:rsidP="00786E29">
            <w:pPr>
              <w:rPr>
                <w:noProof/>
                <w:lang w:val="en-US"/>
              </w:rPr>
            </w:pPr>
            <w:r>
              <w:rPr>
                <w:noProof/>
                <w:lang w:val="en-US"/>
              </w:rPr>
              <w:t>Output: 0,</w:t>
            </w:r>
            <w:r w:rsidR="005312FD">
              <w:rPr>
                <w:noProof/>
                <w:lang w:val="en-US"/>
              </w:rPr>
              <w:t>3</w:t>
            </w:r>
            <w:r>
              <w:rPr>
                <w:noProof/>
                <w:lang w:val="en-US"/>
              </w:rPr>
              <w:t xml:space="preserve"> $</w:t>
            </w:r>
          </w:p>
          <w:p w14:paraId="40CD7B98" w14:textId="760A76E6" w:rsidR="00A92E9D" w:rsidRPr="005312FD" w:rsidRDefault="00786E29" w:rsidP="000B66DA">
            <w:pPr>
              <w:rPr>
                <w:noProof/>
                <w:lang w:val="en-US"/>
              </w:rPr>
            </w:pPr>
            <w:r>
              <w:rPr>
                <w:noProof/>
                <w:lang w:val="en-US"/>
              </w:rPr>
              <w:t>Context Caching: 0,0</w:t>
            </w:r>
            <w:r w:rsidR="005312FD">
              <w:rPr>
                <w:noProof/>
                <w:lang w:val="en-US"/>
              </w:rPr>
              <w:t xml:space="preserve">2 </w:t>
            </w:r>
            <w:r>
              <w:rPr>
                <w:noProof/>
                <w:lang w:val="en-US"/>
              </w:rPr>
              <w:t>$</w:t>
            </w:r>
          </w:p>
        </w:tc>
        <w:tc>
          <w:tcPr>
            <w:tcW w:w="2409" w:type="dxa"/>
          </w:tcPr>
          <w:p w14:paraId="1D6C85B5" w14:textId="77777777" w:rsidR="00A92E9D" w:rsidRPr="007B1625" w:rsidRDefault="00A92E9D" w:rsidP="000B66DA">
            <w:pPr>
              <w:rPr>
                <w:lang w:val="en-US"/>
              </w:rPr>
            </w:pPr>
            <w:r w:rsidRPr="007B1625">
              <w:rPr>
                <w:lang w:val="en-US"/>
              </w:rPr>
              <w:t>https://ai.google.dev/pricing#1_5flash-8B</w:t>
            </w:r>
          </w:p>
        </w:tc>
      </w:tr>
      <w:tr w:rsidR="00E20695" w:rsidRPr="00F73557" w14:paraId="747F3077" w14:textId="77777777" w:rsidTr="007B1625">
        <w:tc>
          <w:tcPr>
            <w:tcW w:w="1413" w:type="dxa"/>
          </w:tcPr>
          <w:p w14:paraId="7674B284" w14:textId="158DC01B" w:rsidR="00E20695" w:rsidRDefault="00E20695" w:rsidP="000B66DA">
            <w:r>
              <w:t>Gemini 1.5 Pro</w:t>
            </w:r>
          </w:p>
        </w:tc>
        <w:tc>
          <w:tcPr>
            <w:tcW w:w="2551" w:type="dxa"/>
          </w:tcPr>
          <w:p w14:paraId="75F162CB" w14:textId="124F8F31" w:rsidR="00E20695" w:rsidRPr="00147A59" w:rsidRDefault="00E20695" w:rsidP="000B66DA">
            <w:pPr>
              <w:rPr>
                <w:noProof/>
                <w:lang w:val="en-US"/>
              </w:rPr>
            </w:pPr>
            <w:r>
              <w:rPr>
                <w:noProof/>
                <w:lang w:val="en-US"/>
              </w:rPr>
              <w:t>Our next generation model with a breaktrhough 3 million context window</w:t>
            </w:r>
          </w:p>
        </w:tc>
        <w:tc>
          <w:tcPr>
            <w:tcW w:w="3261" w:type="dxa"/>
          </w:tcPr>
          <w:p w14:paraId="032FBDBD" w14:textId="77777777" w:rsidR="00655487" w:rsidRPr="009347EA" w:rsidRDefault="00655487" w:rsidP="00655487">
            <w:pPr>
              <w:rPr>
                <w:noProof/>
                <w:lang w:val="en-US"/>
              </w:rPr>
            </w:pPr>
            <w:r w:rsidRPr="009347EA">
              <w:rPr>
                <w:noProof/>
                <w:lang w:val="en-US"/>
              </w:rPr>
              <w:t>Prompts u</w:t>
            </w:r>
            <w:r>
              <w:rPr>
                <w:noProof/>
                <w:lang w:val="en-US"/>
              </w:rPr>
              <w:t>p to 128 tokens</w:t>
            </w:r>
          </w:p>
          <w:p w14:paraId="598EA0C0" w14:textId="66041E13" w:rsidR="00655487" w:rsidRPr="009347EA" w:rsidRDefault="00655487" w:rsidP="00655487">
            <w:pPr>
              <w:rPr>
                <w:noProof/>
                <w:lang w:val="en-US"/>
              </w:rPr>
            </w:pPr>
            <w:r w:rsidRPr="009347EA">
              <w:rPr>
                <w:noProof/>
                <w:lang w:val="en-US"/>
              </w:rPr>
              <w:t xml:space="preserve">Input: </w:t>
            </w:r>
            <w:r>
              <w:rPr>
                <w:noProof/>
                <w:lang w:val="en-US"/>
              </w:rPr>
              <w:t>1</w:t>
            </w:r>
            <w:r w:rsidRPr="009347EA">
              <w:rPr>
                <w:noProof/>
                <w:lang w:val="en-US"/>
              </w:rPr>
              <w:t>,</w:t>
            </w:r>
            <w:r>
              <w:rPr>
                <w:noProof/>
                <w:lang w:val="en-US"/>
              </w:rPr>
              <w:t>25</w:t>
            </w:r>
            <w:r w:rsidRPr="009347EA">
              <w:rPr>
                <w:noProof/>
                <w:lang w:val="en-US"/>
              </w:rPr>
              <w:t xml:space="preserve"> $</w:t>
            </w:r>
          </w:p>
          <w:p w14:paraId="4FB9BC38" w14:textId="391DF11A" w:rsidR="00655487" w:rsidRDefault="00655487" w:rsidP="00655487">
            <w:pPr>
              <w:rPr>
                <w:noProof/>
                <w:lang w:val="en-US"/>
              </w:rPr>
            </w:pPr>
            <w:r w:rsidRPr="009347EA">
              <w:rPr>
                <w:noProof/>
                <w:lang w:val="en-US"/>
              </w:rPr>
              <w:t xml:space="preserve">Output: </w:t>
            </w:r>
            <w:r>
              <w:rPr>
                <w:noProof/>
                <w:lang w:val="en-US"/>
              </w:rPr>
              <w:t>5</w:t>
            </w:r>
            <w:r w:rsidRPr="009347EA">
              <w:rPr>
                <w:noProof/>
                <w:lang w:val="en-US"/>
              </w:rPr>
              <w:t xml:space="preserve"> $</w:t>
            </w:r>
          </w:p>
          <w:p w14:paraId="2376925A" w14:textId="3A9FC032" w:rsidR="00655487" w:rsidRDefault="00655487" w:rsidP="00655487">
            <w:pPr>
              <w:rPr>
                <w:noProof/>
                <w:lang w:val="en-US"/>
              </w:rPr>
            </w:pPr>
            <w:r>
              <w:rPr>
                <w:noProof/>
                <w:lang w:val="en-US"/>
              </w:rPr>
              <w:t>Context Caching: 0,</w:t>
            </w:r>
            <w:r w:rsidR="004135CC">
              <w:rPr>
                <w:noProof/>
                <w:lang w:val="en-US"/>
              </w:rPr>
              <w:t xml:space="preserve">3125 </w:t>
            </w:r>
            <w:r>
              <w:rPr>
                <w:noProof/>
                <w:lang w:val="en-US"/>
              </w:rPr>
              <w:t>$</w:t>
            </w:r>
          </w:p>
          <w:p w14:paraId="16D950A7" w14:textId="77777777" w:rsidR="00655487" w:rsidRPr="009347EA" w:rsidRDefault="00655487" w:rsidP="00655487">
            <w:pPr>
              <w:rPr>
                <w:noProof/>
                <w:lang w:val="en-US"/>
              </w:rPr>
            </w:pPr>
            <w:r w:rsidRPr="009347EA">
              <w:rPr>
                <w:noProof/>
                <w:lang w:val="en-US"/>
              </w:rPr>
              <w:t xml:space="preserve">Prompts </w:t>
            </w:r>
            <w:r>
              <w:rPr>
                <w:noProof/>
                <w:lang w:val="en-US"/>
              </w:rPr>
              <w:t>longer than 128 tokens</w:t>
            </w:r>
          </w:p>
          <w:p w14:paraId="29F7D4DC" w14:textId="29B07BC5" w:rsidR="00655487" w:rsidRDefault="00655487" w:rsidP="00655487">
            <w:pPr>
              <w:rPr>
                <w:noProof/>
                <w:lang w:val="en-US"/>
              </w:rPr>
            </w:pPr>
            <w:r>
              <w:rPr>
                <w:noProof/>
                <w:lang w:val="en-US"/>
              </w:rPr>
              <w:t xml:space="preserve">Input: </w:t>
            </w:r>
            <w:r w:rsidR="00720F87">
              <w:rPr>
                <w:noProof/>
                <w:lang w:val="en-US"/>
              </w:rPr>
              <w:t>2</w:t>
            </w:r>
            <w:r>
              <w:rPr>
                <w:noProof/>
                <w:lang w:val="en-US"/>
              </w:rPr>
              <w:t>,5 $</w:t>
            </w:r>
          </w:p>
          <w:p w14:paraId="23ADCC9F" w14:textId="1C005BDF" w:rsidR="00655487" w:rsidRDefault="00655487" w:rsidP="00655487">
            <w:pPr>
              <w:rPr>
                <w:noProof/>
                <w:lang w:val="en-US"/>
              </w:rPr>
            </w:pPr>
            <w:r>
              <w:rPr>
                <w:noProof/>
                <w:lang w:val="en-US"/>
              </w:rPr>
              <w:t xml:space="preserve">Output: </w:t>
            </w:r>
            <w:r w:rsidR="00720F87">
              <w:rPr>
                <w:noProof/>
                <w:lang w:val="en-US"/>
              </w:rPr>
              <w:t>10</w:t>
            </w:r>
            <w:r>
              <w:rPr>
                <w:noProof/>
                <w:lang w:val="en-US"/>
              </w:rPr>
              <w:t>,</w:t>
            </w:r>
            <w:r w:rsidR="00720F87">
              <w:rPr>
                <w:noProof/>
                <w:lang w:val="en-US"/>
              </w:rPr>
              <w:t>0</w:t>
            </w:r>
            <w:r>
              <w:rPr>
                <w:noProof/>
                <w:lang w:val="en-US"/>
              </w:rPr>
              <w:t xml:space="preserve"> $</w:t>
            </w:r>
          </w:p>
          <w:p w14:paraId="5D8FBB4A" w14:textId="686377B5" w:rsidR="00655487" w:rsidRDefault="00655487" w:rsidP="00655487">
            <w:pPr>
              <w:rPr>
                <w:noProof/>
                <w:lang w:val="en-US"/>
              </w:rPr>
            </w:pPr>
            <w:r>
              <w:rPr>
                <w:noProof/>
                <w:lang w:val="en-US"/>
              </w:rPr>
              <w:t>Context Caching: 0</w:t>
            </w:r>
            <w:r w:rsidR="00720F87">
              <w:rPr>
                <w:noProof/>
                <w:lang w:val="en-US"/>
              </w:rPr>
              <w:t>,625</w:t>
            </w:r>
            <w:r>
              <w:rPr>
                <w:noProof/>
                <w:lang w:val="en-US"/>
              </w:rPr>
              <w:t xml:space="preserve"> $</w:t>
            </w:r>
          </w:p>
          <w:p w14:paraId="4867F4DD" w14:textId="77777777" w:rsidR="00E20695" w:rsidRPr="009347EA" w:rsidRDefault="00E20695" w:rsidP="00786E29">
            <w:pPr>
              <w:rPr>
                <w:noProof/>
                <w:lang w:val="en-US"/>
              </w:rPr>
            </w:pPr>
          </w:p>
        </w:tc>
        <w:tc>
          <w:tcPr>
            <w:tcW w:w="2409" w:type="dxa"/>
          </w:tcPr>
          <w:p w14:paraId="5729AA82" w14:textId="15B3BD49" w:rsidR="00E20695" w:rsidRPr="00E20695" w:rsidRDefault="00E20695" w:rsidP="000B66DA">
            <w:pPr>
              <w:rPr>
                <w:lang w:val="en-US"/>
              </w:rPr>
            </w:pPr>
            <w:r w:rsidRPr="00E20695">
              <w:rPr>
                <w:lang w:val="en-US"/>
              </w:rPr>
              <w:t>https://ai.google.dev/pricing#1_5pro</w:t>
            </w:r>
          </w:p>
        </w:tc>
      </w:tr>
      <w:tr w:rsidR="00A92E9D" w14:paraId="7E17A8C9" w14:textId="77777777" w:rsidTr="007B1625">
        <w:tc>
          <w:tcPr>
            <w:tcW w:w="1413" w:type="dxa"/>
          </w:tcPr>
          <w:p w14:paraId="5680EEE1" w14:textId="77777777" w:rsidR="00A92E9D" w:rsidRDefault="00A92E9D" w:rsidP="000B66DA">
            <w:r w:rsidRPr="008972E7">
              <w:t xml:space="preserve">Claude 3.5 </w:t>
            </w:r>
            <w:proofErr w:type="gramStart"/>
            <w:r w:rsidRPr="008972E7">
              <w:t>Sonnet</w:t>
            </w:r>
            <w:proofErr w:type="gramEnd"/>
          </w:p>
        </w:tc>
        <w:tc>
          <w:tcPr>
            <w:tcW w:w="2551" w:type="dxa"/>
          </w:tcPr>
          <w:p w14:paraId="738E14C1" w14:textId="77777777" w:rsidR="00A92E9D" w:rsidRDefault="00612136" w:rsidP="000B66DA">
            <w:pPr>
              <w:rPr>
                <w:noProof/>
                <w:lang w:val="en-US"/>
              </w:rPr>
            </w:pPr>
            <w:r w:rsidRPr="00612136">
              <w:rPr>
                <w:noProof/>
                <w:lang w:val="en-US"/>
              </w:rPr>
              <w:t>Out most intelligent model to</w:t>
            </w:r>
            <w:r>
              <w:rPr>
                <w:noProof/>
                <w:lang w:val="en-US"/>
              </w:rPr>
              <w:t xml:space="preserve"> date</w:t>
            </w:r>
          </w:p>
          <w:p w14:paraId="639E327B" w14:textId="1E3F3665" w:rsidR="00612136" w:rsidRPr="00612136" w:rsidRDefault="00612136" w:rsidP="000B66DA">
            <w:pPr>
              <w:rPr>
                <w:noProof/>
                <w:lang w:val="en-US"/>
              </w:rPr>
            </w:pPr>
            <w:r>
              <w:rPr>
                <w:noProof/>
                <w:lang w:val="en-US"/>
              </w:rPr>
              <w:t>200k Context window</w:t>
            </w:r>
          </w:p>
        </w:tc>
        <w:tc>
          <w:tcPr>
            <w:tcW w:w="3261" w:type="dxa"/>
          </w:tcPr>
          <w:p w14:paraId="2B590E2C" w14:textId="2E3CAF12" w:rsidR="00A92E9D" w:rsidRDefault="004A50C4" w:rsidP="000B66DA">
            <w:pPr>
              <w:rPr>
                <w:noProof/>
              </w:rPr>
            </w:pPr>
            <w:r>
              <w:rPr>
                <w:noProof/>
              </w:rPr>
              <w:t>Prompt write</w:t>
            </w:r>
          </w:p>
          <w:p w14:paraId="697E8820" w14:textId="0A77475E" w:rsidR="004A50C4" w:rsidRDefault="004A50C4" w:rsidP="000B66DA">
            <w:pPr>
              <w:rPr>
                <w:noProof/>
              </w:rPr>
            </w:pPr>
            <w:r>
              <w:rPr>
                <w:noProof/>
              </w:rPr>
              <w:t>3,75 $</w:t>
            </w:r>
          </w:p>
          <w:p w14:paraId="4880E07A" w14:textId="5B5ECB39" w:rsidR="004A50C4" w:rsidRDefault="004A50C4" w:rsidP="000B66DA">
            <w:r>
              <w:rPr>
                <w:noProof/>
              </w:rPr>
              <w:t>Prompt read</w:t>
            </w:r>
          </w:p>
          <w:p w14:paraId="12817F0F" w14:textId="4379214D" w:rsidR="00A92E9D" w:rsidRDefault="004A50C4" w:rsidP="000B66DA">
            <w:r>
              <w:rPr>
                <w:noProof/>
              </w:rPr>
              <w:t>0,3 $</w:t>
            </w:r>
          </w:p>
          <w:p w14:paraId="0CF42A75" w14:textId="77777777" w:rsidR="00A92E9D" w:rsidRDefault="00A92E9D" w:rsidP="000B66DA"/>
        </w:tc>
        <w:tc>
          <w:tcPr>
            <w:tcW w:w="2409" w:type="dxa"/>
          </w:tcPr>
          <w:p w14:paraId="39DA1300" w14:textId="77777777" w:rsidR="00A92E9D" w:rsidRDefault="00A92E9D" w:rsidP="000B66DA">
            <w:r w:rsidRPr="005A520C">
              <w:t>https://www.anthropic.com/pricing#anthropic-api</w:t>
            </w:r>
          </w:p>
        </w:tc>
      </w:tr>
      <w:tr w:rsidR="00A92E9D" w:rsidRPr="00F73557" w14:paraId="5D72352C" w14:textId="77777777" w:rsidTr="007B1625">
        <w:tc>
          <w:tcPr>
            <w:tcW w:w="1413" w:type="dxa"/>
          </w:tcPr>
          <w:p w14:paraId="6CB3134A" w14:textId="77777777" w:rsidR="00A92E9D" w:rsidRDefault="00A92E9D" w:rsidP="000B66DA">
            <w:r>
              <w:t>GPT-4o</w:t>
            </w:r>
          </w:p>
        </w:tc>
        <w:tc>
          <w:tcPr>
            <w:tcW w:w="2551" w:type="dxa"/>
          </w:tcPr>
          <w:p w14:paraId="32A0E111" w14:textId="23514791" w:rsidR="00A92E9D" w:rsidRPr="00D431F0" w:rsidRDefault="00D431F0" w:rsidP="000B66DA">
            <w:pPr>
              <w:rPr>
                <w:noProof/>
                <w:lang w:val="en-US"/>
              </w:rPr>
            </w:pPr>
            <w:r w:rsidRPr="00D431F0">
              <w:rPr>
                <w:noProof/>
                <w:lang w:val="en-US"/>
              </w:rPr>
              <w:t>GPT-4o is our most advanced multimodal model that’s faster and cheaper than GPT-4 Turbo with stronger vision capabilities. The model has 128K context and an October 2023 knowledge cutoff.</w:t>
            </w:r>
          </w:p>
        </w:tc>
        <w:tc>
          <w:tcPr>
            <w:tcW w:w="3261" w:type="dxa"/>
          </w:tcPr>
          <w:p w14:paraId="69D642B9" w14:textId="2AC117DF" w:rsidR="00A92E9D" w:rsidRPr="001D55A6" w:rsidRDefault="00B1630D" w:rsidP="000B66DA">
            <w:pPr>
              <w:rPr>
                <w:noProof/>
                <w:lang w:val="en-US"/>
              </w:rPr>
            </w:pPr>
            <w:r w:rsidRPr="001D55A6">
              <w:rPr>
                <w:noProof/>
                <w:lang w:val="en-US"/>
              </w:rPr>
              <w:t>Input:</w:t>
            </w:r>
            <w:r w:rsidR="001D55A6" w:rsidRPr="001D55A6">
              <w:rPr>
                <w:noProof/>
                <w:lang w:val="en-US"/>
              </w:rPr>
              <w:t xml:space="preserve"> 2,</w:t>
            </w:r>
            <w:r w:rsidR="001D55A6">
              <w:rPr>
                <w:noProof/>
                <w:lang w:val="en-US"/>
              </w:rPr>
              <w:t>5 $</w:t>
            </w:r>
          </w:p>
          <w:p w14:paraId="4007785C" w14:textId="1F268048" w:rsidR="00B1630D" w:rsidRDefault="00B1630D" w:rsidP="000B66DA">
            <w:pPr>
              <w:rPr>
                <w:noProof/>
                <w:lang w:val="en-US"/>
              </w:rPr>
            </w:pPr>
            <w:r w:rsidRPr="001D55A6">
              <w:rPr>
                <w:noProof/>
                <w:lang w:val="en-US"/>
              </w:rPr>
              <w:t>Output:</w:t>
            </w:r>
            <w:r w:rsidR="001D55A6">
              <w:rPr>
                <w:noProof/>
                <w:lang w:val="en-US"/>
              </w:rPr>
              <w:t xml:space="preserve"> 10 $</w:t>
            </w:r>
          </w:p>
          <w:p w14:paraId="54A7B6F9" w14:textId="1D926B64" w:rsidR="001D55A6" w:rsidRPr="001D55A6" w:rsidRDefault="001D55A6" w:rsidP="000B66DA">
            <w:pPr>
              <w:rPr>
                <w:noProof/>
                <w:lang w:val="en-US"/>
              </w:rPr>
            </w:pPr>
            <w:r>
              <w:rPr>
                <w:noProof/>
                <w:lang w:val="en-US"/>
              </w:rPr>
              <w:t>Cached Input: 1,25</w:t>
            </w:r>
            <w:r w:rsidR="001C5431">
              <w:rPr>
                <w:noProof/>
                <w:lang w:val="en-US"/>
              </w:rPr>
              <w:t xml:space="preserve"> </w:t>
            </w:r>
            <w:r>
              <w:rPr>
                <w:noProof/>
                <w:lang w:val="en-US"/>
              </w:rPr>
              <w:t>$</w:t>
            </w:r>
          </w:p>
          <w:p w14:paraId="4131C9E7" w14:textId="77777777" w:rsidR="00B1630D" w:rsidRPr="001D55A6" w:rsidRDefault="00B1630D" w:rsidP="000B66DA">
            <w:pPr>
              <w:rPr>
                <w:noProof/>
                <w:lang w:val="en-US"/>
              </w:rPr>
            </w:pPr>
            <w:r w:rsidRPr="001D55A6">
              <w:rPr>
                <w:noProof/>
                <w:lang w:val="en-US"/>
              </w:rPr>
              <w:t>With Batch API</w:t>
            </w:r>
          </w:p>
          <w:p w14:paraId="3548BC5E" w14:textId="7884E6AD" w:rsidR="00B1630D" w:rsidRPr="001D55A6" w:rsidRDefault="00B1630D" w:rsidP="00B1630D">
            <w:pPr>
              <w:rPr>
                <w:noProof/>
                <w:lang w:val="en-US"/>
              </w:rPr>
            </w:pPr>
            <w:r w:rsidRPr="001D55A6">
              <w:rPr>
                <w:noProof/>
                <w:lang w:val="en-US"/>
              </w:rPr>
              <w:t>Input:</w:t>
            </w:r>
            <w:r w:rsidR="001C5431">
              <w:rPr>
                <w:noProof/>
                <w:lang w:val="en-US"/>
              </w:rPr>
              <w:t xml:space="preserve"> 1,25 $</w:t>
            </w:r>
          </w:p>
          <w:p w14:paraId="426F2582" w14:textId="70E6927D" w:rsidR="00B1630D" w:rsidRPr="001D55A6" w:rsidRDefault="00B1630D" w:rsidP="00B1630D">
            <w:pPr>
              <w:rPr>
                <w:noProof/>
                <w:lang w:val="en-US"/>
              </w:rPr>
            </w:pPr>
            <w:r w:rsidRPr="001D55A6">
              <w:rPr>
                <w:noProof/>
                <w:lang w:val="en-US"/>
              </w:rPr>
              <w:t>Output:</w:t>
            </w:r>
            <w:r w:rsidR="001C5431">
              <w:rPr>
                <w:noProof/>
                <w:lang w:val="en-US"/>
              </w:rPr>
              <w:t xml:space="preserve"> 5 $</w:t>
            </w:r>
          </w:p>
          <w:p w14:paraId="2CF7E9DB" w14:textId="5809EC80" w:rsidR="00B1630D" w:rsidRPr="001D55A6" w:rsidRDefault="00B1630D" w:rsidP="000B66DA">
            <w:pPr>
              <w:rPr>
                <w:lang w:val="en-US"/>
              </w:rPr>
            </w:pPr>
          </w:p>
        </w:tc>
        <w:tc>
          <w:tcPr>
            <w:tcW w:w="2409" w:type="dxa"/>
          </w:tcPr>
          <w:p w14:paraId="6D4A7B89" w14:textId="77777777" w:rsidR="00A92E9D" w:rsidRPr="001B2CDF" w:rsidRDefault="00A92E9D" w:rsidP="000B66DA">
            <w:pPr>
              <w:rPr>
                <w:lang w:val="en-US"/>
              </w:rPr>
            </w:pPr>
            <w:r w:rsidRPr="001B2CDF">
              <w:rPr>
                <w:lang w:val="en-US"/>
              </w:rPr>
              <w:t>https://openai.com/api/pricing/</w:t>
            </w:r>
          </w:p>
        </w:tc>
      </w:tr>
      <w:tr w:rsidR="00A92E9D" w14:paraId="15798354" w14:textId="77777777" w:rsidTr="007B1625">
        <w:tc>
          <w:tcPr>
            <w:tcW w:w="1413" w:type="dxa"/>
          </w:tcPr>
          <w:p w14:paraId="016EC350" w14:textId="77777777" w:rsidR="00A92E9D" w:rsidRDefault="00A92E9D" w:rsidP="000B66DA">
            <w:r w:rsidRPr="00100876">
              <w:t>GPT-4o mini</w:t>
            </w:r>
          </w:p>
        </w:tc>
        <w:tc>
          <w:tcPr>
            <w:tcW w:w="2551" w:type="dxa"/>
          </w:tcPr>
          <w:p w14:paraId="1655E63D" w14:textId="5F5C5519" w:rsidR="00A92E9D" w:rsidRPr="00D431F0" w:rsidRDefault="00D431F0" w:rsidP="000B66DA">
            <w:pPr>
              <w:rPr>
                <w:noProof/>
                <w:lang w:val="en-US"/>
              </w:rPr>
            </w:pPr>
            <w:r w:rsidRPr="00D431F0">
              <w:rPr>
                <w:noProof/>
                <w:lang w:val="en-US"/>
              </w:rPr>
              <w:t>GPT-4o mini is our most cost-efficient small model that’s smarter and cheaper than GPT-3.5 Turbo, and has vision capabilities.</w:t>
            </w:r>
          </w:p>
        </w:tc>
        <w:tc>
          <w:tcPr>
            <w:tcW w:w="3261" w:type="dxa"/>
          </w:tcPr>
          <w:p w14:paraId="7DE6CA86" w14:textId="2EFFE23A" w:rsidR="00B1630D" w:rsidRPr="00B1630D" w:rsidRDefault="00B1630D" w:rsidP="00B1630D">
            <w:pPr>
              <w:rPr>
                <w:noProof/>
                <w:lang w:val="en-US"/>
              </w:rPr>
            </w:pPr>
            <w:r w:rsidRPr="00B1630D">
              <w:rPr>
                <w:noProof/>
                <w:lang w:val="en-US"/>
              </w:rPr>
              <w:t>Input:</w:t>
            </w:r>
            <w:r w:rsidR="00694E1F">
              <w:rPr>
                <w:noProof/>
                <w:lang w:val="en-US"/>
              </w:rPr>
              <w:t xml:space="preserve"> 0,15 $</w:t>
            </w:r>
          </w:p>
          <w:p w14:paraId="19F4735D" w14:textId="004F1CD7" w:rsidR="00B1630D" w:rsidRDefault="00B1630D" w:rsidP="00B1630D">
            <w:pPr>
              <w:rPr>
                <w:noProof/>
                <w:lang w:val="en-US"/>
              </w:rPr>
            </w:pPr>
            <w:r w:rsidRPr="00B1630D">
              <w:rPr>
                <w:noProof/>
                <w:lang w:val="en-US"/>
              </w:rPr>
              <w:t>Output:</w:t>
            </w:r>
            <w:r w:rsidR="00694E1F">
              <w:rPr>
                <w:noProof/>
                <w:lang w:val="en-US"/>
              </w:rPr>
              <w:t xml:space="preserve"> 0,6 $</w:t>
            </w:r>
          </w:p>
          <w:p w14:paraId="18878251" w14:textId="39F35CE6" w:rsidR="00694E1F" w:rsidRPr="001D55A6" w:rsidRDefault="00694E1F" w:rsidP="00694E1F">
            <w:pPr>
              <w:rPr>
                <w:noProof/>
                <w:lang w:val="en-US"/>
              </w:rPr>
            </w:pPr>
            <w:r>
              <w:rPr>
                <w:noProof/>
                <w:lang w:val="en-US"/>
              </w:rPr>
              <w:t xml:space="preserve">Cached Input: </w:t>
            </w:r>
            <w:r w:rsidR="00B029F6">
              <w:rPr>
                <w:noProof/>
                <w:lang w:val="en-US"/>
              </w:rPr>
              <w:t>0,075</w:t>
            </w:r>
            <w:r>
              <w:rPr>
                <w:noProof/>
                <w:lang w:val="en-US"/>
              </w:rPr>
              <w:t xml:space="preserve"> $</w:t>
            </w:r>
          </w:p>
          <w:p w14:paraId="31D6CD1C" w14:textId="77777777" w:rsidR="00694E1F" w:rsidRPr="00B1630D" w:rsidRDefault="00694E1F" w:rsidP="00B1630D">
            <w:pPr>
              <w:rPr>
                <w:noProof/>
                <w:lang w:val="en-US"/>
              </w:rPr>
            </w:pPr>
          </w:p>
          <w:p w14:paraId="51FA73DA" w14:textId="77777777" w:rsidR="00B1630D" w:rsidRPr="00B1630D" w:rsidRDefault="00B1630D" w:rsidP="00B1630D">
            <w:pPr>
              <w:rPr>
                <w:noProof/>
                <w:lang w:val="en-US"/>
              </w:rPr>
            </w:pPr>
            <w:r w:rsidRPr="00B1630D">
              <w:rPr>
                <w:noProof/>
                <w:lang w:val="en-US"/>
              </w:rPr>
              <w:t>With Batch API</w:t>
            </w:r>
          </w:p>
          <w:p w14:paraId="103B4D76" w14:textId="37A55704" w:rsidR="00B1630D" w:rsidRPr="00B1630D" w:rsidRDefault="00B1630D" w:rsidP="00B1630D">
            <w:pPr>
              <w:rPr>
                <w:noProof/>
                <w:lang w:val="en-US"/>
              </w:rPr>
            </w:pPr>
            <w:r w:rsidRPr="00B1630D">
              <w:rPr>
                <w:noProof/>
                <w:lang w:val="en-US"/>
              </w:rPr>
              <w:t>Input:</w:t>
            </w:r>
            <w:r w:rsidR="00B029F6">
              <w:rPr>
                <w:noProof/>
                <w:lang w:val="en-US"/>
              </w:rPr>
              <w:t xml:space="preserve"> 0,075 $</w:t>
            </w:r>
          </w:p>
          <w:p w14:paraId="4E17647C" w14:textId="3674A5FB" w:rsidR="00B1630D" w:rsidRDefault="00B1630D" w:rsidP="00B1630D">
            <w:pPr>
              <w:rPr>
                <w:noProof/>
              </w:rPr>
            </w:pPr>
            <w:r>
              <w:rPr>
                <w:noProof/>
              </w:rPr>
              <w:t>Output:</w:t>
            </w:r>
            <w:r w:rsidR="00B029F6">
              <w:rPr>
                <w:noProof/>
              </w:rPr>
              <w:t xml:space="preserve"> 0,3 $</w:t>
            </w:r>
          </w:p>
          <w:p w14:paraId="11477DE0" w14:textId="5E33A250" w:rsidR="00A92E9D" w:rsidRDefault="00A92E9D" w:rsidP="000B66DA"/>
        </w:tc>
        <w:tc>
          <w:tcPr>
            <w:tcW w:w="2409" w:type="dxa"/>
          </w:tcPr>
          <w:p w14:paraId="768989D4" w14:textId="77777777" w:rsidR="00A92E9D" w:rsidRDefault="00A92E9D" w:rsidP="000B66DA">
            <w:r w:rsidRPr="00F26AC1">
              <w:t>https://openai.com/api/pricing/</w:t>
            </w:r>
          </w:p>
        </w:tc>
      </w:tr>
      <w:tr w:rsidR="00B13522" w:rsidRPr="00F73557" w14:paraId="21ECEB9F" w14:textId="77777777" w:rsidTr="007B1625">
        <w:tc>
          <w:tcPr>
            <w:tcW w:w="1413" w:type="dxa"/>
          </w:tcPr>
          <w:p w14:paraId="68DF82D5" w14:textId="5F5170C5" w:rsidR="00B13522" w:rsidRPr="00100876" w:rsidRDefault="00B13522" w:rsidP="000B66DA">
            <w:r w:rsidRPr="00B13522">
              <w:t>OpenAI o1</w:t>
            </w:r>
          </w:p>
        </w:tc>
        <w:tc>
          <w:tcPr>
            <w:tcW w:w="2551" w:type="dxa"/>
          </w:tcPr>
          <w:p w14:paraId="61AB1851" w14:textId="295927BF" w:rsidR="00B13522" w:rsidRPr="00B13522" w:rsidRDefault="00B13522" w:rsidP="000B66DA">
            <w:pPr>
              <w:rPr>
                <w:noProof/>
                <w:lang w:val="en-US"/>
              </w:rPr>
            </w:pPr>
            <w:r w:rsidRPr="00B13522">
              <w:rPr>
                <w:noProof/>
                <w:lang w:val="en-US"/>
              </w:rPr>
              <w:t>o1 is our most powerful reasoning model that supports tools, Structured Outputs, and vision. The model has 200K context and an October 2023 knowledge cutoff.</w:t>
            </w:r>
          </w:p>
        </w:tc>
        <w:tc>
          <w:tcPr>
            <w:tcW w:w="3261" w:type="dxa"/>
          </w:tcPr>
          <w:p w14:paraId="1B8E868A" w14:textId="639F4542" w:rsidR="00B13522" w:rsidRPr="00B1630D" w:rsidRDefault="00B13522" w:rsidP="00B13522">
            <w:pPr>
              <w:rPr>
                <w:noProof/>
                <w:lang w:val="en-US"/>
              </w:rPr>
            </w:pPr>
            <w:r w:rsidRPr="00B1630D">
              <w:rPr>
                <w:noProof/>
                <w:lang w:val="en-US"/>
              </w:rPr>
              <w:t>Input:</w:t>
            </w:r>
            <w:r>
              <w:rPr>
                <w:noProof/>
                <w:lang w:val="en-US"/>
              </w:rPr>
              <w:t xml:space="preserve"> </w:t>
            </w:r>
            <w:r w:rsidR="006F0632">
              <w:rPr>
                <w:noProof/>
                <w:lang w:val="en-US"/>
              </w:rPr>
              <w:t>15</w:t>
            </w:r>
            <w:r>
              <w:rPr>
                <w:noProof/>
                <w:lang w:val="en-US"/>
              </w:rPr>
              <w:t xml:space="preserve"> $</w:t>
            </w:r>
          </w:p>
          <w:p w14:paraId="45CC1F58" w14:textId="2A7E61BB" w:rsidR="00B13522" w:rsidRDefault="00B13522" w:rsidP="00B13522">
            <w:pPr>
              <w:rPr>
                <w:noProof/>
                <w:lang w:val="en-US"/>
              </w:rPr>
            </w:pPr>
            <w:r w:rsidRPr="00B1630D">
              <w:rPr>
                <w:noProof/>
                <w:lang w:val="en-US"/>
              </w:rPr>
              <w:t>Output:</w:t>
            </w:r>
            <w:r>
              <w:rPr>
                <w:noProof/>
                <w:lang w:val="en-US"/>
              </w:rPr>
              <w:t xml:space="preserve"> </w:t>
            </w:r>
            <w:r w:rsidR="006F0632">
              <w:rPr>
                <w:noProof/>
                <w:lang w:val="en-US"/>
              </w:rPr>
              <w:t>60</w:t>
            </w:r>
            <w:r>
              <w:rPr>
                <w:noProof/>
                <w:lang w:val="en-US"/>
              </w:rPr>
              <w:t xml:space="preserve"> $</w:t>
            </w:r>
          </w:p>
          <w:p w14:paraId="42DB4A2F" w14:textId="27596B3F" w:rsidR="00B13522" w:rsidRPr="001D55A6" w:rsidRDefault="00B13522" w:rsidP="00B13522">
            <w:pPr>
              <w:rPr>
                <w:noProof/>
                <w:lang w:val="en-US"/>
              </w:rPr>
            </w:pPr>
            <w:r>
              <w:rPr>
                <w:noProof/>
                <w:lang w:val="en-US"/>
              </w:rPr>
              <w:t xml:space="preserve">Cached Input: </w:t>
            </w:r>
            <w:r w:rsidR="006F0632">
              <w:rPr>
                <w:noProof/>
                <w:lang w:val="en-US"/>
              </w:rPr>
              <w:t>7</w:t>
            </w:r>
            <w:r>
              <w:rPr>
                <w:noProof/>
                <w:lang w:val="en-US"/>
              </w:rPr>
              <w:t>,5 $</w:t>
            </w:r>
          </w:p>
          <w:p w14:paraId="71B9D765" w14:textId="77777777" w:rsidR="00B13522" w:rsidRPr="00B1630D" w:rsidRDefault="00B13522" w:rsidP="00B13522">
            <w:pPr>
              <w:rPr>
                <w:noProof/>
                <w:lang w:val="en-US"/>
              </w:rPr>
            </w:pPr>
          </w:p>
          <w:p w14:paraId="0189343B" w14:textId="77777777" w:rsidR="00B13522" w:rsidRPr="00B1630D" w:rsidRDefault="00B13522" w:rsidP="00B13522">
            <w:pPr>
              <w:rPr>
                <w:noProof/>
                <w:lang w:val="en-US"/>
              </w:rPr>
            </w:pPr>
            <w:r w:rsidRPr="00B1630D">
              <w:rPr>
                <w:noProof/>
                <w:lang w:val="en-US"/>
              </w:rPr>
              <w:t>With Batch API</w:t>
            </w:r>
          </w:p>
          <w:p w14:paraId="7BD0CDB0" w14:textId="41950AB3" w:rsidR="00B13522" w:rsidRPr="00B1630D" w:rsidRDefault="006F0632" w:rsidP="006F0632">
            <w:pPr>
              <w:rPr>
                <w:noProof/>
                <w:lang w:val="en-US"/>
              </w:rPr>
            </w:pPr>
            <w:r>
              <w:rPr>
                <w:noProof/>
                <w:lang w:val="en-US"/>
              </w:rPr>
              <w:t>entfällt</w:t>
            </w:r>
          </w:p>
        </w:tc>
        <w:tc>
          <w:tcPr>
            <w:tcW w:w="2409" w:type="dxa"/>
          </w:tcPr>
          <w:p w14:paraId="146FD938" w14:textId="5046CB6D" w:rsidR="00B13522" w:rsidRPr="00B13522" w:rsidRDefault="00B13522" w:rsidP="000B66DA">
            <w:pPr>
              <w:rPr>
                <w:lang w:val="en-US"/>
              </w:rPr>
            </w:pPr>
            <w:r w:rsidRPr="00B13522">
              <w:rPr>
                <w:lang w:val="en-US"/>
              </w:rPr>
              <w:t>https://openai.com/api/pricing/</w:t>
            </w:r>
          </w:p>
        </w:tc>
      </w:tr>
      <w:tr w:rsidR="00FE4255" w:rsidRPr="00F73557" w14:paraId="64531FE0" w14:textId="77777777" w:rsidTr="00B765FD">
        <w:tc>
          <w:tcPr>
            <w:tcW w:w="1413" w:type="dxa"/>
          </w:tcPr>
          <w:p w14:paraId="42C4CB9E" w14:textId="1D206256" w:rsidR="00FE4255" w:rsidRPr="00100876" w:rsidRDefault="00FE4255" w:rsidP="00B765FD">
            <w:r w:rsidRPr="00B13522">
              <w:t>OpenAI o1</w:t>
            </w:r>
            <w:r>
              <w:t xml:space="preserve"> mini</w:t>
            </w:r>
          </w:p>
        </w:tc>
        <w:tc>
          <w:tcPr>
            <w:tcW w:w="2551" w:type="dxa"/>
          </w:tcPr>
          <w:p w14:paraId="12C43C33" w14:textId="21035246" w:rsidR="00FE4255" w:rsidRPr="00FE4255" w:rsidRDefault="00FE4255" w:rsidP="00B765FD">
            <w:pPr>
              <w:rPr>
                <w:noProof/>
                <w:lang w:val="en-US"/>
              </w:rPr>
            </w:pPr>
            <w:r w:rsidRPr="00FE4255">
              <w:rPr>
                <w:noProof/>
                <w:lang w:val="en-US"/>
              </w:rPr>
              <w:t>o1-mini is our small reasoning model that thinks faster than o1 and is optimized for coding and math.</w:t>
            </w:r>
          </w:p>
        </w:tc>
        <w:tc>
          <w:tcPr>
            <w:tcW w:w="3261" w:type="dxa"/>
          </w:tcPr>
          <w:p w14:paraId="0D46352A" w14:textId="07AC2CE6" w:rsidR="00FE4255" w:rsidRPr="00B1630D" w:rsidRDefault="00FE4255" w:rsidP="00B765FD">
            <w:pPr>
              <w:rPr>
                <w:noProof/>
                <w:lang w:val="en-US"/>
              </w:rPr>
            </w:pPr>
            <w:r w:rsidRPr="00B1630D">
              <w:rPr>
                <w:noProof/>
                <w:lang w:val="en-US"/>
              </w:rPr>
              <w:t>Input:</w:t>
            </w:r>
            <w:r>
              <w:rPr>
                <w:noProof/>
                <w:lang w:val="en-US"/>
              </w:rPr>
              <w:t xml:space="preserve"> 3 $</w:t>
            </w:r>
          </w:p>
          <w:p w14:paraId="59724E6B" w14:textId="75596E0A" w:rsidR="00FE4255" w:rsidRDefault="00FE4255" w:rsidP="00B765FD">
            <w:pPr>
              <w:rPr>
                <w:noProof/>
                <w:lang w:val="en-US"/>
              </w:rPr>
            </w:pPr>
            <w:r w:rsidRPr="00B1630D">
              <w:rPr>
                <w:noProof/>
                <w:lang w:val="en-US"/>
              </w:rPr>
              <w:t>Output:</w:t>
            </w:r>
            <w:r>
              <w:rPr>
                <w:noProof/>
                <w:lang w:val="en-US"/>
              </w:rPr>
              <w:t xml:space="preserve"> </w:t>
            </w:r>
            <w:r w:rsidR="00A4342F">
              <w:rPr>
                <w:noProof/>
                <w:lang w:val="en-US"/>
              </w:rPr>
              <w:t>12</w:t>
            </w:r>
            <w:r>
              <w:rPr>
                <w:noProof/>
                <w:lang w:val="en-US"/>
              </w:rPr>
              <w:t xml:space="preserve"> $</w:t>
            </w:r>
          </w:p>
          <w:p w14:paraId="113747A0" w14:textId="6A9694A1" w:rsidR="00FE4255" w:rsidRPr="001D55A6" w:rsidRDefault="00FE4255" w:rsidP="00B765FD">
            <w:pPr>
              <w:rPr>
                <w:noProof/>
                <w:lang w:val="en-US"/>
              </w:rPr>
            </w:pPr>
            <w:r>
              <w:rPr>
                <w:noProof/>
                <w:lang w:val="en-US"/>
              </w:rPr>
              <w:t>Cached Input:</w:t>
            </w:r>
            <w:r w:rsidR="00A4342F">
              <w:rPr>
                <w:noProof/>
                <w:lang w:val="en-US"/>
              </w:rPr>
              <w:t xml:space="preserve"> 1</w:t>
            </w:r>
            <w:r>
              <w:rPr>
                <w:noProof/>
                <w:lang w:val="en-US"/>
              </w:rPr>
              <w:t>,5 $</w:t>
            </w:r>
          </w:p>
          <w:p w14:paraId="10C3760E" w14:textId="77777777" w:rsidR="00FE4255" w:rsidRPr="00B1630D" w:rsidRDefault="00FE4255" w:rsidP="00B765FD">
            <w:pPr>
              <w:rPr>
                <w:noProof/>
                <w:lang w:val="en-US"/>
              </w:rPr>
            </w:pPr>
          </w:p>
          <w:p w14:paraId="3594C204" w14:textId="77777777" w:rsidR="00FE4255" w:rsidRPr="00B1630D" w:rsidRDefault="00FE4255" w:rsidP="00B765FD">
            <w:pPr>
              <w:rPr>
                <w:noProof/>
                <w:lang w:val="en-US"/>
              </w:rPr>
            </w:pPr>
            <w:r w:rsidRPr="00B1630D">
              <w:rPr>
                <w:noProof/>
                <w:lang w:val="en-US"/>
              </w:rPr>
              <w:t>With Batch API</w:t>
            </w:r>
          </w:p>
          <w:p w14:paraId="26E3DF82" w14:textId="77777777" w:rsidR="00FE4255" w:rsidRPr="00B1630D" w:rsidRDefault="00FE4255" w:rsidP="00B765FD">
            <w:pPr>
              <w:rPr>
                <w:noProof/>
                <w:lang w:val="en-US"/>
              </w:rPr>
            </w:pPr>
            <w:r>
              <w:rPr>
                <w:noProof/>
                <w:lang w:val="en-US"/>
              </w:rPr>
              <w:t>entfällt</w:t>
            </w:r>
          </w:p>
        </w:tc>
        <w:tc>
          <w:tcPr>
            <w:tcW w:w="2409" w:type="dxa"/>
          </w:tcPr>
          <w:p w14:paraId="0F023FB8" w14:textId="77777777" w:rsidR="00FE4255" w:rsidRPr="00B13522" w:rsidRDefault="00FE4255" w:rsidP="00B765FD">
            <w:pPr>
              <w:rPr>
                <w:lang w:val="en-US"/>
              </w:rPr>
            </w:pPr>
            <w:r w:rsidRPr="00B13522">
              <w:rPr>
                <w:lang w:val="en-US"/>
              </w:rPr>
              <w:t>https://openai.com/api/pricing/</w:t>
            </w:r>
          </w:p>
        </w:tc>
      </w:tr>
      <w:tr w:rsidR="00A92E9D" w14:paraId="08DFAA9C" w14:textId="77777777" w:rsidTr="007B1625">
        <w:tc>
          <w:tcPr>
            <w:tcW w:w="1413" w:type="dxa"/>
          </w:tcPr>
          <w:p w14:paraId="71AFE3FC" w14:textId="77777777" w:rsidR="00A92E9D" w:rsidRDefault="00A92E9D" w:rsidP="000B66DA">
            <w:proofErr w:type="spellStart"/>
            <w:r>
              <w:t>Llama</w:t>
            </w:r>
            <w:proofErr w:type="spellEnd"/>
            <w:r>
              <w:t xml:space="preserve"> </w:t>
            </w:r>
            <w:proofErr w:type="spellStart"/>
            <w:r>
              <w:t>small</w:t>
            </w:r>
            <w:proofErr w:type="spellEnd"/>
            <w:r>
              <w:t xml:space="preserve"> 0B-8B</w:t>
            </w:r>
          </w:p>
        </w:tc>
        <w:tc>
          <w:tcPr>
            <w:tcW w:w="2551" w:type="dxa"/>
          </w:tcPr>
          <w:p w14:paraId="7D34A938" w14:textId="77777777" w:rsidR="00A92E9D" w:rsidRPr="003E4762" w:rsidRDefault="00A92E9D" w:rsidP="000B66DA"/>
        </w:tc>
        <w:tc>
          <w:tcPr>
            <w:tcW w:w="3261" w:type="dxa"/>
          </w:tcPr>
          <w:p w14:paraId="03CA3CC7" w14:textId="0C5D8311" w:rsidR="00A92E9D" w:rsidRDefault="00A92E9D" w:rsidP="000B66DA">
            <w:r w:rsidRPr="003E4762">
              <w:t xml:space="preserve">$0.4 </w:t>
            </w:r>
          </w:p>
        </w:tc>
        <w:tc>
          <w:tcPr>
            <w:tcW w:w="2409" w:type="dxa"/>
          </w:tcPr>
          <w:p w14:paraId="53AF586A" w14:textId="77777777" w:rsidR="00A92E9D" w:rsidRDefault="00A92E9D" w:rsidP="000B66DA">
            <w:r w:rsidRPr="003E4762">
              <w:t>https://www.llama-api.com/pricing</w:t>
            </w:r>
          </w:p>
        </w:tc>
      </w:tr>
      <w:tr w:rsidR="00A92E9D" w14:paraId="3C980505" w14:textId="77777777" w:rsidTr="007B1625">
        <w:tc>
          <w:tcPr>
            <w:tcW w:w="1413" w:type="dxa"/>
          </w:tcPr>
          <w:p w14:paraId="07A0E849" w14:textId="77777777" w:rsidR="00A92E9D" w:rsidRDefault="00A92E9D" w:rsidP="000B66DA">
            <w:proofErr w:type="spellStart"/>
            <w:r>
              <w:t>Llama</w:t>
            </w:r>
            <w:proofErr w:type="spellEnd"/>
            <w:r>
              <w:t xml:space="preserve"> </w:t>
            </w:r>
            <w:proofErr w:type="spellStart"/>
            <w:r>
              <w:t>small</w:t>
            </w:r>
            <w:proofErr w:type="spellEnd"/>
            <w:r>
              <w:t xml:space="preserve"> 8B-30B</w:t>
            </w:r>
          </w:p>
        </w:tc>
        <w:tc>
          <w:tcPr>
            <w:tcW w:w="2551" w:type="dxa"/>
          </w:tcPr>
          <w:p w14:paraId="0B15F6D0" w14:textId="77777777" w:rsidR="00A92E9D" w:rsidRPr="003E4762" w:rsidRDefault="00A92E9D" w:rsidP="000B66DA"/>
        </w:tc>
        <w:tc>
          <w:tcPr>
            <w:tcW w:w="3261" w:type="dxa"/>
          </w:tcPr>
          <w:p w14:paraId="42FBE22E" w14:textId="5F8413AC" w:rsidR="00A92E9D" w:rsidRDefault="00A92E9D" w:rsidP="000B66DA">
            <w:r w:rsidRPr="003E4762">
              <w:t>$</w:t>
            </w:r>
            <w:r w:rsidR="00536D4B">
              <w:t>1</w:t>
            </w:r>
            <w:r w:rsidRPr="003E4762">
              <w:t xml:space="preserve">.6 </w:t>
            </w:r>
          </w:p>
        </w:tc>
        <w:tc>
          <w:tcPr>
            <w:tcW w:w="2409" w:type="dxa"/>
          </w:tcPr>
          <w:p w14:paraId="0B14EB6A" w14:textId="77777777" w:rsidR="00A92E9D" w:rsidRDefault="00A92E9D" w:rsidP="000B66DA">
            <w:r w:rsidRPr="003E4762">
              <w:t>https://www.llama-api.com/pricing</w:t>
            </w:r>
          </w:p>
        </w:tc>
      </w:tr>
      <w:tr w:rsidR="00A92E9D" w14:paraId="12BC8006" w14:textId="77777777" w:rsidTr="007B1625">
        <w:tc>
          <w:tcPr>
            <w:tcW w:w="1413" w:type="dxa"/>
          </w:tcPr>
          <w:p w14:paraId="2F055D8B" w14:textId="77777777" w:rsidR="00A92E9D" w:rsidRDefault="00A92E9D" w:rsidP="000B66DA">
            <w:proofErr w:type="spellStart"/>
            <w:r>
              <w:t>Llama</w:t>
            </w:r>
            <w:proofErr w:type="spellEnd"/>
            <w:r>
              <w:t xml:space="preserve"> </w:t>
            </w:r>
            <w:proofErr w:type="spellStart"/>
            <w:r>
              <w:t>small</w:t>
            </w:r>
            <w:proofErr w:type="spellEnd"/>
            <w:r>
              <w:t xml:space="preserve"> &gt;30B</w:t>
            </w:r>
          </w:p>
        </w:tc>
        <w:tc>
          <w:tcPr>
            <w:tcW w:w="2551" w:type="dxa"/>
          </w:tcPr>
          <w:p w14:paraId="4C545794" w14:textId="77777777" w:rsidR="00A92E9D" w:rsidRPr="003E4762" w:rsidRDefault="00A92E9D" w:rsidP="000B66DA"/>
        </w:tc>
        <w:tc>
          <w:tcPr>
            <w:tcW w:w="3261" w:type="dxa"/>
          </w:tcPr>
          <w:p w14:paraId="7BE27755" w14:textId="47BAF6FC" w:rsidR="00A92E9D" w:rsidRDefault="00A92E9D" w:rsidP="000B66DA">
            <w:r w:rsidRPr="003E4762">
              <w:t>$</w:t>
            </w:r>
            <w:r w:rsidR="00536D4B">
              <w:t>2</w:t>
            </w:r>
            <w:r w:rsidRPr="003E4762">
              <w:t>.8</w:t>
            </w:r>
          </w:p>
        </w:tc>
        <w:tc>
          <w:tcPr>
            <w:tcW w:w="2409" w:type="dxa"/>
          </w:tcPr>
          <w:p w14:paraId="03E8BD8D" w14:textId="77777777" w:rsidR="00A92E9D" w:rsidRDefault="00A92E9D" w:rsidP="000B66DA">
            <w:r w:rsidRPr="003E4762">
              <w:t>https://www.llama-api.com/pricing</w:t>
            </w:r>
          </w:p>
        </w:tc>
      </w:tr>
    </w:tbl>
    <w:p w14:paraId="6F295F5C" w14:textId="77777777" w:rsidR="00BC4A8F" w:rsidRDefault="00BC4A8F" w:rsidP="00BC4A8F">
      <w:pPr>
        <w:rPr>
          <w:ins w:id="2079" w:author="Ben Fels" w:date="2024-12-22T11:41:00Z" w16du:dateUtc="2024-12-22T10:41:00Z"/>
        </w:rPr>
      </w:pPr>
    </w:p>
    <w:p w14:paraId="22CF2F80" w14:textId="16BEF577" w:rsidR="005F44ED" w:rsidRDefault="005F44ED">
      <w:pPr>
        <w:pStyle w:val="berschrift2"/>
      </w:pPr>
      <w:bookmarkStart w:id="2080" w:name="_Toc187929411"/>
      <w:ins w:id="2081" w:author="Ben Fels" w:date="2024-12-22T11:41:00Z" w16du:dateUtc="2024-12-22T10:41:00Z">
        <w:r>
          <w:t xml:space="preserve">Prompt </w:t>
        </w:r>
        <w:r w:rsidR="007F7952">
          <w:t>Templates</w:t>
        </w:r>
      </w:ins>
      <w:bookmarkEnd w:id="2080"/>
    </w:p>
    <w:p w14:paraId="6B04A080" w14:textId="4F6E1E97" w:rsidR="00662763" w:rsidRDefault="00662763" w:rsidP="00662763">
      <w:r>
        <w:t xml:space="preserve">Hier die </w:t>
      </w:r>
      <w:r w:rsidR="004664A3">
        <w:t>Prompts abbilden. Zum einen schema</w:t>
      </w:r>
      <w:r w:rsidR="0063441A">
        <w:t>tisch aus dem beschri</w:t>
      </w:r>
      <w:r w:rsidR="00185154">
        <w:t>e</w:t>
      </w:r>
      <w:r w:rsidR="0063441A">
        <w:t xml:space="preserve">benen Textbausteinen und zum anderen die </w:t>
      </w:r>
      <w:r w:rsidR="000521A1">
        <w:t>TXT-Dateien.</w:t>
      </w:r>
    </w:p>
    <w:p w14:paraId="3869BFA7" w14:textId="6BFE9DA6" w:rsidR="00831BA6" w:rsidRPr="00831BA6" w:rsidRDefault="00831BA6" w:rsidP="00662763">
      <w:pPr>
        <w:rPr>
          <w:b/>
        </w:rPr>
      </w:pPr>
      <w:r>
        <w:rPr>
          <w:b/>
        </w:rPr>
        <w:t>Zero</w:t>
      </w:r>
      <w:r w:rsidRPr="00831BA6">
        <w:rPr>
          <w:b/>
        </w:rPr>
        <w:t>-Shot Prompts</w:t>
      </w:r>
    </w:p>
    <w:p w14:paraId="23A67B9B" w14:textId="475EBC9F" w:rsidR="007D7DF6" w:rsidRDefault="00E249B3" w:rsidP="00662763">
      <w:r w:rsidRPr="00E249B3">
        <w:rPr>
          <w:noProof/>
        </w:rPr>
        <w:drawing>
          <wp:inline distT="0" distB="0" distL="0" distR="0" wp14:anchorId="18770524" wp14:editId="726ECCFA">
            <wp:extent cx="3715095" cy="3168000"/>
            <wp:effectExtent l="0" t="0" r="0" b="0"/>
            <wp:docPr id="187643401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34017" name="Grafik 1" descr="Ein Bild, das Text, Screenshot, Schrift, Zahl enthält.&#10;&#10;Automatisch generierte Beschreibung"/>
                    <pic:cNvPicPr/>
                  </pic:nvPicPr>
                  <pic:blipFill>
                    <a:blip r:embed="rId26"/>
                    <a:stretch>
                      <a:fillRect/>
                    </a:stretch>
                  </pic:blipFill>
                  <pic:spPr>
                    <a:xfrm>
                      <a:off x="0" y="0"/>
                      <a:ext cx="3715095" cy="3168000"/>
                    </a:xfrm>
                    <a:prstGeom prst="rect">
                      <a:avLst/>
                    </a:prstGeom>
                  </pic:spPr>
                </pic:pic>
              </a:graphicData>
            </a:graphic>
          </wp:inline>
        </w:drawing>
      </w:r>
    </w:p>
    <w:p w14:paraId="486535A5" w14:textId="7DF2E464" w:rsidR="00831BA6" w:rsidRPr="00831BA6" w:rsidRDefault="00831BA6" w:rsidP="00662763">
      <w:pPr>
        <w:rPr>
          <w:b/>
        </w:rPr>
      </w:pPr>
      <w:proofErr w:type="spellStart"/>
      <w:r w:rsidRPr="00831BA6">
        <w:rPr>
          <w:b/>
        </w:rPr>
        <w:t>One</w:t>
      </w:r>
      <w:proofErr w:type="spellEnd"/>
      <w:r w:rsidRPr="00831BA6">
        <w:rPr>
          <w:b/>
        </w:rPr>
        <w:t>-Shot Prompts</w:t>
      </w:r>
    </w:p>
    <w:p w14:paraId="565E1092" w14:textId="66E2B364" w:rsidR="00101732" w:rsidRDefault="005F760F" w:rsidP="00662763">
      <w:r w:rsidRPr="005F760F">
        <w:rPr>
          <w:noProof/>
        </w:rPr>
        <w:drawing>
          <wp:inline distT="0" distB="0" distL="0" distR="0" wp14:anchorId="2208EF74" wp14:editId="2275AC48">
            <wp:extent cx="4999501" cy="3168000"/>
            <wp:effectExtent l="0" t="0" r="0" b="0"/>
            <wp:docPr id="200042057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20574" name="Grafik 1" descr="Ein Bild, das Text, Screenshot, Schrift, Zahl enthält.&#10;&#10;Automatisch generierte Beschreibung"/>
                    <pic:cNvPicPr/>
                  </pic:nvPicPr>
                  <pic:blipFill>
                    <a:blip r:embed="rId27"/>
                    <a:stretch>
                      <a:fillRect/>
                    </a:stretch>
                  </pic:blipFill>
                  <pic:spPr>
                    <a:xfrm>
                      <a:off x="0" y="0"/>
                      <a:ext cx="4999501" cy="3168000"/>
                    </a:xfrm>
                    <a:prstGeom prst="rect">
                      <a:avLst/>
                    </a:prstGeom>
                  </pic:spPr>
                </pic:pic>
              </a:graphicData>
            </a:graphic>
          </wp:inline>
        </w:drawing>
      </w:r>
    </w:p>
    <w:p w14:paraId="3416D0F2" w14:textId="1A10789F" w:rsidR="005F760F" w:rsidRPr="00662763" w:rsidRDefault="003A4E79" w:rsidP="00662763">
      <w:pPr>
        <w:rPr>
          <w:ins w:id="2082" w:author="Ben Fels" w:date="2024-12-22T11:41:00Z" w16du:dateUtc="2024-12-22T10:41:00Z"/>
        </w:rPr>
      </w:pPr>
      <w:r>
        <w:t xml:space="preserve">Die </w:t>
      </w:r>
      <w:proofErr w:type="spellStart"/>
      <w:r>
        <w:t>Few</w:t>
      </w:r>
      <w:proofErr w:type="spellEnd"/>
      <w:r>
        <w:t xml:space="preserve">-Shot Prompts sind systematisch gleich zu den </w:t>
      </w:r>
      <w:proofErr w:type="spellStart"/>
      <w:r>
        <w:t>One</w:t>
      </w:r>
      <w:proofErr w:type="spellEnd"/>
      <w:r>
        <w:t>-Shot Prompts aufgebaut, jedoch werden mehrere Input-Output-Paare übergeben.</w:t>
      </w:r>
    </w:p>
    <w:p w14:paraId="1E923E30" w14:textId="77777777" w:rsidR="007F7952" w:rsidRPr="002E1F8F" w:rsidRDefault="007F7952" w:rsidP="00BC4A8F"/>
    <w:sectPr w:rsidR="007F7952" w:rsidRPr="002E1F8F" w:rsidSect="00EC6426">
      <w:headerReference w:type="first" r:id="rId28"/>
      <w:footerReference w:type="first" r:id="rId29"/>
      <w:pgSz w:w="11906" w:h="16838"/>
      <w:pgMar w:top="1418" w:right="1701" w:bottom="1134" w:left="141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Ben Fels" w:date="2025-01-13T07:07:00Z" w:initials="BF">
    <w:p w14:paraId="612BC775" w14:textId="77777777" w:rsidR="00D65E52" w:rsidRDefault="00D65E52" w:rsidP="00D65E52">
      <w:pPr>
        <w:pStyle w:val="Kommentartext"/>
      </w:pPr>
      <w:r>
        <w:rPr>
          <w:rStyle w:val="Kommentarzeichen"/>
        </w:rPr>
        <w:annotationRef/>
      </w:r>
      <w:r>
        <w:t>Hinweis zum Gendern in Fußzeile</w:t>
      </w:r>
    </w:p>
  </w:comment>
  <w:comment w:id="79" w:author="Ben Fels" w:date="2025-01-18T10:21:00Z" w:initials="BF">
    <w:p w14:paraId="12DD8870" w14:textId="77777777" w:rsidR="000D5F2E" w:rsidRDefault="000D5F2E" w:rsidP="000D5F2E">
      <w:pPr>
        <w:pStyle w:val="Kommentartext"/>
      </w:pPr>
      <w:r>
        <w:rPr>
          <w:rStyle w:val="Kommentarzeichen"/>
        </w:rPr>
        <w:annotationRef/>
      </w:r>
      <w:r>
        <w:t>OpenAI bezeichnet es als Prozess. Siehe Docu bei „Text generation“</w:t>
      </w:r>
    </w:p>
  </w:comment>
  <w:comment w:id="102" w:author="Ben Fels" w:date="2025-01-17T18:54:00Z" w:initials="BF">
    <w:p w14:paraId="24C7A8B7" w14:textId="20E90519" w:rsidR="008440EA" w:rsidRDefault="008440EA" w:rsidP="008440EA">
      <w:pPr>
        <w:pStyle w:val="Kommentartext"/>
      </w:pPr>
      <w:r>
        <w:rPr>
          <w:rStyle w:val="Kommentarzeichen"/>
        </w:rPr>
        <w:annotationRef/>
      </w:r>
      <w:r>
        <w:t xml:space="preserve">Welche? Yeginberg, </w:t>
      </w:r>
    </w:p>
  </w:comment>
  <w:comment w:id="112" w:author="Ben Fels" w:date="2024-12-12T16:20:00Z" w:initials="BF">
    <w:p w14:paraId="4DC4C242" w14:textId="2D9D99F2" w:rsidR="003F72C9" w:rsidRDefault="003F72C9" w:rsidP="003F72C9">
      <w:pPr>
        <w:pStyle w:val="Kommentartext"/>
      </w:pPr>
      <w:r>
        <w:rPr>
          <w:rStyle w:val="Kommentarzeichen"/>
        </w:rPr>
        <w:annotationRef/>
      </w:r>
      <w:r>
        <w:t>So in Exposé, sollte durchaus noch umgeschrieben werden</w:t>
      </w:r>
    </w:p>
  </w:comment>
  <w:comment w:id="169" w:author="Ben Fels" w:date="2024-09-24T19:13:00Z" w:initials="BF">
    <w:p w14:paraId="2EF8B8A0" w14:textId="77777777" w:rsidR="00A35D5E" w:rsidRDefault="00A35D5E" w:rsidP="00A35D5E">
      <w:pPr>
        <w:pStyle w:val="Kommentartext"/>
      </w:pPr>
      <w:r>
        <w:rPr>
          <w:rStyle w:val="Kommentarzeichen"/>
        </w:rPr>
        <w:annotationRef/>
      </w:r>
      <w:r>
        <w:t>Mehr Beispiele nennen</w:t>
      </w:r>
    </w:p>
  </w:comment>
  <w:comment w:id="276" w:author="Ben Fels" w:date="2024-12-21T13:27:00Z" w:initials="BF">
    <w:p w14:paraId="3A7B1E3F" w14:textId="77777777" w:rsidR="00EF77C8" w:rsidRDefault="00EF77C8" w:rsidP="00EF77C8">
      <w:pPr>
        <w:pStyle w:val="Kommentartext"/>
      </w:pPr>
      <w:r>
        <w:rPr>
          <w:rStyle w:val="Kommentarzeichen"/>
        </w:rPr>
        <w:annotationRef/>
      </w:r>
      <w:r>
        <w:t>Ggf. genauer darauf eingehen, welche Autoren sich auf Texte festlegen und welche es nicht genauer spezifizieren. Bswp. könnten Argumente auch aus Tonaufnahmen extrahiert werden.</w:t>
      </w:r>
    </w:p>
  </w:comment>
  <w:comment w:id="277" w:author="Ben Fels" w:date="2025-01-13T07:19:00Z" w:initials="BF">
    <w:p w14:paraId="1D77C598" w14:textId="77777777" w:rsidR="00252304" w:rsidRDefault="00252304" w:rsidP="00252304">
      <w:pPr>
        <w:pStyle w:val="Kommentartext"/>
      </w:pPr>
      <w:r>
        <w:rPr>
          <w:rStyle w:val="Kommentarzeichen"/>
        </w:rPr>
        <w:annotationRef/>
      </w:r>
      <w:r>
        <w:rPr>
          <w:color w:val="0000FF"/>
        </w:rPr>
        <w:t>(Peldszus &amp; Stede, 2013, S. 2)</w:t>
      </w:r>
    </w:p>
  </w:comment>
  <w:comment w:id="369" w:author="Ben Fels" w:date="2025-01-13T07:25:00Z" w:initials="BF">
    <w:p w14:paraId="2FDBEB32" w14:textId="77777777" w:rsidR="00EE61BF" w:rsidRDefault="00EE61BF" w:rsidP="00EE61BF">
      <w:pPr>
        <w:pStyle w:val="Kommentartext"/>
      </w:pPr>
      <w:r>
        <w:rPr>
          <w:rStyle w:val="Kommentarzeichen"/>
        </w:rPr>
        <w:annotationRef/>
      </w:r>
      <w:r>
        <w:t>In dem Datensatz wird zusätzlich die Hauptaussage des Textes unterschieden</w:t>
      </w:r>
    </w:p>
  </w:comment>
  <w:comment w:id="396" w:author="Ben Fels" w:date="2025-01-15T07:24:00Z" w:initials="BF">
    <w:p w14:paraId="7269906A" w14:textId="77777777" w:rsidR="00BB17BB" w:rsidRDefault="00BB17BB" w:rsidP="00BB17BB">
      <w:pPr>
        <w:pStyle w:val="Kommentartext"/>
      </w:pPr>
      <w:r>
        <w:rPr>
          <w:rStyle w:val="Kommentarzeichen"/>
        </w:rPr>
        <w:annotationRef/>
      </w:r>
      <w:r>
        <w:t>Passt hier m.E. nicht ganz so gut dazu</w:t>
      </w:r>
    </w:p>
  </w:comment>
  <w:comment w:id="534" w:author="Ben Fels" w:date="2024-12-23T19:11:00Z" w:initials="BF">
    <w:p w14:paraId="3BEE3E4C" w14:textId="77777777" w:rsidR="001801E3" w:rsidRDefault="001801E3" w:rsidP="001801E3">
      <w:pPr>
        <w:pStyle w:val="Kommentartext"/>
      </w:pPr>
      <w:r>
        <w:rPr>
          <w:rStyle w:val="Kommentarzeichen"/>
        </w:rPr>
        <w:annotationRef/>
      </w:r>
      <w:r>
        <w:t>Weitere Quellen:</w:t>
      </w:r>
    </w:p>
    <w:p w14:paraId="3DD8CFAA" w14:textId="77777777" w:rsidR="001801E3" w:rsidRDefault="001801E3" w:rsidP="001801E3">
      <w:pPr>
        <w:pStyle w:val="Kommentartext"/>
        <w:numPr>
          <w:ilvl w:val="0"/>
          <w:numId w:val="55"/>
        </w:numPr>
      </w:pPr>
      <w:r>
        <w:rPr>
          <w:color w:val="0000FF"/>
          <w:highlight w:val="cyan"/>
          <w:lang w:val="en-US"/>
        </w:rPr>
        <w:t>Walton, D., Reed, C., &amp; Macagno, F. (2008). Argumentation schemes. Cambridge University Press. doi:10.1017/CBO9780511802034</w:t>
      </w:r>
    </w:p>
    <w:p w14:paraId="41A36F5F" w14:textId="77777777" w:rsidR="001801E3" w:rsidRDefault="001801E3" w:rsidP="001801E3">
      <w:pPr>
        <w:pStyle w:val="Kommentartext"/>
      </w:pPr>
    </w:p>
    <w:p w14:paraId="6844D945" w14:textId="77777777" w:rsidR="001801E3" w:rsidRDefault="001801E3" w:rsidP="001801E3">
      <w:pPr>
        <w:pStyle w:val="Kommentartext"/>
        <w:numPr>
          <w:ilvl w:val="0"/>
          <w:numId w:val="56"/>
        </w:numPr>
      </w:pPr>
      <w:r>
        <w:rPr>
          <w:color w:val="0000FF"/>
          <w:highlight w:val="cyan"/>
          <w:lang w:val="en-US"/>
        </w:rPr>
        <w:t>Reed, C., Walton, D., &amp; Macagno, F. (2007).Argument diagramming in logic, law and artificial intelligence. The Knowledge Engineering Review, 22(1), 87–109. doi:10.1017/S0269888907001051.</w:t>
      </w:r>
    </w:p>
  </w:comment>
  <w:comment w:id="557" w:author="Ben Fels" w:date="2025-01-18T20:13:00Z" w:initials="BF">
    <w:p w14:paraId="5FDF5963" w14:textId="77777777" w:rsidR="00F07482" w:rsidRDefault="00F07482" w:rsidP="00F07482">
      <w:pPr>
        <w:pStyle w:val="Kommentartext"/>
      </w:pPr>
      <w:r>
        <w:rPr>
          <w:rStyle w:val="Kommentarzeichen"/>
        </w:rPr>
        <w:annotationRef/>
      </w:r>
      <w:r>
        <w:t>An geeigneter Stelle erläutern, dass es sich ddabei um Eingabeaufforderungen handelt.</w:t>
      </w:r>
    </w:p>
  </w:comment>
  <w:comment w:id="620" w:author="Ben Fels" w:date="2025-01-03T09:00:00Z" w:initials="BF">
    <w:p w14:paraId="4F7F0344" w14:textId="7DD5C295" w:rsidR="00B63A6E" w:rsidRDefault="00B63A6E" w:rsidP="00B63A6E">
      <w:pPr>
        <w:pStyle w:val="Kommentartext"/>
      </w:pPr>
      <w:r>
        <w:rPr>
          <w:rStyle w:val="Kommentarzeichen"/>
        </w:rPr>
        <w:annotationRef/>
      </w:r>
      <w:r>
        <w:t>Prüfen, ob Angabe de Fa. Wirklich notwendig ist, da jemand als Autor angegeben wurde</w:t>
      </w:r>
    </w:p>
  </w:comment>
  <w:comment w:id="625" w:author="Ben Fels" w:date="2025-01-03T09:12:00Z" w:initials="BF">
    <w:p w14:paraId="38EB9EEF" w14:textId="77777777" w:rsidR="004E6251" w:rsidRDefault="004E6251" w:rsidP="004E6251">
      <w:pPr>
        <w:pStyle w:val="Kommentartext"/>
      </w:pPr>
      <w:r>
        <w:rPr>
          <w:rStyle w:val="Kommentarzeichen"/>
        </w:rPr>
        <w:annotationRef/>
      </w:r>
      <w:r>
        <w:t>Kursiv formatieren?</w:t>
      </w:r>
    </w:p>
  </w:comment>
  <w:comment w:id="634" w:author="Ben Fels" w:date="2025-01-18T09:19:00Z" w:initials="BF">
    <w:p w14:paraId="1524D388" w14:textId="77777777" w:rsidR="00422FB9" w:rsidRDefault="00422FB9" w:rsidP="00422FB9">
      <w:pPr>
        <w:pStyle w:val="Kommentartext"/>
      </w:pPr>
      <w:r>
        <w:rPr>
          <w:rStyle w:val="Kommentarzeichen"/>
        </w:rPr>
        <w:annotationRef/>
      </w:r>
      <w:r>
        <w:t>Ggf. Schema mit daraus resultierender Struktur im Output in den Anhang packen.</w:t>
      </w:r>
    </w:p>
  </w:comment>
  <w:comment w:id="661" w:author="Ben Fels" w:date="2025-01-15T07:11:00Z" w:initials="BF">
    <w:p w14:paraId="6D7F0819" w14:textId="70DD0950" w:rsidR="00063B35" w:rsidRDefault="00063B35" w:rsidP="00063B35">
      <w:pPr>
        <w:pStyle w:val="Kommentartext"/>
      </w:pPr>
      <w:r>
        <w:rPr>
          <w:rStyle w:val="Kommentarzeichen"/>
        </w:rPr>
        <w:annotationRef/>
      </w:r>
      <w:r>
        <w:rPr>
          <w:i/>
          <w:iCs/>
          <w:color w:val="0000FF"/>
          <w:highlight w:val="cyan"/>
        </w:rPr>
        <w:t>Cohen's Kappa-Koeffizient. Wenn die Bewerter vollständig übereinstimmen, dann = 1, wenn es keine Übereinstimmung zwischen den Bewertern gibt, die über das hinausgeht, was zufällig zu erwarten wäre, = 0. Bei NLP-Aufgaben wird die Übereinstimmung als signifikant angesehen, wenn sie &gt;0,6 ist.“</w:t>
      </w:r>
      <w:r>
        <w:rPr>
          <w:i/>
          <w:iCs/>
          <w:color w:val="0000FF"/>
        </w:rPr>
        <w:t xml:space="preserve"> </w:t>
      </w:r>
    </w:p>
  </w:comment>
  <w:comment w:id="669" w:author="Ben Fels" w:date="2025-01-18T08:51:00Z" w:initials="BF">
    <w:p w14:paraId="564BFEB5" w14:textId="77777777" w:rsidR="000379CF" w:rsidRDefault="000379CF" w:rsidP="000379CF">
      <w:pPr>
        <w:pStyle w:val="Kommentartext"/>
      </w:pPr>
      <w:r>
        <w:rPr>
          <w:rStyle w:val="Kommentarzeichen"/>
        </w:rPr>
        <w:annotationRef/>
      </w:r>
      <w:r>
        <w:t>Evtl. eher in-context learning</w:t>
      </w:r>
    </w:p>
  </w:comment>
  <w:comment w:id="938" w:author="Ben Fels" w:date="2024-12-21T11:19:00Z" w:initials="BF">
    <w:p w14:paraId="3E342C31" w14:textId="64B0747B" w:rsidR="00B62541" w:rsidRDefault="00B62541" w:rsidP="00B62541">
      <w:pPr>
        <w:pStyle w:val="Kommentartext"/>
      </w:pPr>
      <w:r>
        <w:rPr>
          <w:rStyle w:val="Kommentarzeichen"/>
        </w:rPr>
        <w:annotationRef/>
      </w:r>
      <w:r>
        <w:t>Formatierung prüfen. Über oder unter dem Bild?</w:t>
      </w:r>
    </w:p>
  </w:comment>
  <w:comment w:id="1021" w:author="Ben Fels" w:date="2025-01-02T11:58:00Z" w:initials="BF">
    <w:p w14:paraId="2F73160B" w14:textId="17919343" w:rsidR="00992457" w:rsidRDefault="00992457" w:rsidP="00992457">
      <w:pPr>
        <w:pStyle w:val="Kommentartext"/>
      </w:pPr>
      <w:r>
        <w:rPr>
          <w:rStyle w:val="Kommentarzeichen"/>
        </w:rPr>
        <w:annotationRef/>
      </w:r>
      <w:r>
        <w:t>Korrekte Angabe mehrere Seitenzahlen nach APA</w:t>
      </w:r>
    </w:p>
  </w:comment>
  <w:comment w:id="1079" w:author="Ben Fels" w:date="2025-01-12T15:29:00Z" w:initials="BF">
    <w:p w14:paraId="28C9014D" w14:textId="59CF908F" w:rsidR="009B2AC2" w:rsidRDefault="009B2AC2" w:rsidP="009B2AC2">
      <w:pPr>
        <w:pStyle w:val="Kommentartext"/>
      </w:pPr>
      <w:r>
        <w:rPr>
          <w:rStyle w:val="Kommentarzeichen"/>
        </w:rPr>
        <w:annotationRef/>
      </w:r>
      <w:r>
        <w:t>Muss entfallen, da die Smoothing function in nltk nicht korrekt implementiert ist. Hinweis in Fußzeile vermerken.</w:t>
      </w:r>
    </w:p>
  </w:comment>
  <w:comment w:id="1080" w:author="Ben Fels" w:date="2025-01-12T15:33:00Z" w:initials="BF">
    <w:p w14:paraId="4243C24F" w14:textId="77777777" w:rsidR="009B2AC2" w:rsidRDefault="009B2AC2" w:rsidP="009B2AC2">
      <w:pPr>
        <w:pStyle w:val="Kommentartext"/>
      </w:pPr>
      <w:r>
        <w:rPr>
          <w:rStyle w:val="Kommentarzeichen"/>
        </w:rPr>
        <w:annotationRef/>
      </w:r>
      <w:r>
        <w:t>Oder darauf hinweisen und auf eine andere Smoothing function zurück greifen.</w:t>
      </w:r>
    </w:p>
  </w:comment>
  <w:comment w:id="1081" w:author="Ben Fels" w:date="2025-01-12T15:29:00Z" w:initials="BF">
    <w:p w14:paraId="3C823AA6" w14:textId="77777777" w:rsidR="009B2AC2" w:rsidRDefault="009B2AC2" w:rsidP="009B2AC2">
      <w:pPr>
        <w:pStyle w:val="Kommentartext"/>
      </w:pPr>
      <w:r>
        <w:rPr>
          <w:rStyle w:val="Kommentarzeichen"/>
        </w:rPr>
        <w:annotationRef/>
      </w:r>
      <w:r>
        <w:t>s.o.</w:t>
      </w:r>
    </w:p>
  </w:comment>
  <w:comment w:id="1082" w:author="Ben Fels" w:date="2025-01-12T15:31:00Z" w:initials="BF">
    <w:p w14:paraId="6B10C5FF" w14:textId="77777777" w:rsidR="009B2AC2" w:rsidRDefault="009B2AC2" w:rsidP="009B2AC2">
      <w:pPr>
        <w:pStyle w:val="Kommentartext"/>
      </w:pPr>
      <w:r>
        <w:rPr>
          <w:rStyle w:val="Kommentarzeichen"/>
        </w:rPr>
        <w:annotationRef/>
      </w:r>
      <w:r>
        <w:t>Ggf. korrigieren, sofern geändert.</w:t>
      </w:r>
    </w:p>
  </w:comment>
  <w:comment w:id="1083" w:author="Ben Fels" w:date="2025-01-02T10:01:00Z" w:initials="BF">
    <w:p w14:paraId="7D88C3B7" w14:textId="77777777" w:rsidR="009B2AC2" w:rsidRDefault="009B2AC2" w:rsidP="009B2AC2">
      <w:pPr>
        <w:pStyle w:val="Kommentartext"/>
      </w:pPr>
      <w:r>
        <w:rPr>
          <w:rStyle w:val="Kommentarzeichen"/>
        </w:rPr>
        <w:annotationRef/>
      </w:r>
      <w:r>
        <w:t>Ggf. in Anhang packen</w:t>
      </w:r>
    </w:p>
  </w:comment>
  <w:comment w:id="1085" w:author="Ben Fels" w:date="2025-01-17T14:14:00Z" w:initials="BF">
    <w:p w14:paraId="02C93BE5" w14:textId="77777777" w:rsidR="009B2AC2" w:rsidRDefault="009B2AC2" w:rsidP="009B2AC2">
      <w:pPr>
        <w:pStyle w:val="Kommentartext"/>
      </w:pPr>
      <w:r>
        <w:rPr>
          <w:rStyle w:val="Kommentarzeichen"/>
        </w:rPr>
        <w:annotationRef/>
      </w:r>
      <w:r>
        <w:t xml:space="preserve">Weist auf geringen recall hin </w:t>
      </w:r>
    </w:p>
  </w:comment>
  <w:comment w:id="1152" w:author="Ben Fels" w:date="2024-12-16T21:53:00Z" w:initials="BF">
    <w:p w14:paraId="3917B9B3" w14:textId="580CA73F" w:rsidR="002B52F5" w:rsidRDefault="002B52F5" w:rsidP="002B52F5">
      <w:pPr>
        <w:pStyle w:val="Kommentartext"/>
      </w:pPr>
      <w:r>
        <w:rPr>
          <w:rStyle w:val="Kommentarzeichen"/>
        </w:rPr>
        <w:annotationRef/>
      </w:r>
      <w:r>
        <w:t>Erläuterung inkl. Quelle zu Kontext-Fenster anführen.</w:t>
      </w:r>
    </w:p>
  </w:comment>
  <w:comment w:id="1201" w:author="Ben Fels" w:date="2025-01-15T10:15:00Z" w:initials="BF">
    <w:p w14:paraId="5791DF0A" w14:textId="77777777" w:rsidR="00276390" w:rsidRDefault="00276390" w:rsidP="00276390">
      <w:pPr>
        <w:pStyle w:val="Kommentartext"/>
      </w:pPr>
      <w:r>
        <w:rPr>
          <w:rStyle w:val="Kommentarzeichen"/>
        </w:rPr>
        <w:annotationRef/>
      </w:r>
      <w:r>
        <w:t>Bezeichnungen vereinheitlichen auch in den Abbildungen!</w:t>
      </w:r>
    </w:p>
  </w:comment>
  <w:comment w:id="1257" w:author="Ben Fels" w:date="2024-10-11T11:09:00Z" w:initials="BF">
    <w:p w14:paraId="3525A9B8" w14:textId="5E9023E8" w:rsidR="0010647F" w:rsidRDefault="0010647F" w:rsidP="0010647F">
      <w:pPr>
        <w:pStyle w:val="Kommentartext"/>
      </w:pPr>
      <w:r>
        <w:rPr>
          <w:rStyle w:val="Kommentarzeichen"/>
        </w:rPr>
        <w:annotationRef/>
      </w:r>
      <w:r>
        <w:t>Allgemeines Buch als Quelle, ggf. bessere Quelle finden</w:t>
      </w:r>
    </w:p>
  </w:comment>
  <w:comment w:id="1279" w:author="Ben Fels" w:date="2024-09-24T19:13:00Z" w:initials="BF">
    <w:p w14:paraId="390EF321" w14:textId="77777777" w:rsidR="004D5E3E" w:rsidRDefault="004D5E3E" w:rsidP="004D5E3E">
      <w:pPr>
        <w:pStyle w:val="Kommentartext"/>
      </w:pPr>
      <w:r>
        <w:rPr>
          <w:rStyle w:val="Kommentarzeichen"/>
        </w:rPr>
        <w:annotationRef/>
      </w:r>
      <w:r>
        <w:t>Mehr Beispiele nennen</w:t>
      </w:r>
    </w:p>
  </w:comment>
  <w:comment w:id="1493" w:author="Ben Fels" w:date="2024-10-25T10:30:00Z" w:initials="BF">
    <w:p w14:paraId="53D71DA7" w14:textId="77777777" w:rsidR="004D5DFC" w:rsidRDefault="004D5DFC" w:rsidP="004D5DFC">
      <w:pPr>
        <w:pStyle w:val="Kommentartext"/>
      </w:pPr>
      <w:r>
        <w:rPr>
          <w:rStyle w:val="Kommentarzeichen"/>
        </w:rPr>
        <w:annotationRef/>
      </w:r>
      <w:r>
        <w:t>m.E. stecken hier zwei Aufgaben in einer</w:t>
      </w:r>
    </w:p>
  </w:comment>
  <w:comment w:id="1544" w:author="Ben Fels" w:date="2024-10-19T10:02:00Z" w:initials="BF">
    <w:p w14:paraId="3A117C8A" w14:textId="0B1A875E" w:rsidR="00485B60" w:rsidRDefault="00485B60" w:rsidP="00485B60">
      <w:pPr>
        <w:pStyle w:val="Kommentartext"/>
      </w:pPr>
      <w:r>
        <w:rPr>
          <w:rStyle w:val="Kommentarzeichen"/>
        </w:rPr>
        <w:annotationRef/>
      </w:r>
      <w:r>
        <w:t>Umformulieren, wurde nur übersetzt.</w:t>
      </w:r>
    </w:p>
  </w:comment>
  <w:comment w:id="2024" w:author="Ben Fels" w:date="2024-10-17T11:25:00Z" w:initials="BF">
    <w:p w14:paraId="0DBA5F5C" w14:textId="5A73BDD9" w:rsidR="00196550" w:rsidRDefault="00196550" w:rsidP="00196550">
      <w:pPr>
        <w:pStyle w:val="Kommentartext"/>
      </w:pPr>
      <w:r>
        <w:rPr>
          <w:rStyle w:val="Kommentarzeichen"/>
        </w:rPr>
        <w:annotationRef/>
      </w:r>
      <w:r>
        <w:t>Quelle zu erläuterung finden</w:t>
      </w:r>
    </w:p>
  </w:comment>
  <w:comment w:id="2050" w:author="Ben Fels" w:date="2024-10-13T18:35:00Z" w:initials="BF">
    <w:p w14:paraId="2C981AF2" w14:textId="73393BB7" w:rsidR="00650BC2" w:rsidRDefault="00650BC2" w:rsidP="00650BC2">
      <w:pPr>
        <w:pStyle w:val="Kommentartext"/>
      </w:pPr>
      <w:r>
        <w:rPr>
          <w:rStyle w:val="Kommentarzeichen"/>
        </w:rPr>
        <w:annotationRef/>
      </w:r>
      <w:r>
        <w:t>Sehr alt. Vermutlich nicht geeignet als Benchmark bzw. SOTA</w:t>
      </w:r>
    </w:p>
  </w:comment>
  <w:comment w:id="2075" w:author="Ben Fels" w:date="2025-01-03T10:14:00Z" w:initials="BF">
    <w:p w14:paraId="595B6897" w14:textId="77777777" w:rsidR="000A16D0" w:rsidRDefault="000A16D0" w:rsidP="000A16D0">
      <w:pPr>
        <w:pStyle w:val="Kommentartext"/>
      </w:pPr>
      <w:r>
        <w:rPr>
          <w:rStyle w:val="Kommentarzeichen"/>
        </w:rPr>
        <w:annotationRef/>
      </w:r>
      <w:r>
        <w:t>Als Blocksatz formatieren.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12BC775" w15:done="0"/>
  <w15:commentEx w15:paraId="12DD8870" w15:done="0"/>
  <w15:commentEx w15:paraId="24C7A8B7" w15:done="0"/>
  <w15:commentEx w15:paraId="4DC4C242" w15:done="0"/>
  <w15:commentEx w15:paraId="2EF8B8A0" w15:done="0"/>
  <w15:commentEx w15:paraId="3A7B1E3F" w15:done="0"/>
  <w15:commentEx w15:paraId="1D77C598" w15:paraIdParent="3A7B1E3F" w15:done="0"/>
  <w15:commentEx w15:paraId="2FDBEB32" w15:done="0"/>
  <w15:commentEx w15:paraId="7269906A" w15:done="0"/>
  <w15:commentEx w15:paraId="6844D945" w15:done="0"/>
  <w15:commentEx w15:paraId="5FDF5963" w15:done="0"/>
  <w15:commentEx w15:paraId="4F7F0344" w15:done="0"/>
  <w15:commentEx w15:paraId="38EB9EEF" w15:done="0"/>
  <w15:commentEx w15:paraId="1524D388" w15:done="0"/>
  <w15:commentEx w15:paraId="6D7F0819" w15:done="0"/>
  <w15:commentEx w15:paraId="564BFEB5" w15:done="0"/>
  <w15:commentEx w15:paraId="3E342C31" w15:done="0"/>
  <w15:commentEx w15:paraId="2F73160B" w15:done="0"/>
  <w15:commentEx w15:paraId="28C9014D" w15:done="0"/>
  <w15:commentEx w15:paraId="4243C24F" w15:paraIdParent="28C9014D" w15:done="0"/>
  <w15:commentEx w15:paraId="3C823AA6" w15:done="0"/>
  <w15:commentEx w15:paraId="6B10C5FF" w15:done="0"/>
  <w15:commentEx w15:paraId="7D88C3B7" w15:done="0"/>
  <w15:commentEx w15:paraId="02C93BE5" w15:done="0"/>
  <w15:commentEx w15:paraId="3917B9B3" w15:done="0"/>
  <w15:commentEx w15:paraId="5791DF0A" w15:done="0"/>
  <w15:commentEx w15:paraId="3525A9B8" w15:done="0"/>
  <w15:commentEx w15:paraId="390EF321" w15:done="0"/>
  <w15:commentEx w15:paraId="53D71DA7" w15:done="0"/>
  <w15:commentEx w15:paraId="3A117C8A" w15:done="0"/>
  <w15:commentEx w15:paraId="0DBA5F5C" w15:done="0"/>
  <w15:commentEx w15:paraId="2C981AF2" w15:done="0"/>
  <w15:commentEx w15:paraId="595B68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FD11F5E" w16cex:dateUtc="2025-01-13T06:07:00Z"/>
  <w16cex:commentExtensible w16cex:durableId="4E8A58E9" w16cex:dateUtc="2025-01-18T09:21:00Z"/>
  <w16cex:commentExtensible w16cex:durableId="31F4FD89" w16cex:dateUtc="2025-01-17T17:54:00Z"/>
  <w16cex:commentExtensible w16cex:durableId="01DADFCD" w16cex:dateUtc="2024-12-12T15:20:00Z"/>
  <w16cex:commentExtensible w16cex:durableId="1932D9B7" w16cex:dateUtc="2024-09-24T17:13:00Z"/>
  <w16cex:commentExtensible w16cex:durableId="6E86E437" w16cex:dateUtc="2024-12-21T12:27:00Z"/>
  <w16cex:commentExtensible w16cex:durableId="6059F665" w16cex:dateUtc="2025-01-13T06:19:00Z"/>
  <w16cex:commentExtensible w16cex:durableId="60DF0DD1" w16cex:dateUtc="2025-01-13T06:25:00Z"/>
  <w16cex:commentExtensible w16cex:durableId="42AD76E1" w16cex:dateUtc="2025-01-15T06:24:00Z"/>
  <w16cex:commentExtensible w16cex:durableId="2E763F5A" w16cex:dateUtc="2024-12-23T18:11:00Z"/>
  <w16cex:commentExtensible w16cex:durableId="35ADA725" w16cex:dateUtc="2025-01-18T19:13:00Z"/>
  <w16cex:commentExtensible w16cex:durableId="63BE1282" w16cex:dateUtc="2025-01-03T08:00:00Z"/>
  <w16cex:commentExtensible w16cex:durableId="6B9AC107" w16cex:dateUtc="2025-01-03T08:12:00Z"/>
  <w16cex:commentExtensible w16cex:durableId="40E600E4" w16cex:dateUtc="2025-01-18T08:19:00Z"/>
  <w16cex:commentExtensible w16cex:durableId="23A83DDB" w16cex:dateUtc="2025-01-15T06:11:00Z"/>
  <w16cex:commentExtensible w16cex:durableId="7A5E5F1C" w16cex:dateUtc="2025-01-18T07:51:00Z"/>
  <w16cex:commentExtensible w16cex:durableId="768114D2" w16cex:dateUtc="2024-12-21T10:19:00Z"/>
  <w16cex:commentExtensible w16cex:durableId="526AA139" w16cex:dateUtc="2025-01-02T10:58:00Z"/>
  <w16cex:commentExtensible w16cex:durableId="14DFD212" w16cex:dateUtc="2025-01-12T14:29:00Z"/>
  <w16cex:commentExtensible w16cex:durableId="3B9743A7" w16cex:dateUtc="2025-01-12T14:33:00Z"/>
  <w16cex:commentExtensible w16cex:durableId="497AA87F" w16cex:dateUtc="2025-01-12T14:29:00Z"/>
  <w16cex:commentExtensible w16cex:durableId="19DC09B1" w16cex:dateUtc="2025-01-12T14:31:00Z"/>
  <w16cex:commentExtensible w16cex:durableId="754CC8BC" w16cex:dateUtc="2025-01-02T09:01:00Z"/>
  <w16cex:commentExtensible w16cex:durableId="5A1A8571" w16cex:dateUtc="2025-01-17T13:14:00Z"/>
  <w16cex:commentExtensible w16cex:durableId="057F9DB2" w16cex:dateUtc="2024-12-16T20:53:00Z"/>
  <w16cex:commentExtensible w16cex:durableId="5999223F" w16cex:dateUtc="2025-01-15T09:15:00Z"/>
  <w16cex:commentExtensible w16cex:durableId="653CA9F8" w16cex:dateUtc="2024-10-11T09:09:00Z"/>
  <w16cex:commentExtensible w16cex:durableId="4E708073" w16cex:dateUtc="2024-09-24T17:13:00Z"/>
  <w16cex:commentExtensible w16cex:durableId="44FB8EC8" w16cex:dateUtc="2024-10-25T08:30:00Z"/>
  <w16cex:commentExtensible w16cex:durableId="48326447" w16cex:dateUtc="2024-10-19T08:02:00Z"/>
  <w16cex:commentExtensible w16cex:durableId="55C4C0BC" w16cex:dateUtc="2024-10-17T09:25:00Z"/>
  <w16cex:commentExtensible w16cex:durableId="2A1E6CDD" w16cex:dateUtc="2024-10-13T16:35:00Z"/>
  <w16cex:commentExtensible w16cex:durableId="12168AF1" w16cex:dateUtc="2025-01-03T09: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12BC775" w16cid:durableId="5FD11F5E"/>
  <w16cid:commentId w16cid:paraId="12DD8870" w16cid:durableId="4E8A58E9"/>
  <w16cid:commentId w16cid:paraId="24C7A8B7" w16cid:durableId="31F4FD89"/>
  <w16cid:commentId w16cid:paraId="4DC4C242" w16cid:durableId="01DADFCD"/>
  <w16cid:commentId w16cid:paraId="2EF8B8A0" w16cid:durableId="1932D9B7"/>
  <w16cid:commentId w16cid:paraId="3A7B1E3F" w16cid:durableId="6E86E437"/>
  <w16cid:commentId w16cid:paraId="1D77C598" w16cid:durableId="6059F665"/>
  <w16cid:commentId w16cid:paraId="2FDBEB32" w16cid:durableId="60DF0DD1"/>
  <w16cid:commentId w16cid:paraId="7269906A" w16cid:durableId="42AD76E1"/>
  <w16cid:commentId w16cid:paraId="6844D945" w16cid:durableId="2E763F5A"/>
  <w16cid:commentId w16cid:paraId="5FDF5963" w16cid:durableId="35ADA725"/>
  <w16cid:commentId w16cid:paraId="4F7F0344" w16cid:durableId="63BE1282"/>
  <w16cid:commentId w16cid:paraId="38EB9EEF" w16cid:durableId="6B9AC107"/>
  <w16cid:commentId w16cid:paraId="1524D388" w16cid:durableId="40E600E4"/>
  <w16cid:commentId w16cid:paraId="6D7F0819" w16cid:durableId="23A83DDB"/>
  <w16cid:commentId w16cid:paraId="564BFEB5" w16cid:durableId="7A5E5F1C"/>
  <w16cid:commentId w16cid:paraId="3E342C31" w16cid:durableId="768114D2"/>
  <w16cid:commentId w16cid:paraId="2F73160B" w16cid:durableId="526AA139"/>
  <w16cid:commentId w16cid:paraId="28C9014D" w16cid:durableId="14DFD212"/>
  <w16cid:commentId w16cid:paraId="4243C24F" w16cid:durableId="3B9743A7"/>
  <w16cid:commentId w16cid:paraId="3C823AA6" w16cid:durableId="497AA87F"/>
  <w16cid:commentId w16cid:paraId="6B10C5FF" w16cid:durableId="19DC09B1"/>
  <w16cid:commentId w16cid:paraId="7D88C3B7" w16cid:durableId="754CC8BC"/>
  <w16cid:commentId w16cid:paraId="02C93BE5" w16cid:durableId="5A1A8571"/>
  <w16cid:commentId w16cid:paraId="3917B9B3" w16cid:durableId="057F9DB2"/>
  <w16cid:commentId w16cid:paraId="5791DF0A" w16cid:durableId="5999223F"/>
  <w16cid:commentId w16cid:paraId="3525A9B8" w16cid:durableId="653CA9F8"/>
  <w16cid:commentId w16cid:paraId="390EF321" w16cid:durableId="4E708073"/>
  <w16cid:commentId w16cid:paraId="53D71DA7" w16cid:durableId="44FB8EC8"/>
  <w16cid:commentId w16cid:paraId="3A117C8A" w16cid:durableId="48326447"/>
  <w16cid:commentId w16cid:paraId="0DBA5F5C" w16cid:durableId="55C4C0BC"/>
  <w16cid:commentId w16cid:paraId="2C981AF2" w16cid:durableId="2A1E6CDD"/>
  <w16cid:commentId w16cid:paraId="595B6897" w16cid:durableId="12168A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822A97" w14:textId="77777777" w:rsidR="00D27F6E" w:rsidRDefault="00D27F6E" w:rsidP="00FD56D1">
      <w:pPr>
        <w:spacing w:after="0" w:line="240" w:lineRule="auto"/>
      </w:pPr>
      <w:r>
        <w:separator/>
      </w:r>
    </w:p>
  </w:endnote>
  <w:endnote w:type="continuationSeparator" w:id="0">
    <w:p w14:paraId="4E53563C" w14:textId="77777777" w:rsidR="00D27F6E" w:rsidRDefault="00D27F6E" w:rsidP="00FD5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IBMPlexSans-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5547680"/>
      <w:docPartObj>
        <w:docPartGallery w:val="Page Numbers (Bottom of Page)"/>
        <w:docPartUnique/>
      </w:docPartObj>
    </w:sdtPr>
    <w:sdtEndPr/>
    <w:sdtContent>
      <w:p w14:paraId="6F057497" w14:textId="77777777" w:rsidR="0091537B" w:rsidRDefault="0091537B">
        <w:pPr>
          <w:pStyle w:val="Fuzeile"/>
          <w:jc w:val="right"/>
        </w:pPr>
        <w:r>
          <w:fldChar w:fldCharType="begin"/>
        </w:r>
        <w:r>
          <w:instrText>PAGE   \* MERGEFORMAT</w:instrText>
        </w:r>
        <w:r>
          <w:fldChar w:fldCharType="separate"/>
        </w:r>
        <w:r>
          <w:t>2</w:t>
        </w:r>
        <w:r>
          <w:fldChar w:fldCharType="end"/>
        </w:r>
      </w:p>
    </w:sdtContent>
  </w:sdt>
  <w:p w14:paraId="3F56BBD8" w14:textId="77777777" w:rsidR="00FD56D1" w:rsidRDefault="00FD56D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6181000"/>
      <w:docPartObj>
        <w:docPartGallery w:val="Page Numbers (Bottom of Page)"/>
        <w:docPartUnique/>
      </w:docPartObj>
    </w:sdtPr>
    <w:sdtEndPr>
      <w:rPr>
        <w:color w:val="FFFFFF" w:themeColor="background1"/>
      </w:rPr>
    </w:sdtEndPr>
    <w:sdtContent>
      <w:p w14:paraId="0C06F60E" w14:textId="77777777" w:rsidR="0091537B" w:rsidRPr="0091537B" w:rsidRDefault="0091537B">
        <w:pPr>
          <w:pStyle w:val="Fuzeile"/>
          <w:jc w:val="right"/>
          <w:rPr>
            <w:color w:val="FFFFFF" w:themeColor="background1"/>
          </w:rPr>
        </w:pPr>
        <w:r w:rsidRPr="0091537B">
          <w:rPr>
            <w:color w:val="FFFFFF" w:themeColor="background1"/>
          </w:rPr>
          <w:fldChar w:fldCharType="begin"/>
        </w:r>
        <w:r w:rsidRPr="0091537B">
          <w:rPr>
            <w:color w:val="FFFFFF" w:themeColor="background1"/>
          </w:rPr>
          <w:instrText>PAGE   \* MERGEFORMAT</w:instrText>
        </w:r>
        <w:r w:rsidRPr="0091537B">
          <w:rPr>
            <w:color w:val="FFFFFF" w:themeColor="background1"/>
          </w:rPr>
          <w:fldChar w:fldCharType="separate"/>
        </w:r>
        <w:r w:rsidRPr="0091537B">
          <w:rPr>
            <w:color w:val="FFFFFF" w:themeColor="background1"/>
          </w:rPr>
          <w:t>2</w:t>
        </w:r>
        <w:r w:rsidRPr="0091537B">
          <w:rPr>
            <w:color w:val="FFFFFF" w:themeColor="background1"/>
          </w:rPr>
          <w:fldChar w:fldCharType="end"/>
        </w:r>
      </w:p>
    </w:sdtContent>
  </w:sdt>
  <w:p w14:paraId="021A2E03" w14:textId="77777777" w:rsidR="00FD56D1" w:rsidRDefault="00FD56D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3900724"/>
      <w:docPartObj>
        <w:docPartGallery w:val="Page Numbers (Bottom of Page)"/>
        <w:docPartUnique/>
      </w:docPartObj>
    </w:sdtPr>
    <w:sdtEndPr/>
    <w:sdtContent>
      <w:p w14:paraId="45881E72" w14:textId="77777777" w:rsidR="0091537B" w:rsidRDefault="0091537B">
        <w:pPr>
          <w:pStyle w:val="Fuzeil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B554E3" w14:textId="77777777" w:rsidR="00D27F6E" w:rsidRDefault="00D27F6E" w:rsidP="00FD56D1">
      <w:pPr>
        <w:spacing w:after="0" w:line="240" w:lineRule="auto"/>
      </w:pPr>
      <w:r>
        <w:separator/>
      </w:r>
    </w:p>
  </w:footnote>
  <w:footnote w:type="continuationSeparator" w:id="0">
    <w:p w14:paraId="0E8A0F99" w14:textId="77777777" w:rsidR="00D27F6E" w:rsidRDefault="00D27F6E" w:rsidP="00FD56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CD7819" w14:textId="35B631C5" w:rsidR="00E5746A" w:rsidRDefault="00F00AEF">
    <w:pPr>
      <w:pStyle w:val="Kopfzeile"/>
    </w:pPr>
    <w:r>
      <w:rPr>
        <w:noProof/>
      </w:rPr>
      <w:drawing>
        <wp:anchor distT="0" distB="0" distL="114300" distR="114300" simplePos="0" relativeHeight="251658240" behindDoc="0" locked="0" layoutInCell="1" allowOverlap="1" wp14:anchorId="25128028" wp14:editId="0D63D2F6">
          <wp:simplePos x="0" y="0"/>
          <wp:positionH relativeFrom="column">
            <wp:posOffset>3561080</wp:posOffset>
          </wp:positionH>
          <wp:positionV relativeFrom="paragraph">
            <wp:posOffset>-32857</wp:posOffset>
          </wp:positionV>
          <wp:extent cx="2640330" cy="539750"/>
          <wp:effectExtent l="0" t="0" r="7620" b="0"/>
          <wp:wrapSquare wrapText="bothSides"/>
          <wp:docPr id="224681245" name="Grafik 1" descr="Ein Bild, das Text, Schrift, Grafiken,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81245" name="Grafik 1" descr="Ein Bild, das Text, Schrift, Grafiken, Logo enthält.&#10;&#10;Automatisch generierte Beschreibu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640330" cy="539750"/>
                  </a:xfrm>
                  <a:prstGeom prst="rect">
                    <a:avLst/>
                  </a:prstGeom>
                </pic:spPr>
              </pic:pic>
            </a:graphicData>
          </a:graphic>
        </wp:anchor>
      </w:drawing>
    </w:r>
  </w:p>
  <w:p w14:paraId="6685441A" w14:textId="69246EA9" w:rsidR="00E5746A" w:rsidRDefault="00F00AEF">
    <w:pPr>
      <w:pStyle w:val="Kopfzeile"/>
    </w:pPr>
    <w:r w:rsidRPr="00F00AEF">
      <w:rPr>
        <w:noProo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E34EE9" w14:textId="77777777" w:rsidR="00BB78D5" w:rsidRDefault="00BB78D5">
    <w:pPr>
      <w:pStyle w:val="Kopfzeile"/>
    </w:pPr>
  </w:p>
  <w:p w14:paraId="3E5710BE" w14:textId="77777777" w:rsidR="00BB78D5" w:rsidRDefault="00BB78D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F99C6D0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1EC7C6B"/>
    <w:multiLevelType w:val="hybridMultilevel"/>
    <w:tmpl w:val="D5DE5088"/>
    <w:lvl w:ilvl="0" w:tplc="8CB46090">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7307BE2"/>
    <w:multiLevelType w:val="hybridMultilevel"/>
    <w:tmpl w:val="D794F954"/>
    <w:lvl w:ilvl="0" w:tplc="B4A46AFA">
      <w:start w:val="1"/>
      <w:numFmt w:val="bullet"/>
      <w:lvlText w:val=""/>
      <w:lvlJc w:val="left"/>
      <w:pPr>
        <w:ind w:left="720" w:hanging="360"/>
      </w:pPr>
      <w:rPr>
        <w:rFonts w:ascii="Symbol" w:hAnsi="Symbol"/>
      </w:rPr>
    </w:lvl>
    <w:lvl w:ilvl="1" w:tplc="612EAA20">
      <w:start w:val="1"/>
      <w:numFmt w:val="bullet"/>
      <w:lvlText w:val=""/>
      <w:lvlJc w:val="left"/>
      <w:pPr>
        <w:ind w:left="720" w:hanging="360"/>
      </w:pPr>
      <w:rPr>
        <w:rFonts w:ascii="Symbol" w:hAnsi="Symbol"/>
      </w:rPr>
    </w:lvl>
    <w:lvl w:ilvl="2" w:tplc="01BCEFD2">
      <w:start w:val="1"/>
      <w:numFmt w:val="bullet"/>
      <w:lvlText w:val=""/>
      <w:lvlJc w:val="left"/>
      <w:pPr>
        <w:ind w:left="720" w:hanging="360"/>
      </w:pPr>
      <w:rPr>
        <w:rFonts w:ascii="Symbol" w:hAnsi="Symbol"/>
      </w:rPr>
    </w:lvl>
    <w:lvl w:ilvl="3" w:tplc="EE9A4178">
      <w:start w:val="1"/>
      <w:numFmt w:val="bullet"/>
      <w:lvlText w:val=""/>
      <w:lvlJc w:val="left"/>
      <w:pPr>
        <w:ind w:left="720" w:hanging="360"/>
      </w:pPr>
      <w:rPr>
        <w:rFonts w:ascii="Symbol" w:hAnsi="Symbol"/>
      </w:rPr>
    </w:lvl>
    <w:lvl w:ilvl="4" w:tplc="1644AAF8">
      <w:start w:val="1"/>
      <w:numFmt w:val="bullet"/>
      <w:lvlText w:val=""/>
      <w:lvlJc w:val="left"/>
      <w:pPr>
        <w:ind w:left="720" w:hanging="360"/>
      </w:pPr>
      <w:rPr>
        <w:rFonts w:ascii="Symbol" w:hAnsi="Symbol"/>
      </w:rPr>
    </w:lvl>
    <w:lvl w:ilvl="5" w:tplc="90C4257C">
      <w:start w:val="1"/>
      <w:numFmt w:val="bullet"/>
      <w:lvlText w:val=""/>
      <w:lvlJc w:val="left"/>
      <w:pPr>
        <w:ind w:left="720" w:hanging="360"/>
      </w:pPr>
      <w:rPr>
        <w:rFonts w:ascii="Symbol" w:hAnsi="Symbol"/>
      </w:rPr>
    </w:lvl>
    <w:lvl w:ilvl="6" w:tplc="483808A0">
      <w:start w:val="1"/>
      <w:numFmt w:val="bullet"/>
      <w:lvlText w:val=""/>
      <w:lvlJc w:val="left"/>
      <w:pPr>
        <w:ind w:left="720" w:hanging="360"/>
      </w:pPr>
      <w:rPr>
        <w:rFonts w:ascii="Symbol" w:hAnsi="Symbol"/>
      </w:rPr>
    </w:lvl>
    <w:lvl w:ilvl="7" w:tplc="218AEDB0">
      <w:start w:val="1"/>
      <w:numFmt w:val="bullet"/>
      <w:lvlText w:val=""/>
      <w:lvlJc w:val="left"/>
      <w:pPr>
        <w:ind w:left="720" w:hanging="360"/>
      </w:pPr>
      <w:rPr>
        <w:rFonts w:ascii="Symbol" w:hAnsi="Symbol"/>
      </w:rPr>
    </w:lvl>
    <w:lvl w:ilvl="8" w:tplc="1DFCCFC8">
      <w:start w:val="1"/>
      <w:numFmt w:val="bullet"/>
      <w:lvlText w:val=""/>
      <w:lvlJc w:val="left"/>
      <w:pPr>
        <w:ind w:left="720" w:hanging="360"/>
      </w:pPr>
      <w:rPr>
        <w:rFonts w:ascii="Symbol" w:hAnsi="Symbol"/>
      </w:rPr>
    </w:lvl>
  </w:abstractNum>
  <w:abstractNum w:abstractNumId="3" w15:restartNumberingAfterBreak="0">
    <w:nsid w:val="088327EA"/>
    <w:multiLevelType w:val="hybridMultilevel"/>
    <w:tmpl w:val="0360BE3A"/>
    <w:lvl w:ilvl="0" w:tplc="60A863B2">
      <w:start w:val="1"/>
      <w:numFmt w:val="bullet"/>
      <w:lvlText w:val="•"/>
      <w:lvlJc w:val="left"/>
      <w:pPr>
        <w:tabs>
          <w:tab w:val="num" w:pos="720"/>
        </w:tabs>
        <w:ind w:left="720" w:hanging="360"/>
      </w:pPr>
      <w:rPr>
        <w:rFonts w:ascii="Arial" w:hAnsi="Arial" w:hint="default"/>
      </w:rPr>
    </w:lvl>
    <w:lvl w:ilvl="1" w:tplc="2AE2969C" w:tentative="1">
      <w:start w:val="1"/>
      <w:numFmt w:val="bullet"/>
      <w:lvlText w:val="•"/>
      <w:lvlJc w:val="left"/>
      <w:pPr>
        <w:tabs>
          <w:tab w:val="num" w:pos="1440"/>
        </w:tabs>
        <w:ind w:left="1440" w:hanging="360"/>
      </w:pPr>
      <w:rPr>
        <w:rFonts w:ascii="Arial" w:hAnsi="Arial" w:hint="default"/>
      </w:rPr>
    </w:lvl>
    <w:lvl w:ilvl="2" w:tplc="5094B9D6" w:tentative="1">
      <w:start w:val="1"/>
      <w:numFmt w:val="bullet"/>
      <w:lvlText w:val="•"/>
      <w:lvlJc w:val="left"/>
      <w:pPr>
        <w:tabs>
          <w:tab w:val="num" w:pos="2160"/>
        </w:tabs>
        <w:ind w:left="2160" w:hanging="360"/>
      </w:pPr>
      <w:rPr>
        <w:rFonts w:ascii="Arial" w:hAnsi="Arial" w:hint="default"/>
      </w:rPr>
    </w:lvl>
    <w:lvl w:ilvl="3" w:tplc="C3647D66" w:tentative="1">
      <w:start w:val="1"/>
      <w:numFmt w:val="bullet"/>
      <w:lvlText w:val="•"/>
      <w:lvlJc w:val="left"/>
      <w:pPr>
        <w:tabs>
          <w:tab w:val="num" w:pos="2880"/>
        </w:tabs>
        <w:ind w:left="2880" w:hanging="360"/>
      </w:pPr>
      <w:rPr>
        <w:rFonts w:ascii="Arial" w:hAnsi="Arial" w:hint="default"/>
      </w:rPr>
    </w:lvl>
    <w:lvl w:ilvl="4" w:tplc="52E46754" w:tentative="1">
      <w:start w:val="1"/>
      <w:numFmt w:val="bullet"/>
      <w:lvlText w:val="•"/>
      <w:lvlJc w:val="left"/>
      <w:pPr>
        <w:tabs>
          <w:tab w:val="num" w:pos="3600"/>
        </w:tabs>
        <w:ind w:left="3600" w:hanging="360"/>
      </w:pPr>
      <w:rPr>
        <w:rFonts w:ascii="Arial" w:hAnsi="Arial" w:hint="default"/>
      </w:rPr>
    </w:lvl>
    <w:lvl w:ilvl="5" w:tplc="64325064" w:tentative="1">
      <w:start w:val="1"/>
      <w:numFmt w:val="bullet"/>
      <w:lvlText w:val="•"/>
      <w:lvlJc w:val="left"/>
      <w:pPr>
        <w:tabs>
          <w:tab w:val="num" w:pos="4320"/>
        </w:tabs>
        <w:ind w:left="4320" w:hanging="360"/>
      </w:pPr>
      <w:rPr>
        <w:rFonts w:ascii="Arial" w:hAnsi="Arial" w:hint="default"/>
      </w:rPr>
    </w:lvl>
    <w:lvl w:ilvl="6" w:tplc="95BE2480" w:tentative="1">
      <w:start w:val="1"/>
      <w:numFmt w:val="bullet"/>
      <w:lvlText w:val="•"/>
      <w:lvlJc w:val="left"/>
      <w:pPr>
        <w:tabs>
          <w:tab w:val="num" w:pos="5040"/>
        </w:tabs>
        <w:ind w:left="5040" w:hanging="360"/>
      </w:pPr>
      <w:rPr>
        <w:rFonts w:ascii="Arial" w:hAnsi="Arial" w:hint="default"/>
      </w:rPr>
    </w:lvl>
    <w:lvl w:ilvl="7" w:tplc="CB1EE79E" w:tentative="1">
      <w:start w:val="1"/>
      <w:numFmt w:val="bullet"/>
      <w:lvlText w:val="•"/>
      <w:lvlJc w:val="left"/>
      <w:pPr>
        <w:tabs>
          <w:tab w:val="num" w:pos="5760"/>
        </w:tabs>
        <w:ind w:left="5760" w:hanging="360"/>
      </w:pPr>
      <w:rPr>
        <w:rFonts w:ascii="Arial" w:hAnsi="Arial" w:hint="default"/>
      </w:rPr>
    </w:lvl>
    <w:lvl w:ilvl="8" w:tplc="2898C51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29F126E"/>
    <w:multiLevelType w:val="hybridMultilevel"/>
    <w:tmpl w:val="82706F5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14E54026"/>
    <w:multiLevelType w:val="hybridMultilevel"/>
    <w:tmpl w:val="5EFC66B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162D69EF"/>
    <w:multiLevelType w:val="hybridMultilevel"/>
    <w:tmpl w:val="94F2980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1B8B64B6"/>
    <w:multiLevelType w:val="hybridMultilevel"/>
    <w:tmpl w:val="EFA8B3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D29543A"/>
    <w:multiLevelType w:val="hybridMultilevel"/>
    <w:tmpl w:val="DBA03A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F332935"/>
    <w:multiLevelType w:val="hybridMultilevel"/>
    <w:tmpl w:val="17100F18"/>
    <w:lvl w:ilvl="0" w:tplc="70B8A726">
      <w:start w:val="1"/>
      <w:numFmt w:val="bullet"/>
      <w:lvlText w:val="■"/>
      <w:lvlJc w:val="left"/>
      <w:pPr>
        <w:tabs>
          <w:tab w:val="num" w:pos="720"/>
        </w:tabs>
        <w:ind w:left="720" w:hanging="360"/>
      </w:pPr>
      <w:rPr>
        <w:rFonts w:ascii="Franklin Gothic Book" w:hAnsi="Franklin Gothic Book" w:hint="default"/>
      </w:rPr>
    </w:lvl>
    <w:lvl w:ilvl="1" w:tplc="E3582B18" w:tentative="1">
      <w:start w:val="1"/>
      <w:numFmt w:val="bullet"/>
      <w:lvlText w:val="■"/>
      <w:lvlJc w:val="left"/>
      <w:pPr>
        <w:tabs>
          <w:tab w:val="num" w:pos="1440"/>
        </w:tabs>
        <w:ind w:left="1440" w:hanging="360"/>
      </w:pPr>
      <w:rPr>
        <w:rFonts w:ascii="Franklin Gothic Book" w:hAnsi="Franklin Gothic Book" w:hint="default"/>
      </w:rPr>
    </w:lvl>
    <w:lvl w:ilvl="2" w:tplc="8B582CB4" w:tentative="1">
      <w:start w:val="1"/>
      <w:numFmt w:val="bullet"/>
      <w:lvlText w:val="■"/>
      <w:lvlJc w:val="left"/>
      <w:pPr>
        <w:tabs>
          <w:tab w:val="num" w:pos="2160"/>
        </w:tabs>
        <w:ind w:left="2160" w:hanging="360"/>
      </w:pPr>
      <w:rPr>
        <w:rFonts w:ascii="Franklin Gothic Book" w:hAnsi="Franklin Gothic Book" w:hint="default"/>
      </w:rPr>
    </w:lvl>
    <w:lvl w:ilvl="3" w:tplc="4F2CBD3C" w:tentative="1">
      <w:start w:val="1"/>
      <w:numFmt w:val="bullet"/>
      <w:lvlText w:val="■"/>
      <w:lvlJc w:val="left"/>
      <w:pPr>
        <w:tabs>
          <w:tab w:val="num" w:pos="2880"/>
        </w:tabs>
        <w:ind w:left="2880" w:hanging="360"/>
      </w:pPr>
      <w:rPr>
        <w:rFonts w:ascii="Franklin Gothic Book" w:hAnsi="Franklin Gothic Book" w:hint="default"/>
      </w:rPr>
    </w:lvl>
    <w:lvl w:ilvl="4" w:tplc="47760866" w:tentative="1">
      <w:start w:val="1"/>
      <w:numFmt w:val="bullet"/>
      <w:lvlText w:val="■"/>
      <w:lvlJc w:val="left"/>
      <w:pPr>
        <w:tabs>
          <w:tab w:val="num" w:pos="3600"/>
        </w:tabs>
        <w:ind w:left="3600" w:hanging="360"/>
      </w:pPr>
      <w:rPr>
        <w:rFonts w:ascii="Franklin Gothic Book" w:hAnsi="Franklin Gothic Book" w:hint="default"/>
      </w:rPr>
    </w:lvl>
    <w:lvl w:ilvl="5" w:tplc="9126F4F6" w:tentative="1">
      <w:start w:val="1"/>
      <w:numFmt w:val="bullet"/>
      <w:lvlText w:val="■"/>
      <w:lvlJc w:val="left"/>
      <w:pPr>
        <w:tabs>
          <w:tab w:val="num" w:pos="4320"/>
        </w:tabs>
        <w:ind w:left="4320" w:hanging="360"/>
      </w:pPr>
      <w:rPr>
        <w:rFonts w:ascii="Franklin Gothic Book" w:hAnsi="Franklin Gothic Book" w:hint="default"/>
      </w:rPr>
    </w:lvl>
    <w:lvl w:ilvl="6" w:tplc="28CA42DE" w:tentative="1">
      <w:start w:val="1"/>
      <w:numFmt w:val="bullet"/>
      <w:lvlText w:val="■"/>
      <w:lvlJc w:val="left"/>
      <w:pPr>
        <w:tabs>
          <w:tab w:val="num" w:pos="5040"/>
        </w:tabs>
        <w:ind w:left="5040" w:hanging="360"/>
      </w:pPr>
      <w:rPr>
        <w:rFonts w:ascii="Franklin Gothic Book" w:hAnsi="Franklin Gothic Book" w:hint="default"/>
      </w:rPr>
    </w:lvl>
    <w:lvl w:ilvl="7" w:tplc="A4B65F88" w:tentative="1">
      <w:start w:val="1"/>
      <w:numFmt w:val="bullet"/>
      <w:lvlText w:val="■"/>
      <w:lvlJc w:val="left"/>
      <w:pPr>
        <w:tabs>
          <w:tab w:val="num" w:pos="5760"/>
        </w:tabs>
        <w:ind w:left="5760" w:hanging="360"/>
      </w:pPr>
      <w:rPr>
        <w:rFonts w:ascii="Franklin Gothic Book" w:hAnsi="Franklin Gothic Book" w:hint="default"/>
      </w:rPr>
    </w:lvl>
    <w:lvl w:ilvl="8" w:tplc="6C78A484" w:tentative="1">
      <w:start w:val="1"/>
      <w:numFmt w:val="bullet"/>
      <w:lvlText w:val="■"/>
      <w:lvlJc w:val="left"/>
      <w:pPr>
        <w:tabs>
          <w:tab w:val="num" w:pos="6480"/>
        </w:tabs>
        <w:ind w:left="6480" w:hanging="360"/>
      </w:pPr>
      <w:rPr>
        <w:rFonts w:ascii="Franklin Gothic Book" w:hAnsi="Franklin Gothic Book" w:hint="default"/>
      </w:rPr>
    </w:lvl>
  </w:abstractNum>
  <w:abstractNum w:abstractNumId="10" w15:restartNumberingAfterBreak="0">
    <w:nsid w:val="1F77570B"/>
    <w:multiLevelType w:val="hybridMultilevel"/>
    <w:tmpl w:val="217855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52076C3"/>
    <w:multiLevelType w:val="hybridMultilevel"/>
    <w:tmpl w:val="BAE21B02"/>
    <w:lvl w:ilvl="0" w:tplc="6DBC2BA8">
      <w:start w:val="1"/>
      <w:numFmt w:val="bullet"/>
      <w:lvlText w:val=""/>
      <w:lvlJc w:val="left"/>
      <w:pPr>
        <w:ind w:left="720" w:hanging="360"/>
      </w:pPr>
      <w:rPr>
        <w:rFonts w:ascii="Symbol" w:hAnsi="Symbol"/>
      </w:rPr>
    </w:lvl>
    <w:lvl w:ilvl="1" w:tplc="46F2023C">
      <w:start w:val="1"/>
      <w:numFmt w:val="bullet"/>
      <w:lvlText w:val=""/>
      <w:lvlJc w:val="left"/>
      <w:pPr>
        <w:ind w:left="720" w:hanging="360"/>
      </w:pPr>
      <w:rPr>
        <w:rFonts w:ascii="Symbol" w:hAnsi="Symbol"/>
      </w:rPr>
    </w:lvl>
    <w:lvl w:ilvl="2" w:tplc="2DAC67D6">
      <w:start w:val="1"/>
      <w:numFmt w:val="bullet"/>
      <w:lvlText w:val=""/>
      <w:lvlJc w:val="left"/>
      <w:pPr>
        <w:ind w:left="720" w:hanging="360"/>
      </w:pPr>
      <w:rPr>
        <w:rFonts w:ascii="Symbol" w:hAnsi="Symbol"/>
      </w:rPr>
    </w:lvl>
    <w:lvl w:ilvl="3" w:tplc="01AC69A6">
      <w:start w:val="1"/>
      <w:numFmt w:val="bullet"/>
      <w:lvlText w:val=""/>
      <w:lvlJc w:val="left"/>
      <w:pPr>
        <w:ind w:left="720" w:hanging="360"/>
      </w:pPr>
      <w:rPr>
        <w:rFonts w:ascii="Symbol" w:hAnsi="Symbol"/>
      </w:rPr>
    </w:lvl>
    <w:lvl w:ilvl="4" w:tplc="9356D0F6">
      <w:start w:val="1"/>
      <w:numFmt w:val="bullet"/>
      <w:lvlText w:val=""/>
      <w:lvlJc w:val="left"/>
      <w:pPr>
        <w:ind w:left="720" w:hanging="360"/>
      </w:pPr>
      <w:rPr>
        <w:rFonts w:ascii="Symbol" w:hAnsi="Symbol"/>
      </w:rPr>
    </w:lvl>
    <w:lvl w:ilvl="5" w:tplc="FFDC4CD2">
      <w:start w:val="1"/>
      <w:numFmt w:val="bullet"/>
      <w:lvlText w:val=""/>
      <w:lvlJc w:val="left"/>
      <w:pPr>
        <w:ind w:left="720" w:hanging="360"/>
      </w:pPr>
      <w:rPr>
        <w:rFonts w:ascii="Symbol" w:hAnsi="Symbol"/>
      </w:rPr>
    </w:lvl>
    <w:lvl w:ilvl="6" w:tplc="93D4BF3E">
      <w:start w:val="1"/>
      <w:numFmt w:val="bullet"/>
      <w:lvlText w:val=""/>
      <w:lvlJc w:val="left"/>
      <w:pPr>
        <w:ind w:left="720" w:hanging="360"/>
      </w:pPr>
      <w:rPr>
        <w:rFonts w:ascii="Symbol" w:hAnsi="Symbol"/>
      </w:rPr>
    </w:lvl>
    <w:lvl w:ilvl="7" w:tplc="631EF924">
      <w:start w:val="1"/>
      <w:numFmt w:val="bullet"/>
      <w:lvlText w:val=""/>
      <w:lvlJc w:val="left"/>
      <w:pPr>
        <w:ind w:left="720" w:hanging="360"/>
      </w:pPr>
      <w:rPr>
        <w:rFonts w:ascii="Symbol" w:hAnsi="Symbol"/>
      </w:rPr>
    </w:lvl>
    <w:lvl w:ilvl="8" w:tplc="8BAE26D0">
      <w:start w:val="1"/>
      <w:numFmt w:val="bullet"/>
      <w:lvlText w:val=""/>
      <w:lvlJc w:val="left"/>
      <w:pPr>
        <w:ind w:left="720" w:hanging="360"/>
      </w:pPr>
      <w:rPr>
        <w:rFonts w:ascii="Symbol" w:hAnsi="Symbol"/>
      </w:rPr>
    </w:lvl>
  </w:abstractNum>
  <w:abstractNum w:abstractNumId="12" w15:restartNumberingAfterBreak="0">
    <w:nsid w:val="253A5C29"/>
    <w:multiLevelType w:val="hybridMultilevel"/>
    <w:tmpl w:val="CECE6BC4"/>
    <w:lvl w:ilvl="0" w:tplc="7040BF2E">
      <w:start w:val="1"/>
      <w:numFmt w:val="decimal"/>
      <w:lvlText w:val="%1."/>
      <w:lvlJc w:val="left"/>
      <w:pPr>
        <w:ind w:left="360" w:firstLine="0"/>
      </w:pPr>
      <w:rPr>
        <w:rFonts w:hint="default"/>
        <w:i/>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6606E66"/>
    <w:multiLevelType w:val="hybridMultilevel"/>
    <w:tmpl w:val="1E4E0B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BBD2C65"/>
    <w:multiLevelType w:val="hybridMultilevel"/>
    <w:tmpl w:val="F73447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C516CA3"/>
    <w:multiLevelType w:val="hybridMultilevel"/>
    <w:tmpl w:val="379A7AF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E2746D5"/>
    <w:multiLevelType w:val="hybridMultilevel"/>
    <w:tmpl w:val="8F1ED9DE"/>
    <w:lvl w:ilvl="0" w:tplc="0407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 w15:restartNumberingAfterBreak="0">
    <w:nsid w:val="30B24CC6"/>
    <w:multiLevelType w:val="hybridMultilevel"/>
    <w:tmpl w:val="1D744BBC"/>
    <w:lvl w:ilvl="0" w:tplc="0407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56A70CA"/>
    <w:multiLevelType w:val="multilevel"/>
    <w:tmpl w:val="02BE8EA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6BA2AF7"/>
    <w:multiLevelType w:val="hybridMultilevel"/>
    <w:tmpl w:val="FD961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6EA7346"/>
    <w:multiLevelType w:val="hybridMultilevel"/>
    <w:tmpl w:val="21CC01A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1" w15:restartNumberingAfterBreak="0">
    <w:nsid w:val="391E773B"/>
    <w:multiLevelType w:val="hybridMultilevel"/>
    <w:tmpl w:val="E8D036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3D301814"/>
    <w:multiLevelType w:val="hybridMultilevel"/>
    <w:tmpl w:val="500C35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147077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1DF3D8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4FE131A"/>
    <w:multiLevelType w:val="hybridMultilevel"/>
    <w:tmpl w:val="0DD8912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6" w15:restartNumberingAfterBreak="0">
    <w:nsid w:val="458C49E7"/>
    <w:multiLevelType w:val="hybridMultilevel"/>
    <w:tmpl w:val="F32A557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463659FE"/>
    <w:multiLevelType w:val="hybridMultilevel"/>
    <w:tmpl w:val="213EC976"/>
    <w:lvl w:ilvl="0" w:tplc="AE384D0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055D56"/>
    <w:multiLevelType w:val="hybridMultilevel"/>
    <w:tmpl w:val="046E5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470677FC"/>
    <w:multiLevelType w:val="multilevel"/>
    <w:tmpl w:val="D70ECDE0"/>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rPr>
        <w:b w:val="0"/>
        <w:bCs w: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0" w15:restartNumberingAfterBreak="0">
    <w:nsid w:val="47FA7E0E"/>
    <w:multiLevelType w:val="multilevel"/>
    <w:tmpl w:val="02BE8EA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8023D80"/>
    <w:multiLevelType w:val="hybridMultilevel"/>
    <w:tmpl w:val="30DCBB70"/>
    <w:lvl w:ilvl="0" w:tplc="0407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823148"/>
    <w:multiLevelType w:val="hybridMultilevel"/>
    <w:tmpl w:val="AA2CDD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3" w15:restartNumberingAfterBreak="0">
    <w:nsid w:val="4E060DEC"/>
    <w:multiLevelType w:val="hybridMultilevel"/>
    <w:tmpl w:val="A0289E9E"/>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34" w15:restartNumberingAfterBreak="0">
    <w:nsid w:val="51D6501F"/>
    <w:multiLevelType w:val="hybridMultilevel"/>
    <w:tmpl w:val="4B86D0B8"/>
    <w:lvl w:ilvl="0" w:tplc="84C8703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536E70A8"/>
    <w:multiLevelType w:val="hybridMultilevel"/>
    <w:tmpl w:val="4E8CD0A2"/>
    <w:lvl w:ilvl="0" w:tplc="4CC20E22">
      <w:start w:val="1"/>
      <w:numFmt w:val="bullet"/>
      <w:lvlText w:val="•"/>
      <w:lvlJc w:val="left"/>
      <w:pPr>
        <w:tabs>
          <w:tab w:val="num" w:pos="720"/>
        </w:tabs>
        <w:ind w:left="720" w:hanging="360"/>
      </w:pPr>
      <w:rPr>
        <w:rFonts w:ascii="Arial" w:hAnsi="Arial" w:hint="default"/>
      </w:rPr>
    </w:lvl>
    <w:lvl w:ilvl="1" w:tplc="926CCFF6" w:tentative="1">
      <w:start w:val="1"/>
      <w:numFmt w:val="bullet"/>
      <w:lvlText w:val="•"/>
      <w:lvlJc w:val="left"/>
      <w:pPr>
        <w:tabs>
          <w:tab w:val="num" w:pos="1440"/>
        </w:tabs>
        <w:ind w:left="1440" w:hanging="360"/>
      </w:pPr>
      <w:rPr>
        <w:rFonts w:ascii="Arial" w:hAnsi="Arial" w:hint="default"/>
      </w:rPr>
    </w:lvl>
    <w:lvl w:ilvl="2" w:tplc="BDF847AE" w:tentative="1">
      <w:start w:val="1"/>
      <w:numFmt w:val="bullet"/>
      <w:lvlText w:val="•"/>
      <w:lvlJc w:val="left"/>
      <w:pPr>
        <w:tabs>
          <w:tab w:val="num" w:pos="2160"/>
        </w:tabs>
        <w:ind w:left="2160" w:hanging="360"/>
      </w:pPr>
      <w:rPr>
        <w:rFonts w:ascii="Arial" w:hAnsi="Arial" w:hint="default"/>
      </w:rPr>
    </w:lvl>
    <w:lvl w:ilvl="3" w:tplc="61A0C29C" w:tentative="1">
      <w:start w:val="1"/>
      <w:numFmt w:val="bullet"/>
      <w:lvlText w:val="•"/>
      <w:lvlJc w:val="left"/>
      <w:pPr>
        <w:tabs>
          <w:tab w:val="num" w:pos="2880"/>
        </w:tabs>
        <w:ind w:left="2880" w:hanging="360"/>
      </w:pPr>
      <w:rPr>
        <w:rFonts w:ascii="Arial" w:hAnsi="Arial" w:hint="default"/>
      </w:rPr>
    </w:lvl>
    <w:lvl w:ilvl="4" w:tplc="8CDA03C8" w:tentative="1">
      <w:start w:val="1"/>
      <w:numFmt w:val="bullet"/>
      <w:lvlText w:val="•"/>
      <w:lvlJc w:val="left"/>
      <w:pPr>
        <w:tabs>
          <w:tab w:val="num" w:pos="3600"/>
        </w:tabs>
        <w:ind w:left="3600" w:hanging="360"/>
      </w:pPr>
      <w:rPr>
        <w:rFonts w:ascii="Arial" w:hAnsi="Arial" w:hint="default"/>
      </w:rPr>
    </w:lvl>
    <w:lvl w:ilvl="5" w:tplc="8A627248" w:tentative="1">
      <w:start w:val="1"/>
      <w:numFmt w:val="bullet"/>
      <w:lvlText w:val="•"/>
      <w:lvlJc w:val="left"/>
      <w:pPr>
        <w:tabs>
          <w:tab w:val="num" w:pos="4320"/>
        </w:tabs>
        <w:ind w:left="4320" w:hanging="360"/>
      </w:pPr>
      <w:rPr>
        <w:rFonts w:ascii="Arial" w:hAnsi="Arial" w:hint="default"/>
      </w:rPr>
    </w:lvl>
    <w:lvl w:ilvl="6" w:tplc="B2F0270A" w:tentative="1">
      <w:start w:val="1"/>
      <w:numFmt w:val="bullet"/>
      <w:lvlText w:val="•"/>
      <w:lvlJc w:val="left"/>
      <w:pPr>
        <w:tabs>
          <w:tab w:val="num" w:pos="5040"/>
        </w:tabs>
        <w:ind w:left="5040" w:hanging="360"/>
      </w:pPr>
      <w:rPr>
        <w:rFonts w:ascii="Arial" w:hAnsi="Arial" w:hint="default"/>
      </w:rPr>
    </w:lvl>
    <w:lvl w:ilvl="7" w:tplc="37C26F4E" w:tentative="1">
      <w:start w:val="1"/>
      <w:numFmt w:val="bullet"/>
      <w:lvlText w:val="•"/>
      <w:lvlJc w:val="left"/>
      <w:pPr>
        <w:tabs>
          <w:tab w:val="num" w:pos="5760"/>
        </w:tabs>
        <w:ind w:left="5760" w:hanging="360"/>
      </w:pPr>
      <w:rPr>
        <w:rFonts w:ascii="Arial" w:hAnsi="Arial" w:hint="default"/>
      </w:rPr>
    </w:lvl>
    <w:lvl w:ilvl="8" w:tplc="744E3228"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561A7570"/>
    <w:multiLevelType w:val="hybridMultilevel"/>
    <w:tmpl w:val="510A579A"/>
    <w:lvl w:ilvl="0" w:tplc="36F00230">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7" w15:restartNumberingAfterBreak="0">
    <w:nsid w:val="567F15A4"/>
    <w:multiLevelType w:val="hybridMultilevel"/>
    <w:tmpl w:val="7BA86C56"/>
    <w:lvl w:ilvl="0" w:tplc="2752FCB0">
      <w:start w:val="1"/>
      <w:numFmt w:val="decimal"/>
      <w:lvlText w:val="%1."/>
      <w:lvlJc w:val="left"/>
      <w:pPr>
        <w:ind w:left="1068" w:hanging="360"/>
      </w:pPr>
      <w:rPr>
        <w:rFonts w:hint="default"/>
      </w:rPr>
    </w:lvl>
    <w:lvl w:ilvl="1" w:tplc="04070019">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38" w15:restartNumberingAfterBreak="0">
    <w:nsid w:val="56F06E11"/>
    <w:multiLevelType w:val="hybridMultilevel"/>
    <w:tmpl w:val="7DA0D4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58435865"/>
    <w:multiLevelType w:val="hybridMultilevel"/>
    <w:tmpl w:val="E5EC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8CA7E98"/>
    <w:multiLevelType w:val="hybridMultilevel"/>
    <w:tmpl w:val="CB180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5D4B45C9"/>
    <w:multiLevelType w:val="hybridMultilevel"/>
    <w:tmpl w:val="042C67B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5F9A5CDC"/>
    <w:multiLevelType w:val="hybridMultilevel"/>
    <w:tmpl w:val="4BC642A4"/>
    <w:lvl w:ilvl="0" w:tplc="7D08254C">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15:restartNumberingAfterBreak="0">
    <w:nsid w:val="639B6BC8"/>
    <w:multiLevelType w:val="hybridMultilevel"/>
    <w:tmpl w:val="B784DE7A"/>
    <w:lvl w:ilvl="0" w:tplc="950ED670">
      <w:start w:val="1"/>
      <w:numFmt w:val="bullet"/>
      <w:lvlText w:val=""/>
      <w:lvlJc w:val="left"/>
      <w:pPr>
        <w:ind w:left="360" w:hanging="360"/>
      </w:pPr>
      <w:rPr>
        <w:rFonts w:ascii="Symbol" w:hAnsi="Symbol" w:hint="default"/>
        <w:lang w:val="de-DE"/>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4" w15:restartNumberingAfterBreak="0">
    <w:nsid w:val="63EE77CC"/>
    <w:multiLevelType w:val="hybridMultilevel"/>
    <w:tmpl w:val="4E92B7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5" w15:restartNumberingAfterBreak="0">
    <w:nsid w:val="6C9840A1"/>
    <w:multiLevelType w:val="multilevel"/>
    <w:tmpl w:val="2CA2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C43E9B"/>
    <w:multiLevelType w:val="hybridMultilevel"/>
    <w:tmpl w:val="F9B8B1C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7" w15:restartNumberingAfterBreak="0">
    <w:nsid w:val="6FC34D27"/>
    <w:multiLevelType w:val="hybridMultilevel"/>
    <w:tmpl w:val="3B4640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70192DA4"/>
    <w:multiLevelType w:val="hybridMultilevel"/>
    <w:tmpl w:val="36B8AE2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9" w15:restartNumberingAfterBreak="0">
    <w:nsid w:val="74E954C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784C5502"/>
    <w:multiLevelType w:val="hybridMultilevel"/>
    <w:tmpl w:val="F852F3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791023CE"/>
    <w:multiLevelType w:val="hybridMultilevel"/>
    <w:tmpl w:val="92F2D69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2" w15:restartNumberingAfterBreak="0">
    <w:nsid w:val="7BE978E7"/>
    <w:multiLevelType w:val="hybridMultilevel"/>
    <w:tmpl w:val="F6E2D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FB9278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768733">
    <w:abstractNumId w:val="34"/>
  </w:num>
  <w:num w:numId="2" w16cid:durableId="2046178012">
    <w:abstractNumId w:val="34"/>
    <w:lvlOverride w:ilvl="0">
      <w:startOverride w:val="1"/>
    </w:lvlOverride>
  </w:num>
  <w:num w:numId="3" w16cid:durableId="359935943">
    <w:abstractNumId w:val="34"/>
  </w:num>
  <w:num w:numId="4" w16cid:durableId="337511543">
    <w:abstractNumId w:val="34"/>
  </w:num>
  <w:num w:numId="5" w16cid:durableId="1617329229">
    <w:abstractNumId w:val="34"/>
  </w:num>
  <w:num w:numId="6" w16cid:durableId="1814370697">
    <w:abstractNumId w:val="34"/>
  </w:num>
  <w:num w:numId="7" w16cid:durableId="2038501985">
    <w:abstractNumId w:val="29"/>
  </w:num>
  <w:num w:numId="8" w16cid:durableId="1032078438">
    <w:abstractNumId w:val="45"/>
  </w:num>
  <w:num w:numId="9" w16cid:durableId="89936933">
    <w:abstractNumId w:val="39"/>
  </w:num>
  <w:num w:numId="10" w16cid:durableId="276184515">
    <w:abstractNumId w:val="17"/>
  </w:num>
  <w:num w:numId="11" w16cid:durableId="135994511">
    <w:abstractNumId w:val="31"/>
  </w:num>
  <w:num w:numId="12" w16cid:durableId="1972324509">
    <w:abstractNumId w:val="29"/>
  </w:num>
  <w:num w:numId="13" w16cid:durableId="1911648308">
    <w:abstractNumId w:val="29"/>
  </w:num>
  <w:num w:numId="14" w16cid:durableId="1916429761">
    <w:abstractNumId w:val="52"/>
  </w:num>
  <w:num w:numId="15" w16cid:durableId="1498228147">
    <w:abstractNumId w:val="35"/>
  </w:num>
  <w:num w:numId="16" w16cid:durableId="2010517787">
    <w:abstractNumId w:val="3"/>
  </w:num>
  <w:num w:numId="17" w16cid:durableId="2019186091">
    <w:abstractNumId w:val="27"/>
  </w:num>
  <w:num w:numId="18" w16cid:durableId="1764296155">
    <w:abstractNumId w:val="9"/>
  </w:num>
  <w:num w:numId="19" w16cid:durableId="1605458113">
    <w:abstractNumId w:val="10"/>
  </w:num>
  <w:num w:numId="20" w16cid:durableId="1690180806">
    <w:abstractNumId w:val="0"/>
  </w:num>
  <w:num w:numId="21" w16cid:durableId="140276234">
    <w:abstractNumId w:val="15"/>
  </w:num>
  <w:num w:numId="22" w16cid:durableId="1354333634">
    <w:abstractNumId w:val="25"/>
  </w:num>
  <w:num w:numId="23" w16cid:durableId="1010254555">
    <w:abstractNumId w:val="53"/>
  </w:num>
  <w:num w:numId="24" w16cid:durableId="1207567488">
    <w:abstractNumId w:val="29"/>
  </w:num>
  <w:num w:numId="25" w16cid:durableId="1728724944">
    <w:abstractNumId w:val="23"/>
  </w:num>
  <w:num w:numId="26" w16cid:durableId="439571368">
    <w:abstractNumId w:val="49"/>
  </w:num>
  <w:num w:numId="27" w16cid:durableId="612326416">
    <w:abstractNumId w:val="8"/>
  </w:num>
  <w:num w:numId="28" w16cid:durableId="1964263734">
    <w:abstractNumId w:val="41"/>
  </w:num>
  <w:num w:numId="29" w16cid:durableId="1627198994">
    <w:abstractNumId w:val="43"/>
  </w:num>
  <w:num w:numId="30" w16cid:durableId="756444286">
    <w:abstractNumId w:val="46"/>
  </w:num>
  <w:num w:numId="31" w16cid:durableId="1744718437">
    <w:abstractNumId w:val="42"/>
  </w:num>
  <w:num w:numId="32" w16cid:durableId="989363084">
    <w:abstractNumId w:val="50"/>
  </w:num>
  <w:num w:numId="33" w16cid:durableId="1262686292">
    <w:abstractNumId w:val="13"/>
  </w:num>
  <w:num w:numId="34" w16cid:durableId="39785757">
    <w:abstractNumId w:val="7"/>
  </w:num>
  <w:num w:numId="35" w16cid:durableId="1663242361">
    <w:abstractNumId w:val="19"/>
  </w:num>
  <w:num w:numId="36" w16cid:durableId="718406644">
    <w:abstractNumId w:val="33"/>
  </w:num>
  <w:num w:numId="37" w16cid:durableId="702557090">
    <w:abstractNumId w:val="37"/>
  </w:num>
  <w:num w:numId="38" w16cid:durableId="334454838">
    <w:abstractNumId w:val="22"/>
  </w:num>
  <w:num w:numId="39" w16cid:durableId="61565964">
    <w:abstractNumId w:val="29"/>
  </w:num>
  <w:num w:numId="40" w16cid:durableId="957831328">
    <w:abstractNumId w:val="29"/>
  </w:num>
  <w:num w:numId="41" w16cid:durableId="1155217636">
    <w:abstractNumId w:val="29"/>
  </w:num>
  <w:num w:numId="42" w16cid:durableId="377511696">
    <w:abstractNumId w:val="29"/>
  </w:num>
  <w:num w:numId="43" w16cid:durableId="408624007">
    <w:abstractNumId w:val="29"/>
  </w:num>
  <w:num w:numId="44" w16cid:durableId="1820148448">
    <w:abstractNumId w:val="29"/>
  </w:num>
  <w:num w:numId="45" w16cid:durableId="13114798">
    <w:abstractNumId w:val="29"/>
  </w:num>
  <w:num w:numId="46" w16cid:durableId="1925147370">
    <w:abstractNumId w:val="29"/>
  </w:num>
  <w:num w:numId="47" w16cid:durableId="1879465115">
    <w:abstractNumId w:val="29"/>
  </w:num>
  <w:num w:numId="48" w16cid:durableId="1300499437">
    <w:abstractNumId w:val="29"/>
  </w:num>
  <w:num w:numId="49" w16cid:durableId="494344809">
    <w:abstractNumId w:val="40"/>
  </w:num>
  <w:num w:numId="50" w16cid:durableId="1938904600">
    <w:abstractNumId w:val="4"/>
  </w:num>
  <w:num w:numId="51" w16cid:durableId="1707876114">
    <w:abstractNumId w:val="21"/>
  </w:num>
  <w:num w:numId="52" w16cid:durableId="1173103392">
    <w:abstractNumId w:val="26"/>
  </w:num>
  <w:num w:numId="53" w16cid:durableId="322976955">
    <w:abstractNumId w:val="5"/>
  </w:num>
  <w:num w:numId="54" w16cid:durableId="1912538791">
    <w:abstractNumId w:val="44"/>
  </w:num>
  <w:num w:numId="55" w16cid:durableId="1013338080">
    <w:abstractNumId w:val="11"/>
  </w:num>
  <w:num w:numId="56" w16cid:durableId="1636331521">
    <w:abstractNumId w:val="2"/>
  </w:num>
  <w:num w:numId="57" w16cid:durableId="1593320635">
    <w:abstractNumId w:val="32"/>
  </w:num>
  <w:num w:numId="58" w16cid:durableId="1595166919">
    <w:abstractNumId w:val="6"/>
  </w:num>
  <w:num w:numId="59" w16cid:durableId="2089301278">
    <w:abstractNumId w:val="47"/>
  </w:num>
  <w:num w:numId="60" w16cid:durableId="1064061208">
    <w:abstractNumId w:val="36"/>
  </w:num>
  <w:num w:numId="61" w16cid:durableId="182595037">
    <w:abstractNumId w:val="20"/>
  </w:num>
  <w:num w:numId="62" w16cid:durableId="1261794624">
    <w:abstractNumId w:val="29"/>
  </w:num>
  <w:num w:numId="63" w16cid:durableId="1020740047">
    <w:abstractNumId w:val="38"/>
  </w:num>
  <w:num w:numId="64" w16cid:durableId="1151825109">
    <w:abstractNumId w:val="48"/>
  </w:num>
  <w:num w:numId="65" w16cid:durableId="440608348">
    <w:abstractNumId w:val="16"/>
  </w:num>
  <w:num w:numId="66" w16cid:durableId="1738360507">
    <w:abstractNumId w:val="1"/>
  </w:num>
  <w:num w:numId="67" w16cid:durableId="1363902161">
    <w:abstractNumId w:val="14"/>
  </w:num>
  <w:num w:numId="68" w16cid:durableId="607398538">
    <w:abstractNumId w:val="12"/>
  </w:num>
  <w:num w:numId="69" w16cid:durableId="366105099">
    <w:abstractNumId w:val="28"/>
  </w:num>
  <w:num w:numId="70" w16cid:durableId="253323222">
    <w:abstractNumId w:val="24"/>
  </w:num>
  <w:num w:numId="71" w16cid:durableId="637953187">
    <w:abstractNumId w:val="30"/>
  </w:num>
  <w:num w:numId="72" w16cid:durableId="1719233307">
    <w:abstractNumId w:val="18"/>
  </w:num>
  <w:num w:numId="73" w16cid:durableId="657349394">
    <w:abstractNumId w:val="51"/>
  </w:num>
  <w:numIdMacAtCleanup w:val="7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en Fels">
    <w15:presenceInfo w15:providerId="Windows Live" w15:userId="96c832df0262a6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426"/>
    <w:rsid w:val="000006E2"/>
    <w:rsid w:val="00001ED8"/>
    <w:rsid w:val="00001F2F"/>
    <w:rsid w:val="00002664"/>
    <w:rsid w:val="00002CB3"/>
    <w:rsid w:val="0000360D"/>
    <w:rsid w:val="000041EE"/>
    <w:rsid w:val="0000427A"/>
    <w:rsid w:val="0000435A"/>
    <w:rsid w:val="00004A87"/>
    <w:rsid w:val="00004AFC"/>
    <w:rsid w:val="00004E0A"/>
    <w:rsid w:val="000055E5"/>
    <w:rsid w:val="00007222"/>
    <w:rsid w:val="0000785A"/>
    <w:rsid w:val="00010C75"/>
    <w:rsid w:val="00010F36"/>
    <w:rsid w:val="00010F4B"/>
    <w:rsid w:val="00011114"/>
    <w:rsid w:val="000133A9"/>
    <w:rsid w:val="000133BA"/>
    <w:rsid w:val="000139C2"/>
    <w:rsid w:val="00013A37"/>
    <w:rsid w:val="00013DA9"/>
    <w:rsid w:val="00013E68"/>
    <w:rsid w:val="00013F2A"/>
    <w:rsid w:val="00014402"/>
    <w:rsid w:val="000149EE"/>
    <w:rsid w:val="00014C5E"/>
    <w:rsid w:val="00014E85"/>
    <w:rsid w:val="00015D6C"/>
    <w:rsid w:val="00016195"/>
    <w:rsid w:val="000166E3"/>
    <w:rsid w:val="00017D15"/>
    <w:rsid w:val="00020B0C"/>
    <w:rsid w:val="00021260"/>
    <w:rsid w:val="000216EE"/>
    <w:rsid w:val="00021991"/>
    <w:rsid w:val="000219A5"/>
    <w:rsid w:val="00022D06"/>
    <w:rsid w:val="000244BE"/>
    <w:rsid w:val="00024793"/>
    <w:rsid w:val="00025B9B"/>
    <w:rsid w:val="00026321"/>
    <w:rsid w:val="00026FF8"/>
    <w:rsid w:val="0002702E"/>
    <w:rsid w:val="00027FDA"/>
    <w:rsid w:val="00030EE8"/>
    <w:rsid w:val="00032A2A"/>
    <w:rsid w:val="000348EF"/>
    <w:rsid w:val="00035068"/>
    <w:rsid w:val="000355CC"/>
    <w:rsid w:val="00035AC5"/>
    <w:rsid w:val="0003799E"/>
    <w:rsid w:val="000379CF"/>
    <w:rsid w:val="0004037A"/>
    <w:rsid w:val="00040628"/>
    <w:rsid w:val="00040C64"/>
    <w:rsid w:val="000428B9"/>
    <w:rsid w:val="00042C75"/>
    <w:rsid w:val="0004322C"/>
    <w:rsid w:val="0004336D"/>
    <w:rsid w:val="000441C8"/>
    <w:rsid w:val="0004433F"/>
    <w:rsid w:val="00044487"/>
    <w:rsid w:val="000446C4"/>
    <w:rsid w:val="00044E8B"/>
    <w:rsid w:val="00045489"/>
    <w:rsid w:val="00045A1D"/>
    <w:rsid w:val="00046B78"/>
    <w:rsid w:val="00047A7E"/>
    <w:rsid w:val="00047C35"/>
    <w:rsid w:val="00047CC3"/>
    <w:rsid w:val="00047DAB"/>
    <w:rsid w:val="0005057F"/>
    <w:rsid w:val="000509BF"/>
    <w:rsid w:val="00050FC3"/>
    <w:rsid w:val="0005186A"/>
    <w:rsid w:val="000521A1"/>
    <w:rsid w:val="00052927"/>
    <w:rsid w:val="00052D14"/>
    <w:rsid w:val="000534D4"/>
    <w:rsid w:val="000537B9"/>
    <w:rsid w:val="00053FB2"/>
    <w:rsid w:val="0005417F"/>
    <w:rsid w:val="00054F7B"/>
    <w:rsid w:val="0005574F"/>
    <w:rsid w:val="00055888"/>
    <w:rsid w:val="00056BAB"/>
    <w:rsid w:val="000573DC"/>
    <w:rsid w:val="000574A8"/>
    <w:rsid w:val="00060449"/>
    <w:rsid w:val="00060513"/>
    <w:rsid w:val="00061289"/>
    <w:rsid w:val="00061383"/>
    <w:rsid w:val="000614AA"/>
    <w:rsid w:val="000622D7"/>
    <w:rsid w:val="00062454"/>
    <w:rsid w:val="00063B0F"/>
    <w:rsid w:val="00063B35"/>
    <w:rsid w:val="00063CC1"/>
    <w:rsid w:val="00064773"/>
    <w:rsid w:val="00066536"/>
    <w:rsid w:val="00066584"/>
    <w:rsid w:val="0006677C"/>
    <w:rsid w:val="00067511"/>
    <w:rsid w:val="00072441"/>
    <w:rsid w:val="00072EE4"/>
    <w:rsid w:val="00074B66"/>
    <w:rsid w:val="000752BD"/>
    <w:rsid w:val="00075C6C"/>
    <w:rsid w:val="00076BD0"/>
    <w:rsid w:val="00077322"/>
    <w:rsid w:val="0007750F"/>
    <w:rsid w:val="000800F4"/>
    <w:rsid w:val="000806CE"/>
    <w:rsid w:val="0008145C"/>
    <w:rsid w:val="000814D3"/>
    <w:rsid w:val="00081A6C"/>
    <w:rsid w:val="0008262E"/>
    <w:rsid w:val="00082BF2"/>
    <w:rsid w:val="0008322E"/>
    <w:rsid w:val="00083590"/>
    <w:rsid w:val="00083741"/>
    <w:rsid w:val="00083E0F"/>
    <w:rsid w:val="00083FB4"/>
    <w:rsid w:val="000840B1"/>
    <w:rsid w:val="00084175"/>
    <w:rsid w:val="0008511A"/>
    <w:rsid w:val="00085FC8"/>
    <w:rsid w:val="0008610D"/>
    <w:rsid w:val="000865A7"/>
    <w:rsid w:val="00086605"/>
    <w:rsid w:val="000867DB"/>
    <w:rsid w:val="00087736"/>
    <w:rsid w:val="0009088C"/>
    <w:rsid w:val="000914DE"/>
    <w:rsid w:val="00091E0B"/>
    <w:rsid w:val="00092076"/>
    <w:rsid w:val="00092367"/>
    <w:rsid w:val="00092BD9"/>
    <w:rsid w:val="00092F4E"/>
    <w:rsid w:val="00093497"/>
    <w:rsid w:val="00093CDD"/>
    <w:rsid w:val="00093D9B"/>
    <w:rsid w:val="00093DD6"/>
    <w:rsid w:val="00093F5E"/>
    <w:rsid w:val="000949E2"/>
    <w:rsid w:val="00095053"/>
    <w:rsid w:val="00095203"/>
    <w:rsid w:val="00095F2F"/>
    <w:rsid w:val="00096089"/>
    <w:rsid w:val="0009629A"/>
    <w:rsid w:val="00097A16"/>
    <w:rsid w:val="00097AC3"/>
    <w:rsid w:val="000A090A"/>
    <w:rsid w:val="000A10A3"/>
    <w:rsid w:val="000A12D1"/>
    <w:rsid w:val="000A1652"/>
    <w:rsid w:val="000A16D0"/>
    <w:rsid w:val="000A199B"/>
    <w:rsid w:val="000A3248"/>
    <w:rsid w:val="000A38CD"/>
    <w:rsid w:val="000A3B5A"/>
    <w:rsid w:val="000A3F25"/>
    <w:rsid w:val="000A4571"/>
    <w:rsid w:val="000A4B0E"/>
    <w:rsid w:val="000A4F63"/>
    <w:rsid w:val="000A7384"/>
    <w:rsid w:val="000A75B6"/>
    <w:rsid w:val="000A76B6"/>
    <w:rsid w:val="000A7B2A"/>
    <w:rsid w:val="000A7B42"/>
    <w:rsid w:val="000B0F57"/>
    <w:rsid w:val="000B14C2"/>
    <w:rsid w:val="000B2502"/>
    <w:rsid w:val="000B2AA6"/>
    <w:rsid w:val="000B300D"/>
    <w:rsid w:val="000B4D81"/>
    <w:rsid w:val="000B4E6F"/>
    <w:rsid w:val="000B4F9F"/>
    <w:rsid w:val="000B57D0"/>
    <w:rsid w:val="000B663E"/>
    <w:rsid w:val="000B675A"/>
    <w:rsid w:val="000B6AC8"/>
    <w:rsid w:val="000B6E62"/>
    <w:rsid w:val="000B75DC"/>
    <w:rsid w:val="000B7DE9"/>
    <w:rsid w:val="000C040C"/>
    <w:rsid w:val="000C2133"/>
    <w:rsid w:val="000C21AE"/>
    <w:rsid w:val="000C2D96"/>
    <w:rsid w:val="000C4AC0"/>
    <w:rsid w:val="000C4BC6"/>
    <w:rsid w:val="000C60B0"/>
    <w:rsid w:val="000C61A4"/>
    <w:rsid w:val="000C6572"/>
    <w:rsid w:val="000C69B2"/>
    <w:rsid w:val="000C6D05"/>
    <w:rsid w:val="000D0C67"/>
    <w:rsid w:val="000D12EC"/>
    <w:rsid w:val="000D152B"/>
    <w:rsid w:val="000D17B5"/>
    <w:rsid w:val="000D2762"/>
    <w:rsid w:val="000D2FF2"/>
    <w:rsid w:val="000D32BF"/>
    <w:rsid w:val="000D34A2"/>
    <w:rsid w:val="000D36E8"/>
    <w:rsid w:val="000D3BF8"/>
    <w:rsid w:val="000D44A0"/>
    <w:rsid w:val="000D48F0"/>
    <w:rsid w:val="000D539C"/>
    <w:rsid w:val="000D5F2E"/>
    <w:rsid w:val="000D7307"/>
    <w:rsid w:val="000D73E1"/>
    <w:rsid w:val="000E12BD"/>
    <w:rsid w:val="000E19D8"/>
    <w:rsid w:val="000E2207"/>
    <w:rsid w:val="000E2577"/>
    <w:rsid w:val="000E34DC"/>
    <w:rsid w:val="000E4FCA"/>
    <w:rsid w:val="000E5127"/>
    <w:rsid w:val="000E51A6"/>
    <w:rsid w:val="000E55F9"/>
    <w:rsid w:val="000E65D7"/>
    <w:rsid w:val="000E6805"/>
    <w:rsid w:val="000E7BC2"/>
    <w:rsid w:val="000E7CCE"/>
    <w:rsid w:val="000F09B5"/>
    <w:rsid w:val="000F1C7D"/>
    <w:rsid w:val="000F1C9D"/>
    <w:rsid w:val="000F2279"/>
    <w:rsid w:val="000F44E6"/>
    <w:rsid w:val="000F522D"/>
    <w:rsid w:val="000F54E6"/>
    <w:rsid w:val="000F5E3C"/>
    <w:rsid w:val="000F6139"/>
    <w:rsid w:val="000F661E"/>
    <w:rsid w:val="000F68E6"/>
    <w:rsid w:val="000F692C"/>
    <w:rsid w:val="000F7741"/>
    <w:rsid w:val="000F7FD6"/>
    <w:rsid w:val="00100141"/>
    <w:rsid w:val="0010048C"/>
    <w:rsid w:val="00100876"/>
    <w:rsid w:val="00101732"/>
    <w:rsid w:val="0010307C"/>
    <w:rsid w:val="00103266"/>
    <w:rsid w:val="00103701"/>
    <w:rsid w:val="00103EFE"/>
    <w:rsid w:val="001042DE"/>
    <w:rsid w:val="00104485"/>
    <w:rsid w:val="0010453C"/>
    <w:rsid w:val="00104E07"/>
    <w:rsid w:val="00104FE4"/>
    <w:rsid w:val="0010585D"/>
    <w:rsid w:val="0010606D"/>
    <w:rsid w:val="0010647F"/>
    <w:rsid w:val="001065E0"/>
    <w:rsid w:val="0010727E"/>
    <w:rsid w:val="00111AF6"/>
    <w:rsid w:val="00111EBC"/>
    <w:rsid w:val="00112061"/>
    <w:rsid w:val="00113685"/>
    <w:rsid w:val="00114621"/>
    <w:rsid w:val="0011466B"/>
    <w:rsid w:val="00115251"/>
    <w:rsid w:val="001153A8"/>
    <w:rsid w:val="0011700B"/>
    <w:rsid w:val="00117A93"/>
    <w:rsid w:val="001208D6"/>
    <w:rsid w:val="00120902"/>
    <w:rsid w:val="00121C32"/>
    <w:rsid w:val="00122802"/>
    <w:rsid w:val="00122B4B"/>
    <w:rsid w:val="00122F45"/>
    <w:rsid w:val="00123589"/>
    <w:rsid w:val="001237AE"/>
    <w:rsid w:val="001240B0"/>
    <w:rsid w:val="00124AB9"/>
    <w:rsid w:val="00125FE4"/>
    <w:rsid w:val="001262D1"/>
    <w:rsid w:val="001262E8"/>
    <w:rsid w:val="00126A44"/>
    <w:rsid w:val="00126C70"/>
    <w:rsid w:val="00127543"/>
    <w:rsid w:val="00127559"/>
    <w:rsid w:val="00127849"/>
    <w:rsid w:val="00130C5E"/>
    <w:rsid w:val="00130DBB"/>
    <w:rsid w:val="001314A9"/>
    <w:rsid w:val="00131A69"/>
    <w:rsid w:val="001329BF"/>
    <w:rsid w:val="00133230"/>
    <w:rsid w:val="00133E78"/>
    <w:rsid w:val="00133EE4"/>
    <w:rsid w:val="00134C18"/>
    <w:rsid w:val="00134E58"/>
    <w:rsid w:val="001364EC"/>
    <w:rsid w:val="00136BD8"/>
    <w:rsid w:val="001379AD"/>
    <w:rsid w:val="00137AE3"/>
    <w:rsid w:val="00137CF7"/>
    <w:rsid w:val="0014013D"/>
    <w:rsid w:val="001401C9"/>
    <w:rsid w:val="00140408"/>
    <w:rsid w:val="00141E19"/>
    <w:rsid w:val="00143082"/>
    <w:rsid w:val="00143545"/>
    <w:rsid w:val="00143A9F"/>
    <w:rsid w:val="00143F2E"/>
    <w:rsid w:val="00145058"/>
    <w:rsid w:val="00145999"/>
    <w:rsid w:val="00145F4C"/>
    <w:rsid w:val="00146BB3"/>
    <w:rsid w:val="00146D63"/>
    <w:rsid w:val="00146E3C"/>
    <w:rsid w:val="001470C4"/>
    <w:rsid w:val="00147635"/>
    <w:rsid w:val="00147A59"/>
    <w:rsid w:val="00147AB9"/>
    <w:rsid w:val="0015037A"/>
    <w:rsid w:val="001506B1"/>
    <w:rsid w:val="00150DF2"/>
    <w:rsid w:val="0015168D"/>
    <w:rsid w:val="00152062"/>
    <w:rsid w:val="0015214C"/>
    <w:rsid w:val="0015221D"/>
    <w:rsid w:val="0015399A"/>
    <w:rsid w:val="00153AA3"/>
    <w:rsid w:val="00153BBA"/>
    <w:rsid w:val="001541CE"/>
    <w:rsid w:val="001545AA"/>
    <w:rsid w:val="0015490B"/>
    <w:rsid w:val="00154BD4"/>
    <w:rsid w:val="00154E51"/>
    <w:rsid w:val="001552AF"/>
    <w:rsid w:val="0015569E"/>
    <w:rsid w:val="00155869"/>
    <w:rsid w:val="00155932"/>
    <w:rsid w:val="00156262"/>
    <w:rsid w:val="001567B8"/>
    <w:rsid w:val="00156934"/>
    <w:rsid w:val="001578BE"/>
    <w:rsid w:val="00160361"/>
    <w:rsid w:val="001606D2"/>
    <w:rsid w:val="00160F3F"/>
    <w:rsid w:val="001627B0"/>
    <w:rsid w:val="00163016"/>
    <w:rsid w:val="00163182"/>
    <w:rsid w:val="0016431D"/>
    <w:rsid w:val="00164717"/>
    <w:rsid w:val="001647E5"/>
    <w:rsid w:val="0016481A"/>
    <w:rsid w:val="001649A3"/>
    <w:rsid w:val="00165108"/>
    <w:rsid w:val="001655B2"/>
    <w:rsid w:val="001657E9"/>
    <w:rsid w:val="00165A68"/>
    <w:rsid w:val="001666F8"/>
    <w:rsid w:val="001669AF"/>
    <w:rsid w:val="00167223"/>
    <w:rsid w:val="00167B24"/>
    <w:rsid w:val="00167F8D"/>
    <w:rsid w:val="0017096A"/>
    <w:rsid w:val="00170A19"/>
    <w:rsid w:val="00170A7F"/>
    <w:rsid w:val="00170C3F"/>
    <w:rsid w:val="00170F3F"/>
    <w:rsid w:val="00170F94"/>
    <w:rsid w:val="001713AB"/>
    <w:rsid w:val="0017354B"/>
    <w:rsid w:val="00174375"/>
    <w:rsid w:val="001746D3"/>
    <w:rsid w:val="0017497C"/>
    <w:rsid w:val="00174C88"/>
    <w:rsid w:val="001752A7"/>
    <w:rsid w:val="00176129"/>
    <w:rsid w:val="001765A7"/>
    <w:rsid w:val="00176B77"/>
    <w:rsid w:val="00177DEE"/>
    <w:rsid w:val="00177E4F"/>
    <w:rsid w:val="001801D0"/>
    <w:rsid w:val="001801E3"/>
    <w:rsid w:val="0018042E"/>
    <w:rsid w:val="001809EC"/>
    <w:rsid w:val="001813C5"/>
    <w:rsid w:val="00182050"/>
    <w:rsid w:val="0018221E"/>
    <w:rsid w:val="00184380"/>
    <w:rsid w:val="00185154"/>
    <w:rsid w:val="00186003"/>
    <w:rsid w:val="0018602D"/>
    <w:rsid w:val="00186BD7"/>
    <w:rsid w:val="00186EF4"/>
    <w:rsid w:val="001908E1"/>
    <w:rsid w:val="00190BFD"/>
    <w:rsid w:val="00191E34"/>
    <w:rsid w:val="00192709"/>
    <w:rsid w:val="00192FEB"/>
    <w:rsid w:val="0019364B"/>
    <w:rsid w:val="00194345"/>
    <w:rsid w:val="001945F0"/>
    <w:rsid w:val="001946F1"/>
    <w:rsid w:val="00195415"/>
    <w:rsid w:val="00196550"/>
    <w:rsid w:val="00196EB3"/>
    <w:rsid w:val="00197B16"/>
    <w:rsid w:val="001A0219"/>
    <w:rsid w:val="001A0255"/>
    <w:rsid w:val="001A11CD"/>
    <w:rsid w:val="001A1E22"/>
    <w:rsid w:val="001A30E5"/>
    <w:rsid w:val="001A313A"/>
    <w:rsid w:val="001A4072"/>
    <w:rsid w:val="001A515B"/>
    <w:rsid w:val="001A6B7E"/>
    <w:rsid w:val="001A7B78"/>
    <w:rsid w:val="001B0D18"/>
    <w:rsid w:val="001B1120"/>
    <w:rsid w:val="001B12EC"/>
    <w:rsid w:val="001B17B7"/>
    <w:rsid w:val="001B1E51"/>
    <w:rsid w:val="001B2749"/>
    <w:rsid w:val="001B2BD6"/>
    <w:rsid w:val="001B2CDF"/>
    <w:rsid w:val="001B306D"/>
    <w:rsid w:val="001B3F62"/>
    <w:rsid w:val="001B42DE"/>
    <w:rsid w:val="001B4C3F"/>
    <w:rsid w:val="001B50DB"/>
    <w:rsid w:val="001B52DD"/>
    <w:rsid w:val="001B5865"/>
    <w:rsid w:val="001B63F4"/>
    <w:rsid w:val="001B66CF"/>
    <w:rsid w:val="001B6EE0"/>
    <w:rsid w:val="001B7031"/>
    <w:rsid w:val="001B75BB"/>
    <w:rsid w:val="001B7C24"/>
    <w:rsid w:val="001C0107"/>
    <w:rsid w:val="001C083F"/>
    <w:rsid w:val="001C10EA"/>
    <w:rsid w:val="001C15B8"/>
    <w:rsid w:val="001C2A47"/>
    <w:rsid w:val="001C2A8B"/>
    <w:rsid w:val="001C2DDA"/>
    <w:rsid w:val="001C302B"/>
    <w:rsid w:val="001C420E"/>
    <w:rsid w:val="001C424C"/>
    <w:rsid w:val="001C4D81"/>
    <w:rsid w:val="001C5431"/>
    <w:rsid w:val="001C665B"/>
    <w:rsid w:val="001C6DCA"/>
    <w:rsid w:val="001C7C39"/>
    <w:rsid w:val="001C7D53"/>
    <w:rsid w:val="001D084C"/>
    <w:rsid w:val="001D1CC0"/>
    <w:rsid w:val="001D3063"/>
    <w:rsid w:val="001D4679"/>
    <w:rsid w:val="001D4E29"/>
    <w:rsid w:val="001D55A6"/>
    <w:rsid w:val="001D5EA7"/>
    <w:rsid w:val="001D6166"/>
    <w:rsid w:val="001D6870"/>
    <w:rsid w:val="001D6B97"/>
    <w:rsid w:val="001D6C31"/>
    <w:rsid w:val="001D71FD"/>
    <w:rsid w:val="001D7334"/>
    <w:rsid w:val="001D7418"/>
    <w:rsid w:val="001D755E"/>
    <w:rsid w:val="001D7CF8"/>
    <w:rsid w:val="001E095B"/>
    <w:rsid w:val="001E3F46"/>
    <w:rsid w:val="001E42A2"/>
    <w:rsid w:val="001E49C3"/>
    <w:rsid w:val="001E4AA4"/>
    <w:rsid w:val="001E4CD2"/>
    <w:rsid w:val="001E4D8D"/>
    <w:rsid w:val="001E54CA"/>
    <w:rsid w:val="001E5FC5"/>
    <w:rsid w:val="001F04C6"/>
    <w:rsid w:val="001F0DCB"/>
    <w:rsid w:val="001F115B"/>
    <w:rsid w:val="001F165D"/>
    <w:rsid w:val="001F17A2"/>
    <w:rsid w:val="001F18FE"/>
    <w:rsid w:val="001F1C49"/>
    <w:rsid w:val="001F21AA"/>
    <w:rsid w:val="001F220F"/>
    <w:rsid w:val="001F2257"/>
    <w:rsid w:val="001F3F1D"/>
    <w:rsid w:val="001F448B"/>
    <w:rsid w:val="001F5379"/>
    <w:rsid w:val="001F6B85"/>
    <w:rsid w:val="001F7216"/>
    <w:rsid w:val="001F77F9"/>
    <w:rsid w:val="001F7CA5"/>
    <w:rsid w:val="001F7D20"/>
    <w:rsid w:val="001F7DFC"/>
    <w:rsid w:val="0020041F"/>
    <w:rsid w:val="00200913"/>
    <w:rsid w:val="00200A10"/>
    <w:rsid w:val="00200A7F"/>
    <w:rsid w:val="00200D0E"/>
    <w:rsid w:val="00200D59"/>
    <w:rsid w:val="00201933"/>
    <w:rsid w:val="00201BE0"/>
    <w:rsid w:val="00201E41"/>
    <w:rsid w:val="00202801"/>
    <w:rsid w:val="00202808"/>
    <w:rsid w:val="0020310B"/>
    <w:rsid w:val="00203269"/>
    <w:rsid w:val="002040E7"/>
    <w:rsid w:val="0020469F"/>
    <w:rsid w:val="00204D5B"/>
    <w:rsid w:val="00204D6A"/>
    <w:rsid w:val="00204DCC"/>
    <w:rsid w:val="00205D30"/>
    <w:rsid w:val="00206467"/>
    <w:rsid w:val="00206631"/>
    <w:rsid w:val="0020716E"/>
    <w:rsid w:val="0020785D"/>
    <w:rsid w:val="00210484"/>
    <w:rsid w:val="00210865"/>
    <w:rsid w:val="00210939"/>
    <w:rsid w:val="00210B38"/>
    <w:rsid w:val="00210CAE"/>
    <w:rsid w:val="00211CB7"/>
    <w:rsid w:val="00212183"/>
    <w:rsid w:val="002121D1"/>
    <w:rsid w:val="00212B8C"/>
    <w:rsid w:val="0021345F"/>
    <w:rsid w:val="00214E64"/>
    <w:rsid w:val="002152C9"/>
    <w:rsid w:val="002154AB"/>
    <w:rsid w:val="00215583"/>
    <w:rsid w:val="00215630"/>
    <w:rsid w:val="00217233"/>
    <w:rsid w:val="002179EF"/>
    <w:rsid w:val="002206C5"/>
    <w:rsid w:val="00220721"/>
    <w:rsid w:val="0022073C"/>
    <w:rsid w:val="00220756"/>
    <w:rsid w:val="00221593"/>
    <w:rsid w:val="00221D08"/>
    <w:rsid w:val="00221E1D"/>
    <w:rsid w:val="00223852"/>
    <w:rsid w:val="00223B74"/>
    <w:rsid w:val="00223F9C"/>
    <w:rsid w:val="00224014"/>
    <w:rsid w:val="002247D3"/>
    <w:rsid w:val="00224939"/>
    <w:rsid w:val="002250BA"/>
    <w:rsid w:val="00226A4E"/>
    <w:rsid w:val="002312C7"/>
    <w:rsid w:val="002318B2"/>
    <w:rsid w:val="00231BF3"/>
    <w:rsid w:val="002326DA"/>
    <w:rsid w:val="002327C8"/>
    <w:rsid w:val="00232A9F"/>
    <w:rsid w:val="00232C87"/>
    <w:rsid w:val="002337A3"/>
    <w:rsid w:val="00233881"/>
    <w:rsid w:val="00234909"/>
    <w:rsid w:val="00234B77"/>
    <w:rsid w:val="00234D17"/>
    <w:rsid w:val="002351E4"/>
    <w:rsid w:val="00235875"/>
    <w:rsid w:val="00235A25"/>
    <w:rsid w:val="002361A0"/>
    <w:rsid w:val="002364E1"/>
    <w:rsid w:val="0023740C"/>
    <w:rsid w:val="00237740"/>
    <w:rsid w:val="002379BD"/>
    <w:rsid w:val="00237BE7"/>
    <w:rsid w:val="00240221"/>
    <w:rsid w:val="00240495"/>
    <w:rsid w:val="002407B3"/>
    <w:rsid w:val="00240DC7"/>
    <w:rsid w:val="00240E49"/>
    <w:rsid w:val="0024263B"/>
    <w:rsid w:val="00243D8B"/>
    <w:rsid w:val="00244351"/>
    <w:rsid w:val="002445A4"/>
    <w:rsid w:val="00244F65"/>
    <w:rsid w:val="002451AF"/>
    <w:rsid w:val="00245240"/>
    <w:rsid w:val="002453C8"/>
    <w:rsid w:val="002454DC"/>
    <w:rsid w:val="00246FB5"/>
    <w:rsid w:val="00247D78"/>
    <w:rsid w:val="00250DCB"/>
    <w:rsid w:val="0025116F"/>
    <w:rsid w:val="00251A9F"/>
    <w:rsid w:val="0025223D"/>
    <w:rsid w:val="00252304"/>
    <w:rsid w:val="0025262C"/>
    <w:rsid w:val="0025393E"/>
    <w:rsid w:val="00253FBA"/>
    <w:rsid w:val="002545E8"/>
    <w:rsid w:val="002549EE"/>
    <w:rsid w:val="00254FE6"/>
    <w:rsid w:val="00255B91"/>
    <w:rsid w:val="00255FC0"/>
    <w:rsid w:val="00256D66"/>
    <w:rsid w:val="00257034"/>
    <w:rsid w:val="00257579"/>
    <w:rsid w:val="00257D4F"/>
    <w:rsid w:val="00260826"/>
    <w:rsid w:val="00260828"/>
    <w:rsid w:val="00261A8F"/>
    <w:rsid w:val="0026226E"/>
    <w:rsid w:val="002623A1"/>
    <w:rsid w:val="00262E6E"/>
    <w:rsid w:val="00264D07"/>
    <w:rsid w:val="002659AB"/>
    <w:rsid w:val="00265A8F"/>
    <w:rsid w:val="00267470"/>
    <w:rsid w:val="002674EF"/>
    <w:rsid w:val="00267C65"/>
    <w:rsid w:val="002718BF"/>
    <w:rsid w:val="002724C9"/>
    <w:rsid w:val="0027307E"/>
    <w:rsid w:val="00273B19"/>
    <w:rsid w:val="0027434F"/>
    <w:rsid w:val="00274D8E"/>
    <w:rsid w:val="00275275"/>
    <w:rsid w:val="00275276"/>
    <w:rsid w:val="0027570F"/>
    <w:rsid w:val="00275ED0"/>
    <w:rsid w:val="00276390"/>
    <w:rsid w:val="002769FE"/>
    <w:rsid w:val="00276A0B"/>
    <w:rsid w:val="00277475"/>
    <w:rsid w:val="00277E75"/>
    <w:rsid w:val="002803D0"/>
    <w:rsid w:val="002829B7"/>
    <w:rsid w:val="00282AE0"/>
    <w:rsid w:val="00282C76"/>
    <w:rsid w:val="00283177"/>
    <w:rsid w:val="00283A6D"/>
    <w:rsid w:val="00283CB8"/>
    <w:rsid w:val="00283FA4"/>
    <w:rsid w:val="00284288"/>
    <w:rsid w:val="002854F4"/>
    <w:rsid w:val="00286A87"/>
    <w:rsid w:val="0028784F"/>
    <w:rsid w:val="002901C5"/>
    <w:rsid w:val="002908AB"/>
    <w:rsid w:val="00291087"/>
    <w:rsid w:val="002921A8"/>
    <w:rsid w:val="00292375"/>
    <w:rsid w:val="002925C0"/>
    <w:rsid w:val="00292A16"/>
    <w:rsid w:val="0029383E"/>
    <w:rsid w:val="00293F5C"/>
    <w:rsid w:val="00294A73"/>
    <w:rsid w:val="00296609"/>
    <w:rsid w:val="002968B5"/>
    <w:rsid w:val="00297312"/>
    <w:rsid w:val="002973DD"/>
    <w:rsid w:val="0029799E"/>
    <w:rsid w:val="002A15E8"/>
    <w:rsid w:val="002A1C45"/>
    <w:rsid w:val="002A2237"/>
    <w:rsid w:val="002A257A"/>
    <w:rsid w:val="002A357A"/>
    <w:rsid w:val="002A4580"/>
    <w:rsid w:val="002A459F"/>
    <w:rsid w:val="002A520F"/>
    <w:rsid w:val="002A5376"/>
    <w:rsid w:val="002A5784"/>
    <w:rsid w:val="002A664A"/>
    <w:rsid w:val="002A6B77"/>
    <w:rsid w:val="002A7347"/>
    <w:rsid w:val="002A784E"/>
    <w:rsid w:val="002A79C7"/>
    <w:rsid w:val="002B040B"/>
    <w:rsid w:val="002B0A1B"/>
    <w:rsid w:val="002B0A95"/>
    <w:rsid w:val="002B0AED"/>
    <w:rsid w:val="002B0CEF"/>
    <w:rsid w:val="002B2072"/>
    <w:rsid w:val="002B21CD"/>
    <w:rsid w:val="002B2730"/>
    <w:rsid w:val="002B27E3"/>
    <w:rsid w:val="002B2F61"/>
    <w:rsid w:val="002B38E4"/>
    <w:rsid w:val="002B403B"/>
    <w:rsid w:val="002B45A7"/>
    <w:rsid w:val="002B4C15"/>
    <w:rsid w:val="002B52F5"/>
    <w:rsid w:val="002B57F8"/>
    <w:rsid w:val="002B72E3"/>
    <w:rsid w:val="002B7542"/>
    <w:rsid w:val="002B7E15"/>
    <w:rsid w:val="002C0744"/>
    <w:rsid w:val="002C0F04"/>
    <w:rsid w:val="002C1227"/>
    <w:rsid w:val="002C1B1B"/>
    <w:rsid w:val="002C1FAD"/>
    <w:rsid w:val="002C2C95"/>
    <w:rsid w:val="002C34A8"/>
    <w:rsid w:val="002C461A"/>
    <w:rsid w:val="002C4DE6"/>
    <w:rsid w:val="002C528F"/>
    <w:rsid w:val="002C683F"/>
    <w:rsid w:val="002C6A20"/>
    <w:rsid w:val="002C6F4F"/>
    <w:rsid w:val="002C7F11"/>
    <w:rsid w:val="002D0ABE"/>
    <w:rsid w:val="002D0D56"/>
    <w:rsid w:val="002D18A4"/>
    <w:rsid w:val="002D214F"/>
    <w:rsid w:val="002D2615"/>
    <w:rsid w:val="002D26E5"/>
    <w:rsid w:val="002D303D"/>
    <w:rsid w:val="002D354F"/>
    <w:rsid w:val="002D38EF"/>
    <w:rsid w:val="002D3BB6"/>
    <w:rsid w:val="002D3E0A"/>
    <w:rsid w:val="002D5191"/>
    <w:rsid w:val="002D5E78"/>
    <w:rsid w:val="002D6596"/>
    <w:rsid w:val="002D71B9"/>
    <w:rsid w:val="002D753F"/>
    <w:rsid w:val="002D75F1"/>
    <w:rsid w:val="002E02DD"/>
    <w:rsid w:val="002E069A"/>
    <w:rsid w:val="002E08B8"/>
    <w:rsid w:val="002E1F8F"/>
    <w:rsid w:val="002E38EC"/>
    <w:rsid w:val="002E3F5A"/>
    <w:rsid w:val="002E4449"/>
    <w:rsid w:val="002E517C"/>
    <w:rsid w:val="002E5C9D"/>
    <w:rsid w:val="002E5D33"/>
    <w:rsid w:val="002E638C"/>
    <w:rsid w:val="002E65AD"/>
    <w:rsid w:val="002E6767"/>
    <w:rsid w:val="002E72E6"/>
    <w:rsid w:val="002F066A"/>
    <w:rsid w:val="002F0726"/>
    <w:rsid w:val="002F0878"/>
    <w:rsid w:val="002F0969"/>
    <w:rsid w:val="002F0D45"/>
    <w:rsid w:val="002F1C43"/>
    <w:rsid w:val="002F2FE7"/>
    <w:rsid w:val="002F33D6"/>
    <w:rsid w:val="002F359C"/>
    <w:rsid w:val="002F409C"/>
    <w:rsid w:val="002F40FF"/>
    <w:rsid w:val="002F4948"/>
    <w:rsid w:val="002F4B5A"/>
    <w:rsid w:val="002F5597"/>
    <w:rsid w:val="002F5DA5"/>
    <w:rsid w:val="002F7D2B"/>
    <w:rsid w:val="00300A11"/>
    <w:rsid w:val="00300B7B"/>
    <w:rsid w:val="003047CE"/>
    <w:rsid w:val="00304809"/>
    <w:rsid w:val="00304C89"/>
    <w:rsid w:val="003057B4"/>
    <w:rsid w:val="00306763"/>
    <w:rsid w:val="00307FE2"/>
    <w:rsid w:val="003100FD"/>
    <w:rsid w:val="0031042E"/>
    <w:rsid w:val="0031102C"/>
    <w:rsid w:val="0031133C"/>
    <w:rsid w:val="00312473"/>
    <w:rsid w:val="00312847"/>
    <w:rsid w:val="00313D28"/>
    <w:rsid w:val="003143FC"/>
    <w:rsid w:val="003147CB"/>
    <w:rsid w:val="003147E4"/>
    <w:rsid w:val="00315594"/>
    <w:rsid w:val="003156E7"/>
    <w:rsid w:val="00317323"/>
    <w:rsid w:val="003177EE"/>
    <w:rsid w:val="00317B39"/>
    <w:rsid w:val="00317C9D"/>
    <w:rsid w:val="00317FC6"/>
    <w:rsid w:val="00320241"/>
    <w:rsid w:val="00320909"/>
    <w:rsid w:val="003228A7"/>
    <w:rsid w:val="00322C41"/>
    <w:rsid w:val="003232BA"/>
    <w:rsid w:val="0032366C"/>
    <w:rsid w:val="00323B23"/>
    <w:rsid w:val="00323DB6"/>
    <w:rsid w:val="003247EC"/>
    <w:rsid w:val="003249D0"/>
    <w:rsid w:val="00324C50"/>
    <w:rsid w:val="00324F58"/>
    <w:rsid w:val="0032529D"/>
    <w:rsid w:val="00326563"/>
    <w:rsid w:val="00326B9C"/>
    <w:rsid w:val="00327194"/>
    <w:rsid w:val="00327316"/>
    <w:rsid w:val="00327683"/>
    <w:rsid w:val="00327D55"/>
    <w:rsid w:val="00327E8E"/>
    <w:rsid w:val="003305CA"/>
    <w:rsid w:val="003307A0"/>
    <w:rsid w:val="00330867"/>
    <w:rsid w:val="0033088D"/>
    <w:rsid w:val="00330B78"/>
    <w:rsid w:val="003314A2"/>
    <w:rsid w:val="003315E2"/>
    <w:rsid w:val="00332A34"/>
    <w:rsid w:val="00333219"/>
    <w:rsid w:val="0033372E"/>
    <w:rsid w:val="00333813"/>
    <w:rsid w:val="00333E54"/>
    <w:rsid w:val="00334167"/>
    <w:rsid w:val="0033434B"/>
    <w:rsid w:val="00335921"/>
    <w:rsid w:val="00340487"/>
    <w:rsid w:val="00340813"/>
    <w:rsid w:val="003416F8"/>
    <w:rsid w:val="003423EC"/>
    <w:rsid w:val="0034249F"/>
    <w:rsid w:val="00342FEE"/>
    <w:rsid w:val="003430DE"/>
    <w:rsid w:val="003433B2"/>
    <w:rsid w:val="0034351F"/>
    <w:rsid w:val="00344A2C"/>
    <w:rsid w:val="00345A7E"/>
    <w:rsid w:val="00345B85"/>
    <w:rsid w:val="00346616"/>
    <w:rsid w:val="00346DC1"/>
    <w:rsid w:val="00347296"/>
    <w:rsid w:val="00347A6A"/>
    <w:rsid w:val="0035033B"/>
    <w:rsid w:val="0035080A"/>
    <w:rsid w:val="00350C47"/>
    <w:rsid w:val="00351EF5"/>
    <w:rsid w:val="003525E4"/>
    <w:rsid w:val="00352C91"/>
    <w:rsid w:val="003537B9"/>
    <w:rsid w:val="00353B4D"/>
    <w:rsid w:val="00353D3B"/>
    <w:rsid w:val="00354012"/>
    <w:rsid w:val="003544B6"/>
    <w:rsid w:val="0035462B"/>
    <w:rsid w:val="00354A42"/>
    <w:rsid w:val="003553DE"/>
    <w:rsid w:val="003558AF"/>
    <w:rsid w:val="00356AB6"/>
    <w:rsid w:val="00357A5C"/>
    <w:rsid w:val="0036028E"/>
    <w:rsid w:val="003603EC"/>
    <w:rsid w:val="0036067B"/>
    <w:rsid w:val="00360F0F"/>
    <w:rsid w:val="00361F02"/>
    <w:rsid w:val="00362401"/>
    <w:rsid w:val="003626B5"/>
    <w:rsid w:val="0036396C"/>
    <w:rsid w:val="00363DDF"/>
    <w:rsid w:val="003645CF"/>
    <w:rsid w:val="00364A01"/>
    <w:rsid w:val="00364A2F"/>
    <w:rsid w:val="00364B09"/>
    <w:rsid w:val="00366093"/>
    <w:rsid w:val="0036667B"/>
    <w:rsid w:val="00366C38"/>
    <w:rsid w:val="003676E5"/>
    <w:rsid w:val="00370472"/>
    <w:rsid w:val="00370EB9"/>
    <w:rsid w:val="0037160D"/>
    <w:rsid w:val="003723AD"/>
    <w:rsid w:val="003726C3"/>
    <w:rsid w:val="003726F7"/>
    <w:rsid w:val="00372D75"/>
    <w:rsid w:val="003731C2"/>
    <w:rsid w:val="003740E8"/>
    <w:rsid w:val="00374B64"/>
    <w:rsid w:val="00375107"/>
    <w:rsid w:val="003769C1"/>
    <w:rsid w:val="00376C29"/>
    <w:rsid w:val="003771D8"/>
    <w:rsid w:val="003773D8"/>
    <w:rsid w:val="00381AD5"/>
    <w:rsid w:val="0038201E"/>
    <w:rsid w:val="00382649"/>
    <w:rsid w:val="003826D9"/>
    <w:rsid w:val="00383CBA"/>
    <w:rsid w:val="003840ED"/>
    <w:rsid w:val="00384116"/>
    <w:rsid w:val="0038462E"/>
    <w:rsid w:val="00384DE4"/>
    <w:rsid w:val="00385494"/>
    <w:rsid w:val="00385810"/>
    <w:rsid w:val="00386A96"/>
    <w:rsid w:val="00386CD0"/>
    <w:rsid w:val="00386DA0"/>
    <w:rsid w:val="00386FF1"/>
    <w:rsid w:val="00387583"/>
    <w:rsid w:val="00387EC2"/>
    <w:rsid w:val="0039087B"/>
    <w:rsid w:val="003912EF"/>
    <w:rsid w:val="00391D91"/>
    <w:rsid w:val="003929D4"/>
    <w:rsid w:val="00392A7F"/>
    <w:rsid w:val="00392AC3"/>
    <w:rsid w:val="003938F6"/>
    <w:rsid w:val="00393A95"/>
    <w:rsid w:val="00393B58"/>
    <w:rsid w:val="00393D94"/>
    <w:rsid w:val="00393E77"/>
    <w:rsid w:val="0039456E"/>
    <w:rsid w:val="00394FA3"/>
    <w:rsid w:val="00395122"/>
    <w:rsid w:val="0039520C"/>
    <w:rsid w:val="00395B41"/>
    <w:rsid w:val="00395DB4"/>
    <w:rsid w:val="003966AD"/>
    <w:rsid w:val="003970D1"/>
    <w:rsid w:val="003973C1"/>
    <w:rsid w:val="0039755D"/>
    <w:rsid w:val="0039768F"/>
    <w:rsid w:val="003A0108"/>
    <w:rsid w:val="003A0406"/>
    <w:rsid w:val="003A08DE"/>
    <w:rsid w:val="003A0EDD"/>
    <w:rsid w:val="003A108F"/>
    <w:rsid w:val="003A1F47"/>
    <w:rsid w:val="003A2571"/>
    <w:rsid w:val="003A274E"/>
    <w:rsid w:val="003A3B5A"/>
    <w:rsid w:val="003A4E79"/>
    <w:rsid w:val="003A5172"/>
    <w:rsid w:val="003A5894"/>
    <w:rsid w:val="003A58D4"/>
    <w:rsid w:val="003A5C51"/>
    <w:rsid w:val="003A5E27"/>
    <w:rsid w:val="003A5EC9"/>
    <w:rsid w:val="003A61D8"/>
    <w:rsid w:val="003A64B5"/>
    <w:rsid w:val="003A6852"/>
    <w:rsid w:val="003A6B6F"/>
    <w:rsid w:val="003A6CA4"/>
    <w:rsid w:val="003A7433"/>
    <w:rsid w:val="003A78A3"/>
    <w:rsid w:val="003A79CB"/>
    <w:rsid w:val="003A7D8E"/>
    <w:rsid w:val="003B067B"/>
    <w:rsid w:val="003B0C20"/>
    <w:rsid w:val="003B106B"/>
    <w:rsid w:val="003B2124"/>
    <w:rsid w:val="003B3024"/>
    <w:rsid w:val="003B4962"/>
    <w:rsid w:val="003B4CF5"/>
    <w:rsid w:val="003B4E1F"/>
    <w:rsid w:val="003B5091"/>
    <w:rsid w:val="003B530C"/>
    <w:rsid w:val="003B5CAB"/>
    <w:rsid w:val="003B6027"/>
    <w:rsid w:val="003B6115"/>
    <w:rsid w:val="003B66EF"/>
    <w:rsid w:val="003B6755"/>
    <w:rsid w:val="003B675C"/>
    <w:rsid w:val="003B6F7E"/>
    <w:rsid w:val="003B70A2"/>
    <w:rsid w:val="003B796A"/>
    <w:rsid w:val="003B7C1E"/>
    <w:rsid w:val="003B7D3B"/>
    <w:rsid w:val="003C1254"/>
    <w:rsid w:val="003C1983"/>
    <w:rsid w:val="003C1D9A"/>
    <w:rsid w:val="003C2FAA"/>
    <w:rsid w:val="003C332D"/>
    <w:rsid w:val="003C4443"/>
    <w:rsid w:val="003C44B9"/>
    <w:rsid w:val="003C5439"/>
    <w:rsid w:val="003C543B"/>
    <w:rsid w:val="003C5595"/>
    <w:rsid w:val="003C55B1"/>
    <w:rsid w:val="003C5B73"/>
    <w:rsid w:val="003D0473"/>
    <w:rsid w:val="003D0F9B"/>
    <w:rsid w:val="003D1077"/>
    <w:rsid w:val="003D15A1"/>
    <w:rsid w:val="003D1670"/>
    <w:rsid w:val="003D26AC"/>
    <w:rsid w:val="003D3027"/>
    <w:rsid w:val="003D3ACB"/>
    <w:rsid w:val="003D3C6C"/>
    <w:rsid w:val="003D3DD6"/>
    <w:rsid w:val="003D40B0"/>
    <w:rsid w:val="003D4A55"/>
    <w:rsid w:val="003D4B90"/>
    <w:rsid w:val="003D5592"/>
    <w:rsid w:val="003D5D57"/>
    <w:rsid w:val="003D5DEC"/>
    <w:rsid w:val="003D6603"/>
    <w:rsid w:val="003E2A87"/>
    <w:rsid w:val="003E3441"/>
    <w:rsid w:val="003E3AF3"/>
    <w:rsid w:val="003E3BA3"/>
    <w:rsid w:val="003E3BC8"/>
    <w:rsid w:val="003E3FD8"/>
    <w:rsid w:val="003E41A4"/>
    <w:rsid w:val="003E440C"/>
    <w:rsid w:val="003E4762"/>
    <w:rsid w:val="003E4C2A"/>
    <w:rsid w:val="003E5C66"/>
    <w:rsid w:val="003E5CEC"/>
    <w:rsid w:val="003E6C29"/>
    <w:rsid w:val="003E7056"/>
    <w:rsid w:val="003E7999"/>
    <w:rsid w:val="003E7A71"/>
    <w:rsid w:val="003F027F"/>
    <w:rsid w:val="003F0B26"/>
    <w:rsid w:val="003F15F7"/>
    <w:rsid w:val="003F347A"/>
    <w:rsid w:val="003F3606"/>
    <w:rsid w:val="003F3F0B"/>
    <w:rsid w:val="003F455C"/>
    <w:rsid w:val="003F4B2A"/>
    <w:rsid w:val="003F51E2"/>
    <w:rsid w:val="003F5885"/>
    <w:rsid w:val="003F58AC"/>
    <w:rsid w:val="003F6990"/>
    <w:rsid w:val="003F72C9"/>
    <w:rsid w:val="003F7823"/>
    <w:rsid w:val="003F7F5B"/>
    <w:rsid w:val="0040077F"/>
    <w:rsid w:val="00401A7E"/>
    <w:rsid w:val="00401BC9"/>
    <w:rsid w:val="00402130"/>
    <w:rsid w:val="0040283F"/>
    <w:rsid w:val="00402FE2"/>
    <w:rsid w:val="00403177"/>
    <w:rsid w:val="00403757"/>
    <w:rsid w:val="00403AC4"/>
    <w:rsid w:val="004040DC"/>
    <w:rsid w:val="0040425A"/>
    <w:rsid w:val="00404850"/>
    <w:rsid w:val="00405207"/>
    <w:rsid w:val="004055DF"/>
    <w:rsid w:val="004056DC"/>
    <w:rsid w:val="00405B67"/>
    <w:rsid w:val="00405BFF"/>
    <w:rsid w:val="004075C1"/>
    <w:rsid w:val="00407710"/>
    <w:rsid w:val="00407B48"/>
    <w:rsid w:val="00407C0C"/>
    <w:rsid w:val="00407E05"/>
    <w:rsid w:val="004102B3"/>
    <w:rsid w:val="004102C1"/>
    <w:rsid w:val="0041041F"/>
    <w:rsid w:val="0041172E"/>
    <w:rsid w:val="00411AE1"/>
    <w:rsid w:val="00412987"/>
    <w:rsid w:val="004135CC"/>
    <w:rsid w:val="0041371D"/>
    <w:rsid w:val="004150A5"/>
    <w:rsid w:val="00415299"/>
    <w:rsid w:val="004152E8"/>
    <w:rsid w:val="004166BE"/>
    <w:rsid w:val="004168F4"/>
    <w:rsid w:val="00416C01"/>
    <w:rsid w:val="00416C7E"/>
    <w:rsid w:val="00416C96"/>
    <w:rsid w:val="00417177"/>
    <w:rsid w:val="00417E1B"/>
    <w:rsid w:val="00420520"/>
    <w:rsid w:val="00420BD8"/>
    <w:rsid w:val="00420F88"/>
    <w:rsid w:val="00421EF9"/>
    <w:rsid w:val="0042203E"/>
    <w:rsid w:val="00422061"/>
    <w:rsid w:val="004229DF"/>
    <w:rsid w:val="00422C52"/>
    <w:rsid w:val="00422FB9"/>
    <w:rsid w:val="004236A1"/>
    <w:rsid w:val="004237FD"/>
    <w:rsid w:val="00423F50"/>
    <w:rsid w:val="004241B4"/>
    <w:rsid w:val="00425641"/>
    <w:rsid w:val="00425699"/>
    <w:rsid w:val="004256BC"/>
    <w:rsid w:val="00425B9F"/>
    <w:rsid w:val="004266E6"/>
    <w:rsid w:val="00426F2D"/>
    <w:rsid w:val="00427043"/>
    <w:rsid w:val="00427542"/>
    <w:rsid w:val="00427E3E"/>
    <w:rsid w:val="00430CDD"/>
    <w:rsid w:val="004313AC"/>
    <w:rsid w:val="00431729"/>
    <w:rsid w:val="00431844"/>
    <w:rsid w:val="00431AC2"/>
    <w:rsid w:val="004328D8"/>
    <w:rsid w:val="0043331A"/>
    <w:rsid w:val="004337F2"/>
    <w:rsid w:val="00433E4E"/>
    <w:rsid w:val="004340A9"/>
    <w:rsid w:val="004344A5"/>
    <w:rsid w:val="00434FD8"/>
    <w:rsid w:val="004367B4"/>
    <w:rsid w:val="00436DBB"/>
    <w:rsid w:val="0043725F"/>
    <w:rsid w:val="00437B86"/>
    <w:rsid w:val="00437BD8"/>
    <w:rsid w:val="00437D23"/>
    <w:rsid w:val="0044010D"/>
    <w:rsid w:val="004408DC"/>
    <w:rsid w:val="00440A71"/>
    <w:rsid w:val="00440DFC"/>
    <w:rsid w:val="00440FCC"/>
    <w:rsid w:val="004415B4"/>
    <w:rsid w:val="00441632"/>
    <w:rsid w:val="00441F7E"/>
    <w:rsid w:val="00443217"/>
    <w:rsid w:val="004434BA"/>
    <w:rsid w:val="00443575"/>
    <w:rsid w:val="00443D57"/>
    <w:rsid w:val="0044415A"/>
    <w:rsid w:val="0044415E"/>
    <w:rsid w:val="00444207"/>
    <w:rsid w:val="00444C71"/>
    <w:rsid w:val="00444E83"/>
    <w:rsid w:val="00444F03"/>
    <w:rsid w:val="00445FF5"/>
    <w:rsid w:val="00446345"/>
    <w:rsid w:val="00446CA9"/>
    <w:rsid w:val="00446DFE"/>
    <w:rsid w:val="00447506"/>
    <w:rsid w:val="00450B47"/>
    <w:rsid w:val="0045158A"/>
    <w:rsid w:val="00451821"/>
    <w:rsid w:val="00451B4C"/>
    <w:rsid w:val="00451CEE"/>
    <w:rsid w:val="0045491C"/>
    <w:rsid w:val="00456430"/>
    <w:rsid w:val="004565A3"/>
    <w:rsid w:val="00457386"/>
    <w:rsid w:val="00457418"/>
    <w:rsid w:val="004602C5"/>
    <w:rsid w:val="004607D5"/>
    <w:rsid w:val="00460EAB"/>
    <w:rsid w:val="00461154"/>
    <w:rsid w:val="00461993"/>
    <w:rsid w:val="00462225"/>
    <w:rsid w:val="00462532"/>
    <w:rsid w:val="00462E37"/>
    <w:rsid w:val="004630A6"/>
    <w:rsid w:val="0046327C"/>
    <w:rsid w:val="00463615"/>
    <w:rsid w:val="004638F4"/>
    <w:rsid w:val="00464117"/>
    <w:rsid w:val="00464A75"/>
    <w:rsid w:val="00464E6E"/>
    <w:rsid w:val="004656BA"/>
    <w:rsid w:val="00465EAE"/>
    <w:rsid w:val="004664A3"/>
    <w:rsid w:val="00466F6F"/>
    <w:rsid w:val="00467FA5"/>
    <w:rsid w:val="00471CA1"/>
    <w:rsid w:val="0047224E"/>
    <w:rsid w:val="004722C8"/>
    <w:rsid w:val="004723EB"/>
    <w:rsid w:val="00472B83"/>
    <w:rsid w:val="004731C5"/>
    <w:rsid w:val="004732D9"/>
    <w:rsid w:val="00473438"/>
    <w:rsid w:val="00473CBA"/>
    <w:rsid w:val="0047429B"/>
    <w:rsid w:val="00474A7F"/>
    <w:rsid w:val="00474C2C"/>
    <w:rsid w:val="00474CA4"/>
    <w:rsid w:val="00475EAE"/>
    <w:rsid w:val="00475F7D"/>
    <w:rsid w:val="00477121"/>
    <w:rsid w:val="0047771E"/>
    <w:rsid w:val="00477856"/>
    <w:rsid w:val="004779F9"/>
    <w:rsid w:val="004806B5"/>
    <w:rsid w:val="00480A26"/>
    <w:rsid w:val="00480ADD"/>
    <w:rsid w:val="00481400"/>
    <w:rsid w:val="00481850"/>
    <w:rsid w:val="00481C91"/>
    <w:rsid w:val="00481F0C"/>
    <w:rsid w:val="004826A0"/>
    <w:rsid w:val="0048290F"/>
    <w:rsid w:val="00484BE1"/>
    <w:rsid w:val="004851D6"/>
    <w:rsid w:val="00485B60"/>
    <w:rsid w:val="00485C0C"/>
    <w:rsid w:val="00485C68"/>
    <w:rsid w:val="0048688E"/>
    <w:rsid w:val="00486FE0"/>
    <w:rsid w:val="00487B19"/>
    <w:rsid w:val="00490397"/>
    <w:rsid w:val="00490F19"/>
    <w:rsid w:val="00491188"/>
    <w:rsid w:val="0049162B"/>
    <w:rsid w:val="004919E0"/>
    <w:rsid w:val="00491A04"/>
    <w:rsid w:val="004930E1"/>
    <w:rsid w:val="00493D6C"/>
    <w:rsid w:val="00494350"/>
    <w:rsid w:val="00494AED"/>
    <w:rsid w:val="00494FD6"/>
    <w:rsid w:val="00495002"/>
    <w:rsid w:val="00495748"/>
    <w:rsid w:val="00495912"/>
    <w:rsid w:val="00495AC8"/>
    <w:rsid w:val="00496AE8"/>
    <w:rsid w:val="00496C88"/>
    <w:rsid w:val="00497347"/>
    <w:rsid w:val="004A0037"/>
    <w:rsid w:val="004A0436"/>
    <w:rsid w:val="004A0F4F"/>
    <w:rsid w:val="004A121A"/>
    <w:rsid w:val="004A1650"/>
    <w:rsid w:val="004A1D82"/>
    <w:rsid w:val="004A2F86"/>
    <w:rsid w:val="004A414C"/>
    <w:rsid w:val="004A42B8"/>
    <w:rsid w:val="004A438E"/>
    <w:rsid w:val="004A4CFE"/>
    <w:rsid w:val="004A50C4"/>
    <w:rsid w:val="004A52C6"/>
    <w:rsid w:val="004A5A26"/>
    <w:rsid w:val="004A62D9"/>
    <w:rsid w:val="004A756C"/>
    <w:rsid w:val="004B015A"/>
    <w:rsid w:val="004B0377"/>
    <w:rsid w:val="004B0945"/>
    <w:rsid w:val="004B0C84"/>
    <w:rsid w:val="004B0F1C"/>
    <w:rsid w:val="004B1C51"/>
    <w:rsid w:val="004B1D72"/>
    <w:rsid w:val="004B1DD2"/>
    <w:rsid w:val="004B308A"/>
    <w:rsid w:val="004B30A9"/>
    <w:rsid w:val="004B37B5"/>
    <w:rsid w:val="004B3E05"/>
    <w:rsid w:val="004B3FB2"/>
    <w:rsid w:val="004B4807"/>
    <w:rsid w:val="004B4879"/>
    <w:rsid w:val="004B49FF"/>
    <w:rsid w:val="004B4C69"/>
    <w:rsid w:val="004B4E35"/>
    <w:rsid w:val="004B5435"/>
    <w:rsid w:val="004B5C23"/>
    <w:rsid w:val="004B5DE2"/>
    <w:rsid w:val="004B6FFF"/>
    <w:rsid w:val="004B7209"/>
    <w:rsid w:val="004B793E"/>
    <w:rsid w:val="004B7C14"/>
    <w:rsid w:val="004C0243"/>
    <w:rsid w:val="004C02FA"/>
    <w:rsid w:val="004C0C7E"/>
    <w:rsid w:val="004C1243"/>
    <w:rsid w:val="004C181B"/>
    <w:rsid w:val="004C1888"/>
    <w:rsid w:val="004C1BD3"/>
    <w:rsid w:val="004C1CFF"/>
    <w:rsid w:val="004C2386"/>
    <w:rsid w:val="004C2A73"/>
    <w:rsid w:val="004C3600"/>
    <w:rsid w:val="004C38F0"/>
    <w:rsid w:val="004C390B"/>
    <w:rsid w:val="004C40D6"/>
    <w:rsid w:val="004C538B"/>
    <w:rsid w:val="004C5EAD"/>
    <w:rsid w:val="004C6833"/>
    <w:rsid w:val="004C7108"/>
    <w:rsid w:val="004C78EE"/>
    <w:rsid w:val="004C7F6F"/>
    <w:rsid w:val="004D1442"/>
    <w:rsid w:val="004D154E"/>
    <w:rsid w:val="004D1741"/>
    <w:rsid w:val="004D242B"/>
    <w:rsid w:val="004D2907"/>
    <w:rsid w:val="004D2B32"/>
    <w:rsid w:val="004D2FCC"/>
    <w:rsid w:val="004D3157"/>
    <w:rsid w:val="004D39E9"/>
    <w:rsid w:val="004D4462"/>
    <w:rsid w:val="004D475F"/>
    <w:rsid w:val="004D47EA"/>
    <w:rsid w:val="004D4F35"/>
    <w:rsid w:val="004D5DFC"/>
    <w:rsid w:val="004D5E3E"/>
    <w:rsid w:val="004D5EF0"/>
    <w:rsid w:val="004D6B43"/>
    <w:rsid w:val="004D720D"/>
    <w:rsid w:val="004E043E"/>
    <w:rsid w:val="004E058D"/>
    <w:rsid w:val="004E0E12"/>
    <w:rsid w:val="004E0EAF"/>
    <w:rsid w:val="004E147B"/>
    <w:rsid w:val="004E15B9"/>
    <w:rsid w:val="004E203B"/>
    <w:rsid w:val="004E2186"/>
    <w:rsid w:val="004E2915"/>
    <w:rsid w:val="004E412F"/>
    <w:rsid w:val="004E4527"/>
    <w:rsid w:val="004E459A"/>
    <w:rsid w:val="004E4B2C"/>
    <w:rsid w:val="004E4CDE"/>
    <w:rsid w:val="004E5B6E"/>
    <w:rsid w:val="004E5B9A"/>
    <w:rsid w:val="004E6251"/>
    <w:rsid w:val="004E628A"/>
    <w:rsid w:val="004E67C8"/>
    <w:rsid w:val="004E6840"/>
    <w:rsid w:val="004E6E08"/>
    <w:rsid w:val="004E73C3"/>
    <w:rsid w:val="004E7980"/>
    <w:rsid w:val="004E7EB3"/>
    <w:rsid w:val="004E7EB7"/>
    <w:rsid w:val="004F03B2"/>
    <w:rsid w:val="004F0808"/>
    <w:rsid w:val="004F0C2C"/>
    <w:rsid w:val="004F1350"/>
    <w:rsid w:val="004F3546"/>
    <w:rsid w:val="004F38A8"/>
    <w:rsid w:val="004F399B"/>
    <w:rsid w:val="004F3AC2"/>
    <w:rsid w:val="004F40EC"/>
    <w:rsid w:val="004F4193"/>
    <w:rsid w:val="004F41BB"/>
    <w:rsid w:val="004F470A"/>
    <w:rsid w:val="004F4E24"/>
    <w:rsid w:val="004F5D3B"/>
    <w:rsid w:val="004F6040"/>
    <w:rsid w:val="004F67EA"/>
    <w:rsid w:val="004F6CFB"/>
    <w:rsid w:val="004F78B9"/>
    <w:rsid w:val="005003F5"/>
    <w:rsid w:val="00500497"/>
    <w:rsid w:val="00500B6A"/>
    <w:rsid w:val="00500DBA"/>
    <w:rsid w:val="00500E6A"/>
    <w:rsid w:val="00501AEC"/>
    <w:rsid w:val="00502D3D"/>
    <w:rsid w:val="005032B9"/>
    <w:rsid w:val="00503748"/>
    <w:rsid w:val="00503AE4"/>
    <w:rsid w:val="00503FDA"/>
    <w:rsid w:val="00504819"/>
    <w:rsid w:val="00504AF3"/>
    <w:rsid w:val="00505C0E"/>
    <w:rsid w:val="00506019"/>
    <w:rsid w:val="00506D2E"/>
    <w:rsid w:val="00506F9B"/>
    <w:rsid w:val="00507136"/>
    <w:rsid w:val="005074E6"/>
    <w:rsid w:val="0051071F"/>
    <w:rsid w:val="005111F8"/>
    <w:rsid w:val="0051228A"/>
    <w:rsid w:val="00512C13"/>
    <w:rsid w:val="00513527"/>
    <w:rsid w:val="00513626"/>
    <w:rsid w:val="00513C8B"/>
    <w:rsid w:val="00514362"/>
    <w:rsid w:val="00514B14"/>
    <w:rsid w:val="00515C44"/>
    <w:rsid w:val="00517118"/>
    <w:rsid w:val="005172B0"/>
    <w:rsid w:val="00517600"/>
    <w:rsid w:val="005206A8"/>
    <w:rsid w:val="00520740"/>
    <w:rsid w:val="0052074E"/>
    <w:rsid w:val="005207DE"/>
    <w:rsid w:val="00520A8F"/>
    <w:rsid w:val="00520CD7"/>
    <w:rsid w:val="005212EB"/>
    <w:rsid w:val="00522479"/>
    <w:rsid w:val="00522618"/>
    <w:rsid w:val="00522C11"/>
    <w:rsid w:val="00522F22"/>
    <w:rsid w:val="00523284"/>
    <w:rsid w:val="005232AE"/>
    <w:rsid w:val="005241CB"/>
    <w:rsid w:val="0052498E"/>
    <w:rsid w:val="00524F8C"/>
    <w:rsid w:val="00525734"/>
    <w:rsid w:val="00525BF5"/>
    <w:rsid w:val="0052749B"/>
    <w:rsid w:val="00527B7F"/>
    <w:rsid w:val="0053112E"/>
    <w:rsid w:val="005312FD"/>
    <w:rsid w:val="005313F9"/>
    <w:rsid w:val="0053154A"/>
    <w:rsid w:val="00531E88"/>
    <w:rsid w:val="00531F0B"/>
    <w:rsid w:val="00532358"/>
    <w:rsid w:val="005325B7"/>
    <w:rsid w:val="005326D2"/>
    <w:rsid w:val="0053346D"/>
    <w:rsid w:val="0053354F"/>
    <w:rsid w:val="00533BC3"/>
    <w:rsid w:val="00533C4C"/>
    <w:rsid w:val="005346B3"/>
    <w:rsid w:val="005349C8"/>
    <w:rsid w:val="00534D5D"/>
    <w:rsid w:val="0053517D"/>
    <w:rsid w:val="0053598A"/>
    <w:rsid w:val="00536240"/>
    <w:rsid w:val="00536ADD"/>
    <w:rsid w:val="00536D4B"/>
    <w:rsid w:val="00537411"/>
    <w:rsid w:val="0053759A"/>
    <w:rsid w:val="00537ABB"/>
    <w:rsid w:val="00537D17"/>
    <w:rsid w:val="00537F2E"/>
    <w:rsid w:val="00540A82"/>
    <w:rsid w:val="00541258"/>
    <w:rsid w:val="00542DB7"/>
    <w:rsid w:val="00543B8D"/>
    <w:rsid w:val="005478BC"/>
    <w:rsid w:val="00550443"/>
    <w:rsid w:val="00550C81"/>
    <w:rsid w:val="00552902"/>
    <w:rsid w:val="00552BD2"/>
    <w:rsid w:val="00552BDB"/>
    <w:rsid w:val="00552D86"/>
    <w:rsid w:val="005537D3"/>
    <w:rsid w:val="00554204"/>
    <w:rsid w:val="0055472E"/>
    <w:rsid w:val="00555261"/>
    <w:rsid w:val="0055701E"/>
    <w:rsid w:val="0055773B"/>
    <w:rsid w:val="00560169"/>
    <w:rsid w:val="005616F2"/>
    <w:rsid w:val="00562090"/>
    <w:rsid w:val="00562D55"/>
    <w:rsid w:val="00562FE9"/>
    <w:rsid w:val="0056315B"/>
    <w:rsid w:val="00563DAE"/>
    <w:rsid w:val="00563E34"/>
    <w:rsid w:val="00563F3A"/>
    <w:rsid w:val="005645A2"/>
    <w:rsid w:val="005648B7"/>
    <w:rsid w:val="00564B09"/>
    <w:rsid w:val="00564CC8"/>
    <w:rsid w:val="0056573B"/>
    <w:rsid w:val="00566035"/>
    <w:rsid w:val="005662F2"/>
    <w:rsid w:val="005664E8"/>
    <w:rsid w:val="0056662A"/>
    <w:rsid w:val="0056734C"/>
    <w:rsid w:val="00567591"/>
    <w:rsid w:val="005675EE"/>
    <w:rsid w:val="00570631"/>
    <w:rsid w:val="00570712"/>
    <w:rsid w:val="00571197"/>
    <w:rsid w:val="00571EEF"/>
    <w:rsid w:val="005725A7"/>
    <w:rsid w:val="00572A5F"/>
    <w:rsid w:val="00573E38"/>
    <w:rsid w:val="00574189"/>
    <w:rsid w:val="00574BE6"/>
    <w:rsid w:val="005755D9"/>
    <w:rsid w:val="0057574C"/>
    <w:rsid w:val="00576A39"/>
    <w:rsid w:val="00577172"/>
    <w:rsid w:val="0057754A"/>
    <w:rsid w:val="00580D82"/>
    <w:rsid w:val="0058138E"/>
    <w:rsid w:val="00581D8D"/>
    <w:rsid w:val="0058226A"/>
    <w:rsid w:val="00582761"/>
    <w:rsid w:val="00582E31"/>
    <w:rsid w:val="00582F57"/>
    <w:rsid w:val="00584AEA"/>
    <w:rsid w:val="00584D50"/>
    <w:rsid w:val="00584F9B"/>
    <w:rsid w:val="00585481"/>
    <w:rsid w:val="00586832"/>
    <w:rsid w:val="00586991"/>
    <w:rsid w:val="0058742C"/>
    <w:rsid w:val="005878CB"/>
    <w:rsid w:val="005878DE"/>
    <w:rsid w:val="00590195"/>
    <w:rsid w:val="005905EE"/>
    <w:rsid w:val="00590A49"/>
    <w:rsid w:val="00590ECC"/>
    <w:rsid w:val="00591480"/>
    <w:rsid w:val="00591BD8"/>
    <w:rsid w:val="00592111"/>
    <w:rsid w:val="00592279"/>
    <w:rsid w:val="0059342E"/>
    <w:rsid w:val="005939BB"/>
    <w:rsid w:val="00593F4C"/>
    <w:rsid w:val="0059494E"/>
    <w:rsid w:val="00594D94"/>
    <w:rsid w:val="00595E82"/>
    <w:rsid w:val="00595F38"/>
    <w:rsid w:val="005963E1"/>
    <w:rsid w:val="00596EBE"/>
    <w:rsid w:val="0059738C"/>
    <w:rsid w:val="00597799"/>
    <w:rsid w:val="00597C5D"/>
    <w:rsid w:val="005A0685"/>
    <w:rsid w:val="005A0976"/>
    <w:rsid w:val="005A1231"/>
    <w:rsid w:val="005A1C55"/>
    <w:rsid w:val="005A23AD"/>
    <w:rsid w:val="005A26BC"/>
    <w:rsid w:val="005A2894"/>
    <w:rsid w:val="005A2947"/>
    <w:rsid w:val="005A335A"/>
    <w:rsid w:val="005A394B"/>
    <w:rsid w:val="005A3F4D"/>
    <w:rsid w:val="005A42C1"/>
    <w:rsid w:val="005A47FA"/>
    <w:rsid w:val="005A4A64"/>
    <w:rsid w:val="005A5189"/>
    <w:rsid w:val="005A520C"/>
    <w:rsid w:val="005A5829"/>
    <w:rsid w:val="005A5E56"/>
    <w:rsid w:val="005A6315"/>
    <w:rsid w:val="005A6832"/>
    <w:rsid w:val="005A6983"/>
    <w:rsid w:val="005A6EBA"/>
    <w:rsid w:val="005A72CE"/>
    <w:rsid w:val="005A76D0"/>
    <w:rsid w:val="005A7749"/>
    <w:rsid w:val="005A77DA"/>
    <w:rsid w:val="005B059B"/>
    <w:rsid w:val="005B1482"/>
    <w:rsid w:val="005B1783"/>
    <w:rsid w:val="005B19A3"/>
    <w:rsid w:val="005B217C"/>
    <w:rsid w:val="005B21BD"/>
    <w:rsid w:val="005B23A1"/>
    <w:rsid w:val="005B25EF"/>
    <w:rsid w:val="005B355A"/>
    <w:rsid w:val="005B43CE"/>
    <w:rsid w:val="005B4DB1"/>
    <w:rsid w:val="005B56A8"/>
    <w:rsid w:val="005B5944"/>
    <w:rsid w:val="005B5D37"/>
    <w:rsid w:val="005B614A"/>
    <w:rsid w:val="005B637D"/>
    <w:rsid w:val="005B641B"/>
    <w:rsid w:val="005B691C"/>
    <w:rsid w:val="005B6DE2"/>
    <w:rsid w:val="005B721D"/>
    <w:rsid w:val="005B7A4A"/>
    <w:rsid w:val="005B7EA7"/>
    <w:rsid w:val="005B7EE7"/>
    <w:rsid w:val="005C0688"/>
    <w:rsid w:val="005C0AC1"/>
    <w:rsid w:val="005C290E"/>
    <w:rsid w:val="005C2ECA"/>
    <w:rsid w:val="005C35F4"/>
    <w:rsid w:val="005C36D7"/>
    <w:rsid w:val="005C40D1"/>
    <w:rsid w:val="005C5518"/>
    <w:rsid w:val="005C558E"/>
    <w:rsid w:val="005C593C"/>
    <w:rsid w:val="005C613C"/>
    <w:rsid w:val="005C66C3"/>
    <w:rsid w:val="005C70B0"/>
    <w:rsid w:val="005C74AB"/>
    <w:rsid w:val="005C777C"/>
    <w:rsid w:val="005C7BC5"/>
    <w:rsid w:val="005D07DC"/>
    <w:rsid w:val="005D1094"/>
    <w:rsid w:val="005D19A1"/>
    <w:rsid w:val="005D2684"/>
    <w:rsid w:val="005D26D3"/>
    <w:rsid w:val="005D29CB"/>
    <w:rsid w:val="005D2EE6"/>
    <w:rsid w:val="005D34AC"/>
    <w:rsid w:val="005D3E4E"/>
    <w:rsid w:val="005D462F"/>
    <w:rsid w:val="005D479D"/>
    <w:rsid w:val="005D5EBF"/>
    <w:rsid w:val="005D660A"/>
    <w:rsid w:val="005D7475"/>
    <w:rsid w:val="005E0A85"/>
    <w:rsid w:val="005E17A1"/>
    <w:rsid w:val="005E25CB"/>
    <w:rsid w:val="005E25E7"/>
    <w:rsid w:val="005E2EC1"/>
    <w:rsid w:val="005E2FBA"/>
    <w:rsid w:val="005E3FBE"/>
    <w:rsid w:val="005E4059"/>
    <w:rsid w:val="005E6A18"/>
    <w:rsid w:val="005E7F1A"/>
    <w:rsid w:val="005F0478"/>
    <w:rsid w:val="005F06C2"/>
    <w:rsid w:val="005F077E"/>
    <w:rsid w:val="005F1CE4"/>
    <w:rsid w:val="005F1D1A"/>
    <w:rsid w:val="005F21F6"/>
    <w:rsid w:val="005F2D2E"/>
    <w:rsid w:val="005F30A4"/>
    <w:rsid w:val="005F312E"/>
    <w:rsid w:val="005F44A5"/>
    <w:rsid w:val="005F44ED"/>
    <w:rsid w:val="005F4696"/>
    <w:rsid w:val="005F4E55"/>
    <w:rsid w:val="005F6184"/>
    <w:rsid w:val="005F6576"/>
    <w:rsid w:val="005F691C"/>
    <w:rsid w:val="005F69EC"/>
    <w:rsid w:val="005F760F"/>
    <w:rsid w:val="0060062A"/>
    <w:rsid w:val="006011D7"/>
    <w:rsid w:val="00601509"/>
    <w:rsid w:val="00602D71"/>
    <w:rsid w:val="00603740"/>
    <w:rsid w:val="00604159"/>
    <w:rsid w:val="006041FB"/>
    <w:rsid w:val="00604EC2"/>
    <w:rsid w:val="00604F6A"/>
    <w:rsid w:val="00605200"/>
    <w:rsid w:val="006057B2"/>
    <w:rsid w:val="00605C4B"/>
    <w:rsid w:val="0060601B"/>
    <w:rsid w:val="0060678A"/>
    <w:rsid w:val="00607BA9"/>
    <w:rsid w:val="00607F2F"/>
    <w:rsid w:val="00612136"/>
    <w:rsid w:val="00612964"/>
    <w:rsid w:val="00612E30"/>
    <w:rsid w:val="00612EBC"/>
    <w:rsid w:val="00613042"/>
    <w:rsid w:val="006136CF"/>
    <w:rsid w:val="006146D5"/>
    <w:rsid w:val="006146DB"/>
    <w:rsid w:val="0061474F"/>
    <w:rsid w:val="006150AA"/>
    <w:rsid w:val="006151DE"/>
    <w:rsid w:val="006151E3"/>
    <w:rsid w:val="00615417"/>
    <w:rsid w:val="00615AF5"/>
    <w:rsid w:val="0061650C"/>
    <w:rsid w:val="006167B1"/>
    <w:rsid w:val="00617331"/>
    <w:rsid w:val="00617FD7"/>
    <w:rsid w:val="006202D8"/>
    <w:rsid w:val="00621159"/>
    <w:rsid w:val="0062142E"/>
    <w:rsid w:val="006219D8"/>
    <w:rsid w:val="0062214A"/>
    <w:rsid w:val="0062282A"/>
    <w:rsid w:val="00622CDA"/>
    <w:rsid w:val="006234AC"/>
    <w:rsid w:val="006247FF"/>
    <w:rsid w:val="0062504F"/>
    <w:rsid w:val="006253F8"/>
    <w:rsid w:val="00625650"/>
    <w:rsid w:val="0062666D"/>
    <w:rsid w:val="00626695"/>
    <w:rsid w:val="00626CD6"/>
    <w:rsid w:val="00626DD9"/>
    <w:rsid w:val="006274DC"/>
    <w:rsid w:val="0062762B"/>
    <w:rsid w:val="00631ACF"/>
    <w:rsid w:val="00631D42"/>
    <w:rsid w:val="00632B5F"/>
    <w:rsid w:val="00633544"/>
    <w:rsid w:val="00633601"/>
    <w:rsid w:val="006337D1"/>
    <w:rsid w:val="00633AA9"/>
    <w:rsid w:val="00633E1E"/>
    <w:rsid w:val="0063400D"/>
    <w:rsid w:val="0063441A"/>
    <w:rsid w:val="0063569E"/>
    <w:rsid w:val="006364A3"/>
    <w:rsid w:val="00636B7C"/>
    <w:rsid w:val="00636E9B"/>
    <w:rsid w:val="006372F0"/>
    <w:rsid w:val="00637777"/>
    <w:rsid w:val="00637989"/>
    <w:rsid w:val="006421C1"/>
    <w:rsid w:val="00642363"/>
    <w:rsid w:val="006427D6"/>
    <w:rsid w:val="006429E7"/>
    <w:rsid w:val="00642CE5"/>
    <w:rsid w:val="00642FEC"/>
    <w:rsid w:val="00643A9C"/>
    <w:rsid w:val="00643F0B"/>
    <w:rsid w:val="006441D4"/>
    <w:rsid w:val="006452A6"/>
    <w:rsid w:val="006452EC"/>
    <w:rsid w:val="00645987"/>
    <w:rsid w:val="00645B20"/>
    <w:rsid w:val="00645B67"/>
    <w:rsid w:val="006462FF"/>
    <w:rsid w:val="00646F98"/>
    <w:rsid w:val="00646FC8"/>
    <w:rsid w:val="006501E1"/>
    <w:rsid w:val="00650BC2"/>
    <w:rsid w:val="00650C83"/>
    <w:rsid w:val="006514F0"/>
    <w:rsid w:val="00651842"/>
    <w:rsid w:val="006519B0"/>
    <w:rsid w:val="00651EB6"/>
    <w:rsid w:val="00651FF7"/>
    <w:rsid w:val="00652AF6"/>
    <w:rsid w:val="00653ECD"/>
    <w:rsid w:val="006549B7"/>
    <w:rsid w:val="00655010"/>
    <w:rsid w:val="006551EB"/>
    <w:rsid w:val="00655487"/>
    <w:rsid w:val="00655AF2"/>
    <w:rsid w:val="00656DDC"/>
    <w:rsid w:val="0065756F"/>
    <w:rsid w:val="00657DE6"/>
    <w:rsid w:val="00657F93"/>
    <w:rsid w:val="006601D2"/>
    <w:rsid w:val="006616B0"/>
    <w:rsid w:val="00661818"/>
    <w:rsid w:val="00662763"/>
    <w:rsid w:val="006628EB"/>
    <w:rsid w:val="00662BF2"/>
    <w:rsid w:val="0066378B"/>
    <w:rsid w:val="00663FF7"/>
    <w:rsid w:val="0066407B"/>
    <w:rsid w:val="00664378"/>
    <w:rsid w:val="00664BE6"/>
    <w:rsid w:val="00664C71"/>
    <w:rsid w:val="00666244"/>
    <w:rsid w:val="00666B23"/>
    <w:rsid w:val="00667788"/>
    <w:rsid w:val="00670483"/>
    <w:rsid w:val="0067136C"/>
    <w:rsid w:val="006715D2"/>
    <w:rsid w:val="0067198E"/>
    <w:rsid w:val="0067242C"/>
    <w:rsid w:val="006728D0"/>
    <w:rsid w:val="00674340"/>
    <w:rsid w:val="00674BDE"/>
    <w:rsid w:val="006753F1"/>
    <w:rsid w:val="006759DC"/>
    <w:rsid w:val="00675F54"/>
    <w:rsid w:val="00676481"/>
    <w:rsid w:val="006767DB"/>
    <w:rsid w:val="00676CC5"/>
    <w:rsid w:val="00676EFE"/>
    <w:rsid w:val="00677D4D"/>
    <w:rsid w:val="006800D1"/>
    <w:rsid w:val="00680618"/>
    <w:rsid w:val="00681711"/>
    <w:rsid w:val="006820FB"/>
    <w:rsid w:val="0068271B"/>
    <w:rsid w:val="006827AF"/>
    <w:rsid w:val="00682993"/>
    <w:rsid w:val="00682DF1"/>
    <w:rsid w:val="00684E08"/>
    <w:rsid w:val="00684E23"/>
    <w:rsid w:val="0068611E"/>
    <w:rsid w:val="006867EB"/>
    <w:rsid w:val="00686B86"/>
    <w:rsid w:val="00686C06"/>
    <w:rsid w:val="00687653"/>
    <w:rsid w:val="00687D4A"/>
    <w:rsid w:val="0069005C"/>
    <w:rsid w:val="00690A2C"/>
    <w:rsid w:val="00690DDC"/>
    <w:rsid w:val="00691980"/>
    <w:rsid w:val="00691CC8"/>
    <w:rsid w:val="0069218A"/>
    <w:rsid w:val="006921D3"/>
    <w:rsid w:val="00692743"/>
    <w:rsid w:val="0069356D"/>
    <w:rsid w:val="00693EF0"/>
    <w:rsid w:val="00694E1F"/>
    <w:rsid w:val="00694FEC"/>
    <w:rsid w:val="0069508D"/>
    <w:rsid w:val="00695097"/>
    <w:rsid w:val="00695564"/>
    <w:rsid w:val="0069646E"/>
    <w:rsid w:val="00696711"/>
    <w:rsid w:val="00696C8A"/>
    <w:rsid w:val="006976CD"/>
    <w:rsid w:val="00697C16"/>
    <w:rsid w:val="00697ED8"/>
    <w:rsid w:val="006A015C"/>
    <w:rsid w:val="006A0198"/>
    <w:rsid w:val="006A108D"/>
    <w:rsid w:val="006A1A45"/>
    <w:rsid w:val="006A26C1"/>
    <w:rsid w:val="006A2FE8"/>
    <w:rsid w:val="006A3622"/>
    <w:rsid w:val="006A427F"/>
    <w:rsid w:val="006A4527"/>
    <w:rsid w:val="006A5767"/>
    <w:rsid w:val="006A5F0A"/>
    <w:rsid w:val="006A5F96"/>
    <w:rsid w:val="006A66F6"/>
    <w:rsid w:val="006A7220"/>
    <w:rsid w:val="006A7365"/>
    <w:rsid w:val="006B0454"/>
    <w:rsid w:val="006B1593"/>
    <w:rsid w:val="006B219E"/>
    <w:rsid w:val="006B2411"/>
    <w:rsid w:val="006B277F"/>
    <w:rsid w:val="006B2994"/>
    <w:rsid w:val="006B2B9F"/>
    <w:rsid w:val="006B328D"/>
    <w:rsid w:val="006B32E4"/>
    <w:rsid w:val="006B3770"/>
    <w:rsid w:val="006B3EFC"/>
    <w:rsid w:val="006B3EFF"/>
    <w:rsid w:val="006B48C7"/>
    <w:rsid w:val="006B5225"/>
    <w:rsid w:val="006B5263"/>
    <w:rsid w:val="006B5F55"/>
    <w:rsid w:val="006B7077"/>
    <w:rsid w:val="006B7350"/>
    <w:rsid w:val="006B77C0"/>
    <w:rsid w:val="006B7AB8"/>
    <w:rsid w:val="006B7ECF"/>
    <w:rsid w:val="006C0364"/>
    <w:rsid w:val="006C08E7"/>
    <w:rsid w:val="006C18DB"/>
    <w:rsid w:val="006C2B2F"/>
    <w:rsid w:val="006C3123"/>
    <w:rsid w:val="006C3CFA"/>
    <w:rsid w:val="006C5A76"/>
    <w:rsid w:val="006C5FDF"/>
    <w:rsid w:val="006C6C6F"/>
    <w:rsid w:val="006C6FA8"/>
    <w:rsid w:val="006C710F"/>
    <w:rsid w:val="006C73DC"/>
    <w:rsid w:val="006D0171"/>
    <w:rsid w:val="006D09EF"/>
    <w:rsid w:val="006D11FC"/>
    <w:rsid w:val="006D23F4"/>
    <w:rsid w:val="006D25DD"/>
    <w:rsid w:val="006D260E"/>
    <w:rsid w:val="006D2E3D"/>
    <w:rsid w:val="006D2F66"/>
    <w:rsid w:val="006D3C6D"/>
    <w:rsid w:val="006D4130"/>
    <w:rsid w:val="006D4198"/>
    <w:rsid w:val="006D4BE6"/>
    <w:rsid w:val="006D51E6"/>
    <w:rsid w:val="006D5CD2"/>
    <w:rsid w:val="006D63D5"/>
    <w:rsid w:val="006D79D5"/>
    <w:rsid w:val="006D7FC5"/>
    <w:rsid w:val="006E0180"/>
    <w:rsid w:val="006E070A"/>
    <w:rsid w:val="006E0CAF"/>
    <w:rsid w:val="006E14BF"/>
    <w:rsid w:val="006E16C5"/>
    <w:rsid w:val="006E2516"/>
    <w:rsid w:val="006E32F9"/>
    <w:rsid w:val="006E43E6"/>
    <w:rsid w:val="006E4467"/>
    <w:rsid w:val="006E44DC"/>
    <w:rsid w:val="006E4727"/>
    <w:rsid w:val="006E4C1F"/>
    <w:rsid w:val="006E4E73"/>
    <w:rsid w:val="006E6972"/>
    <w:rsid w:val="006E74C5"/>
    <w:rsid w:val="006E7B3E"/>
    <w:rsid w:val="006E7FED"/>
    <w:rsid w:val="006F0632"/>
    <w:rsid w:val="006F0952"/>
    <w:rsid w:val="006F0ABB"/>
    <w:rsid w:val="006F2570"/>
    <w:rsid w:val="006F2765"/>
    <w:rsid w:val="006F28A6"/>
    <w:rsid w:val="006F32AA"/>
    <w:rsid w:val="006F32EB"/>
    <w:rsid w:val="006F3392"/>
    <w:rsid w:val="006F373F"/>
    <w:rsid w:val="006F3879"/>
    <w:rsid w:val="006F3F9D"/>
    <w:rsid w:val="006F54A3"/>
    <w:rsid w:val="006F5C2D"/>
    <w:rsid w:val="006F5D81"/>
    <w:rsid w:val="006F609A"/>
    <w:rsid w:val="006F6F20"/>
    <w:rsid w:val="006F7AF6"/>
    <w:rsid w:val="00701786"/>
    <w:rsid w:val="00701821"/>
    <w:rsid w:val="00701F2D"/>
    <w:rsid w:val="00702ABB"/>
    <w:rsid w:val="007031B4"/>
    <w:rsid w:val="007035E1"/>
    <w:rsid w:val="007036F9"/>
    <w:rsid w:val="007041E2"/>
    <w:rsid w:val="00705F00"/>
    <w:rsid w:val="00706616"/>
    <w:rsid w:val="00706842"/>
    <w:rsid w:val="00706D0A"/>
    <w:rsid w:val="0070771E"/>
    <w:rsid w:val="00707ADB"/>
    <w:rsid w:val="00710366"/>
    <w:rsid w:val="0071067D"/>
    <w:rsid w:val="00712192"/>
    <w:rsid w:val="00713AEA"/>
    <w:rsid w:val="00713DC0"/>
    <w:rsid w:val="00714620"/>
    <w:rsid w:val="0071500A"/>
    <w:rsid w:val="007158CF"/>
    <w:rsid w:val="007159F2"/>
    <w:rsid w:val="00715C14"/>
    <w:rsid w:val="00715EC1"/>
    <w:rsid w:val="0071647B"/>
    <w:rsid w:val="00717851"/>
    <w:rsid w:val="00717B77"/>
    <w:rsid w:val="007200C4"/>
    <w:rsid w:val="007209D0"/>
    <w:rsid w:val="00720ABB"/>
    <w:rsid w:val="00720ACE"/>
    <w:rsid w:val="00720AD6"/>
    <w:rsid w:val="00720D6D"/>
    <w:rsid w:val="00720F87"/>
    <w:rsid w:val="00722631"/>
    <w:rsid w:val="00722777"/>
    <w:rsid w:val="00723A9C"/>
    <w:rsid w:val="0072441A"/>
    <w:rsid w:val="00724691"/>
    <w:rsid w:val="00724BAD"/>
    <w:rsid w:val="00725279"/>
    <w:rsid w:val="00725290"/>
    <w:rsid w:val="007252E1"/>
    <w:rsid w:val="007260BA"/>
    <w:rsid w:val="007268CE"/>
    <w:rsid w:val="00726BC7"/>
    <w:rsid w:val="00730409"/>
    <w:rsid w:val="007317C2"/>
    <w:rsid w:val="00731D78"/>
    <w:rsid w:val="00732099"/>
    <w:rsid w:val="0073273D"/>
    <w:rsid w:val="00732C52"/>
    <w:rsid w:val="0073318E"/>
    <w:rsid w:val="007337FC"/>
    <w:rsid w:val="00733976"/>
    <w:rsid w:val="00733A74"/>
    <w:rsid w:val="0073479C"/>
    <w:rsid w:val="00735AC5"/>
    <w:rsid w:val="0073689A"/>
    <w:rsid w:val="007377D8"/>
    <w:rsid w:val="007378FE"/>
    <w:rsid w:val="00737CD8"/>
    <w:rsid w:val="00741F25"/>
    <w:rsid w:val="00744545"/>
    <w:rsid w:val="00745761"/>
    <w:rsid w:val="00745A3E"/>
    <w:rsid w:val="00745F72"/>
    <w:rsid w:val="0074673F"/>
    <w:rsid w:val="00746B2B"/>
    <w:rsid w:val="00746CF9"/>
    <w:rsid w:val="00747A58"/>
    <w:rsid w:val="00747E63"/>
    <w:rsid w:val="00750260"/>
    <w:rsid w:val="007509B8"/>
    <w:rsid w:val="00750A22"/>
    <w:rsid w:val="00751D23"/>
    <w:rsid w:val="00752209"/>
    <w:rsid w:val="00753053"/>
    <w:rsid w:val="00754E88"/>
    <w:rsid w:val="0075552C"/>
    <w:rsid w:val="007559D4"/>
    <w:rsid w:val="00755D98"/>
    <w:rsid w:val="007567FE"/>
    <w:rsid w:val="007568B8"/>
    <w:rsid w:val="00756AB6"/>
    <w:rsid w:val="00756B41"/>
    <w:rsid w:val="00756BEF"/>
    <w:rsid w:val="00757CD3"/>
    <w:rsid w:val="00757D8A"/>
    <w:rsid w:val="007602A7"/>
    <w:rsid w:val="00760B27"/>
    <w:rsid w:val="007612A3"/>
    <w:rsid w:val="00761CC4"/>
    <w:rsid w:val="00761DFA"/>
    <w:rsid w:val="00762C51"/>
    <w:rsid w:val="0076553A"/>
    <w:rsid w:val="00765575"/>
    <w:rsid w:val="00765C3A"/>
    <w:rsid w:val="007679C2"/>
    <w:rsid w:val="007700DD"/>
    <w:rsid w:val="0077044E"/>
    <w:rsid w:val="00771845"/>
    <w:rsid w:val="0077256B"/>
    <w:rsid w:val="007727C9"/>
    <w:rsid w:val="00772A69"/>
    <w:rsid w:val="00772BB6"/>
    <w:rsid w:val="00773FE2"/>
    <w:rsid w:val="007741B2"/>
    <w:rsid w:val="007757CB"/>
    <w:rsid w:val="00775F58"/>
    <w:rsid w:val="00775FD8"/>
    <w:rsid w:val="00777574"/>
    <w:rsid w:val="00777B05"/>
    <w:rsid w:val="00777C95"/>
    <w:rsid w:val="00777E80"/>
    <w:rsid w:val="00780360"/>
    <w:rsid w:val="007809C7"/>
    <w:rsid w:val="00781552"/>
    <w:rsid w:val="007818F1"/>
    <w:rsid w:val="00781968"/>
    <w:rsid w:val="007821B7"/>
    <w:rsid w:val="007838F4"/>
    <w:rsid w:val="00783DE7"/>
    <w:rsid w:val="00784126"/>
    <w:rsid w:val="00786835"/>
    <w:rsid w:val="00786E29"/>
    <w:rsid w:val="00787132"/>
    <w:rsid w:val="0078714C"/>
    <w:rsid w:val="00787E80"/>
    <w:rsid w:val="00790B2B"/>
    <w:rsid w:val="007910C5"/>
    <w:rsid w:val="007917CD"/>
    <w:rsid w:val="007932BC"/>
    <w:rsid w:val="00793D0C"/>
    <w:rsid w:val="00794CFA"/>
    <w:rsid w:val="00795665"/>
    <w:rsid w:val="00796174"/>
    <w:rsid w:val="0079619B"/>
    <w:rsid w:val="007965FC"/>
    <w:rsid w:val="0079684C"/>
    <w:rsid w:val="00796D84"/>
    <w:rsid w:val="00796DBB"/>
    <w:rsid w:val="007979D7"/>
    <w:rsid w:val="007A0665"/>
    <w:rsid w:val="007A1156"/>
    <w:rsid w:val="007A12A0"/>
    <w:rsid w:val="007A13A2"/>
    <w:rsid w:val="007A16C6"/>
    <w:rsid w:val="007A1731"/>
    <w:rsid w:val="007A1BC1"/>
    <w:rsid w:val="007A20C7"/>
    <w:rsid w:val="007A244F"/>
    <w:rsid w:val="007A2BAD"/>
    <w:rsid w:val="007A34DF"/>
    <w:rsid w:val="007A39F8"/>
    <w:rsid w:val="007A4174"/>
    <w:rsid w:val="007A5F08"/>
    <w:rsid w:val="007A5F4D"/>
    <w:rsid w:val="007A6DD5"/>
    <w:rsid w:val="007A6F5A"/>
    <w:rsid w:val="007A763E"/>
    <w:rsid w:val="007B054C"/>
    <w:rsid w:val="007B0813"/>
    <w:rsid w:val="007B1625"/>
    <w:rsid w:val="007B1F1C"/>
    <w:rsid w:val="007B22AB"/>
    <w:rsid w:val="007B28C4"/>
    <w:rsid w:val="007B3584"/>
    <w:rsid w:val="007B4646"/>
    <w:rsid w:val="007B4966"/>
    <w:rsid w:val="007B4A42"/>
    <w:rsid w:val="007B4D9C"/>
    <w:rsid w:val="007B51EE"/>
    <w:rsid w:val="007B5762"/>
    <w:rsid w:val="007B6EDC"/>
    <w:rsid w:val="007B6F5C"/>
    <w:rsid w:val="007B7220"/>
    <w:rsid w:val="007B766F"/>
    <w:rsid w:val="007B78D1"/>
    <w:rsid w:val="007B7C10"/>
    <w:rsid w:val="007C03E1"/>
    <w:rsid w:val="007C1863"/>
    <w:rsid w:val="007C3A77"/>
    <w:rsid w:val="007C457C"/>
    <w:rsid w:val="007C4829"/>
    <w:rsid w:val="007C4CDD"/>
    <w:rsid w:val="007C4F32"/>
    <w:rsid w:val="007C5487"/>
    <w:rsid w:val="007C5BAF"/>
    <w:rsid w:val="007C64DC"/>
    <w:rsid w:val="007C69BA"/>
    <w:rsid w:val="007C6A28"/>
    <w:rsid w:val="007C76BA"/>
    <w:rsid w:val="007D0342"/>
    <w:rsid w:val="007D0580"/>
    <w:rsid w:val="007D0DC0"/>
    <w:rsid w:val="007D0E36"/>
    <w:rsid w:val="007D0E91"/>
    <w:rsid w:val="007D1D0B"/>
    <w:rsid w:val="007D2881"/>
    <w:rsid w:val="007D2933"/>
    <w:rsid w:val="007D3860"/>
    <w:rsid w:val="007D39D6"/>
    <w:rsid w:val="007D3DF8"/>
    <w:rsid w:val="007D3E42"/>
    <w:rsid w:val="007D3EC3"/>
    <w:rsid w:val="007D45AF"/>
    <w:rsid w:val="007D5D63"/>
    <w:rsid w:val="007D64BB"/>
    <w:rsid w:val="007D65BA"/>
    <w:rsid w:val="007D70E3"/>
    <w:rsid w:val="007D716E"/>
    <w:rsid w:val="007D71F8"/>
    <w:rsid w:val="007D7DF6"/>
    <w:rsid w:val="007E052B"/>
    <w:rsid w:val="007E1360"/>
    <w:rsid w:val="007E2B44"/>
    <w:rsid w:val="007E319B"/>
    <w:rsid w:val="007E380B"/>
    <w:rsid w:val="007E3928"/>
    <w:rsid w:val="007E3A8D"/>
    <w:rsid w:val="007E3FE6"/>
    <w:rsid w:val="007E535F"/>
    <w:rsid w:val="007E618F"/>
    <w:rsid w:val="007E76C5"/>
    <w:rsid w:val="007F0EC6"/>
    <w:rsid w:val="007F0F62"/>
    <w:rsid w:val="007F13B6"/>
    <w:rsid w:val="007F3896"/>
    <w:rsid w:val="007F3EA1"/>
    <w:rsid w:val="007F495B"/>
    <w:rsid w:val="007F5483"/>
    <w:rsid w:val="007F570E"/>
    <w:rsid w:val="007F5E36"/>
    <w:rsid w:val="007F71AC"/>
    <w:rsid w:val="007F7270"/>
    <w:rsid w:val="007F7952"/>
    <w:rsid w:val="007F7B7E"/>
    <w:rsid w:val="007F7CEA"/>
    <w:rsid w:val="007F7DBE"/>
    <w:rsid w:val="0080055D"/>
    <w:rsid w:val="00800EF8"/>
    <w:rsid w:val="00800EFE"/>
    <w:rsid w:val="00801F62"/>
    <w:rsid w:val="0080209A"/>
    <w:rsid w:val="00802B46"/>
    <w:rsid w:val="00803181"/>
    <w:rsid w:val="00803244"/>
    <w:rsid w:val="00803829"/>
    <w:rsid w:val="00804174"/>
    <w:rsid w:val="0080435E"/>
    <w:rsid w:val="00804DEE"/>
    <w:rsid w:val="0080523A"/>
    <w:rsid w:val="00805A54"/>
    <w:rsid w:val="0080624D"/>
    <w:rsid w:val="00806E4B"/>
    <w:rsid w:val="00806E52"/>
    <w:rsid w:val="0080773B"/>
    <w:rsid w:val="00807F43"/>
    <w:rsid w:val="0081074B"/>
    <w:rsid w:val="008107DD"/>
    <w:rsid w:val="0081164D"/>
    <w:rsid w:val="008126DE"/>
    <w:rsid w:val="00812C36"/>
    <w:rsid w:val="00812CB0"/>
    <w:rsid w:val="00812CDA"/>
    <w:rsid w:val="00812EEA"/>
    <w:rsid w:val="00815B4D"/>
    <w:rsid w:val="008172ED"/>
    <w:rsid w:val="00817657"/>
    <w:rsid w:val="00817A98"/>
    <w:rsid w:val="00820037"/>
    <w:rsid w:val="00820604"/>
    <w:rsid w:val="00820640"/>
    <w:rsid w:val="00820B99"/>
    <w:rsid w:val="00821D09"/>
    <w:rsid w:val="00821F45"/>
    <w:rsid w:val="00822B95"/>
    <w:rsid w:val="008231DF"/>
    <w:rsid w:val="0082333E"/>
    <w:rsid w:val="0082392C"/>
    <w:rsid w:val="00823FF5"/>
    <w:rsid w:val="0082561E"/>
    <w:rsid w:val="00825AC0"/>
    <w:rsid w:val="008261D0"/>
    <w:rsid w:val="0082674C"/>
    <w:rsid w:val="008267FA"/>
    <w:rsid w:val="00826F3C"/>
    <w:rsid w:val="0082730C"/>
    <w:rsid w:val="00827E10"/>
    <w:rsid w:val="00830E12"/>
    <w:rsid w:val="008316DD"/>
    <w:rsid w:val="00831BA6"/>
    <w:rsid w:val="00831BB3"/>
    <w:rsid w:val="00831D0A"/>
    <w:rsid w:val="0083228F"/>
    <w:rsid w:val="00832341"/>
    <w:rsid w:val="008328FE"/>
    <w:rsid w:val="008335DF"/>
    <w:rsid w:val="008345E2"/>
    <w:rsid w:val="008350F1"/>
    <w:rsid w:val="00835C67"/>
    <w:rsid w:val="00835FA6"/>
    <w:rsid w:val="00836AA8"/>
    <w:rsid w:val="00837CFE"/>
    <w:rsid w:val="0084052A"/>
    <w:rsid w:val="0084071B"/>
    <w:rsid w:val="00841A30"/>
    <w:rsid w:val="00841AB3"/>
    <w:rsid w:val="00841FA3"/>
    <w:rsid w:val="0084296D"/>
    <w:rsid w:val="00842B9D"/>
    <w:rsid w:val="00842EB0"/>
    <w:rsid w:val="008440EA"/>
    <w:rsid w:val="00844391"/>
    <w:rsid w:val="00844A26"/>
    <w:rsid w:val="008450DC"/>
    <w:rsid w:val="008464D1"/>
    <w:rsid w:val="0085019E"/>
    <w:rsid w:val="008507A9"/>
    <w:rsid w:val="00850934"/>
    <w:rsid w:val="008520FB"/>
    <w:rsid w:val="008527A6"/>
    <w:rsid w:val="00852873"/>
    <w:rsid w:val="008543B9"/>
    <w:rsid w:val="0085445A"/>
    <w:rsid w:val="00854AF8"/>
    <w:rsid w:val="008554E4"/>
    <w:rsid w:val="00856224"/>
    <w:rsid w:val="0085671A"/>
    <w:rsid w:val="008569CD"/>
    <w:rsid w:val="00856B4D"/>
    <w:rsid w:val="00856BB1"/>
    <w:rsid w:val="00856CA6"/>
    <w:rsid w:val="00856E5A"/>
    <w:rsid w:val="00856F90"/>
    <w:rsid w:val="0085729F"/>
    <w:rsid w:val="0085732F"/>
    <w:rsid w:val="00857393"/>
    <w:rsid w:val="00857555"/>
    <w:rsid w:val="00860735"/>
    <w:rsid w:val="00860D65"/>
    <w:rsid w:val="00860FE8"/>
    <w:rsid w:val="00861117"/>
    <w:rsid w:val="008619BD"/>
    <w:rsid w:val="00861B43"/>
    <w:rsid w:val="00862E9B"/>
    <w:rsid w:val="008631F4"/>
    <w:rsid w:val="00863536"/>
    <w:rsid w:val="00864274"/>
    <w:rsid w:val="00864502"/>
    <w:rsid w:val="00865810"/>
    <w:rsid w:val="0086585C"/>
    <w:rsid w:val="00865CD2"/>
    <w:rsid w:val="00870646"/>
    <w:rsid w:val="0087088B"/>
    <w:rsid w:val="00870C26"/>
    <w:rsid w:val="00871260"/>
    <w:rsid w:val="00871E9C"/>
    <w:rsid w:val="0087216D"/>
    <w:rsid w:val="00873AEB"/>
    <w:rsid w:val="00873D5B"/>
    <w:rsid w:val="0087427B"/>
    <w:rsid w:val="00875090"/>
    <w:rsid w:val="008757D1"/>
    <w:rsid w:val="00875D6A"/>
    <w:rsid w:val="00875E62"/>
    <w:rsid w:val="00876D8A"/>
    <w:rsid w:val="0087748B"/>
    <w:rsid w:val="008778D5"/>
    <w:rsid w:val="00877C70"/>
    <w:rsid w:val="00877DAF"/>
    <w:rsid w:val="008805F2"/>
    <w:rsid w:val="008809DC"/>
    <w:rsid w:val="008809E9"/>
    <w:rsid w:val="00880FB2"/>
    <w:rsid w:val="00881009"/>
    <w:rsid w:val="0088122C"/>
    <w:rsid w:val="008814F7"/>
    <w:rsid w:val="00881DBC"/>
    <w:rsid w:val="008821C5"/>
    <w:rsid w:val="008833CB"/>
    <w:rsid w:val="0088383C"/>
    <w:rsid w:val="00883B42"/>
    <w:rsid w:val="008840F8"/>
    <w:rsid w:val="0088470D"/>
    <w:rsid w:val="00884756"/>
    <w:rsid w:val="0088486E"/>
    <w:rsid w:val="0088488E"/>
    <w:rsid w:val="00884B80"/>
    <w:rsid w:val="0088629F"/>
    <w:rsid w:val="00886386"/>
    <w:rsid w:val="0088644F"/>
    <w:rsid w:val="00886AD1"/>
    <w:rsid w:val="008870DE"/>
    <w:rsid w:val="0088721D"/>
    <w:rsid w:val="00887B44"/>
    <w:rsid w:val="00887CDB"/>
    <w:rsid w:val="008906D3"/>
    <w:rsid w:val="008906DC"/>
    <w:rsid w:val="0089080E"/>
    <w:rsid w:val="00890A51"/>
    <w:rsid w:val="00890F18"/>
    <w:rsid w:val="00890FC0"/>
    <w:rsid w:val="008917B9"/>
    <w:rsid w:val="00893143"/>
    <w:rsid w:val="008937FD"/>
    <w:rsid w:val="00893831"/>
    <w:rsid w:val="00893C91"/>
    <w:rsid w:val="00893D7A"/>
    <w:rsid w:val="00894C2F"/>
    <w:rsid w:val="00894CAA"/>
    <w:rsid w:val="00895A9C"/>
    <w:rsid w:val="00896368"/>
    <w:rsid w:val="00896565"/>
    <w:rsid w:val="008972E7"/>
    <w:rsid w:val="00897E31"/>
    <w:rsid w:val="008A02FB"/>
    <w:rsid w:val="008A068C"/>
    <w:rsid w:val="008A06AE"/>
    <w:rsid w:val="008A07C9"/>
    <w:rsid w:val="008A0B02"/>
    <w:rsid w:val="008A1502"/>
    <w:rsid w:val="008A1944"/>
    <w:rsid w:val="008A1987"/>
    <w:rsid w:val="008A3331"/>
    <w:rsid w:val="008A3763"/>
    <w:rsid w:val="008A37AB"/>
    <w:rsid w:val="008A5983"/>
    <w:rsid w:val="008A5AD2"/>
    <w:rsid w:val="008A5CF9"/>
    <w:rsid w:val="008A60F7"/>
    <w:rsid w:val="008A63F8"/>
    <w:rsid w:val="008A6D0A"/>
    <w:rsid w:val="008A7451"/>
    <w:rsid w:val="008B02CA"/>
    <w:rsid w:val="008B1328"/>
    <w:rsid w:val="008B186B"/>
    <w:rsid w:val="008B1CB0"/>
    <w:rsid w:val="008B221E"/>
    <w:rsid w:val="008B2283"/>
    <w:rsid w:val="008B22DB"/>
    <w:rsid w:val="008B2C96"/>
    <w:rsid w:val="008B2E86"/>
    <w:rsid w:val="008B3429"/>
    <w:rsid w:val="008B4109"/>
    <w:rsid w:val="008B47E2"/>
    <w:rsid w:val="008B4CC4"/>
    <w:rsid w:val="008B59AA"/>
    <w:rsid w:val="008B5C65"/>
    <w:rsid w:val="008B5DCA"/>
    <w:rsid w:val="008B5F26"/>
    <w:rsid w:val="008B602D"/>
    <w:rsid w:val="008B61E4"/>
    <w:rsid w:val="008B7431"/>
    <w:rsid w:val="008B78C2"/>
    <w:rsid w:val="008B7DA6"/>
    <w:rsid w:val="008C13B7"/>
    <w:rsid w:val="008C13C6"/>
    <w:rsid w:val="008C19D8"/>
    <w:rsid w:val="008C1E11"/>
    <w:rsid w:val="008C2CDB"/>
    <w:rsid w:val="008C2DCD"/>
    <w:rsid w:val="008C38A4"/>
    <w:rsid w:val="008C3B7F"/>
    <w:rsid w:val="008C48E5"/>
    <w:rsid w:val="008C4EA4"/>
    <w:rsid w:val="008C58E6"/>
    <w:rsid w:val="008C5A50"/>
    <w:rsid w:val="008C679F"/>
    <w:rsid w:val="008C67C8"/>
    <w:rsid w:val="008C77A4"/>
    <w:rsid w:val="008D1A12"/>
    <w:rsid w:val="008D1E47"/>
    <w:rsid w:val="008D2310"/>
    <w:rsid w:val="008D3914"/>
    <w:rsid w:val="008D4021"/>
    <w:rsid w:val="008D4040"/>
    <w:rsid w:val="008D40AE"/>
    <w:rsid w:val="008D436C"/>
    <w:rsid w:val="008D437C"/>
    <w:rsid w:val="008D4D1D"/>
    <w:rsid w:val="008D50AB"/>
    <w:rsid w:val="008D58F8"/>
    <w:rsid w:val="008D5A55"/>
    <w:rsid w:val="008D6647"/>
    <w:rsid w:val="008D67C0"/>
    <w:rsid w:val="008D682B"/>
    <w:rsid w:val="008E029D"/>
    <w:rsid w:val="008E0405"/>
    <w:rsid w:val="008E046B"/>
    <w:rsid w:val="008E1C19"/>
    <w:rsid w:val="008E1D91"/>
    <w:rsid w:val="008E2F22"/>
    <w:rsid w:val="008E390B"/>
    <w:rsid w:val="008E41D3"/>
    <w:rsid w:val="008E4A0A"/>
    <w:rsid w:val="008E4A9B"/>
    <w:rsid w:val="008E5754"/>
    <w:rsid w:val="008E617A"/>
    <w:rsid w:val="008E71F1"/>
    <w:rsid w:val="008E72DB"/>
    <w:rsid w:val="008E76B3"/>
    <w:rsid w:val="008E7A15"/>
    <w:rsid w:val="008F00ED"/>
    <w:rsid w:val="008F025E"/>
    <w:rsid w:val="008F07D8"/>
    <w:rsid w:val="008F0DD9"/>
    <w:rsid w:val="008F1403"/>
    <w:rsid w:val="008F232E"/>
    <w:rsid w:val="008F2C1C"/>
    <w:rsid w:val="008F2DEB"/>
    <w:rsid w:val="008F3E79"/>
    <w:rsid w:val="008F49B9"/>
    <w:rsid w:val="008F5B4B"/>
    <w:rsid w:val="008F5E79"/>
    <w:rsid w:val="008F608A"/>
    <w:rsid w:val="008F6B20"/>
    <w:rsid w:val="0090011F"/>
    <w:rsid w:val="00900676"/>
    <w:rsid w:val="009006E9"/>
    <w:rsid w:val="00900872"/>
    <w:rsid w:val="009019EC"/>
    <w:rsid w:val="00902374"/>
    <w:rsid w:val="00902379"/>
    <w:rsid w:val="00902E73"/>
    <w:rsid w:val="009039BD"/>
    <w:rsid w:val="009041D6"/>
    <w:rsid w:val="0090441E"/>
    <w:rsid w:val="009057B0"/>
    <w:rsid w:val="00906A3D"/>
    <w:rsid w:val="0090739D"/>
    <w:rsid w:val="009076D0"/>
    <w:rsid w:val="009077CD"/>
    <w:rsid w:val="00907B43"/>
    <w:rsid w:val="0091044B"/>
    <w:rsid w:val="0091047A"/>
    <w:rsid w:val="0091105B"/>
    <w:rsid w:val="00911979"/>
    <w:rsid w:val="00911AA6"/>
    <w:rsid w:val="00911C80"/>
    <w:rsid w:val="00912043"/>
    <w:rsid w:val="0091377D"/>
    <w:rsid w:val="0091425F"/>
    <w:rsid w:val="009144FF"/>
    <w:rsid w:val="00914E4E"/>
    <w:rsid w:val="0091537B"/>
    <w:rsid w:val="0091580D"/>
    <w:rsid w:val="00915CF8"/>
    <w:rsid w:val="00915EC7"/>
    <w:rsid w:val="009160AF"/>
    <w:rsid w:val="009167E9"/>
    <w:rsid w:val="00916D7C"/>
    <w:rsid w:val="00916D87"/>
    <w:rsid w:val="00917568"/>
    <w:rsid w:val="009201B3"/>
    <w:rsid w:val="009205AA"/>
    <w:rsid w:val="00920C6A"/>
    <w:rsid w:val="00920E48"/>
    <w:rsid w:val="00920EC0"/>
    <w:rsid w:val="00922235"/>
    <w:rsid w:val="009226DE"/>
    <w:rsid w:val="00922B92"/>
    <w:rsid w:val="00922DF5"/>
    <w:rsid w:val="00923D7F"/>
    <w:rsid w:val="0092531F"/>
    <w:rsid w:val="00925718"/>
    <w:rsid w:val="00926BA5"/>
    <w:rsid w:val="00927A08"/>
    <w:rsid w:val="009308A8"/>
    <w:rsid w:val="009309B1"/>
    <w:rsid w:val="009313F1"/>
    <w:rsid w:val="00931568"/>
    <w:rsid w:val="00931A51"/>
    <w:rsid w:val="00931E7D"/>
    <w:rsid w:val="00932D03"/>
    <w:rsid w:val="00932D82"/>
    <w:rsid w:val="00932DAE"/>
    <w:rsid w:val="00932E38"/>
    <w:rsid w:val="00933CD4"/>
    <w:rsid w:val="009347EA"/>
    <w:rsid w:val="00934AF5"/>
    <w:rsid w:val="00934D6E"/>
    <w:rsid w:val="00934DE6"/>
    <w:rsid w:val="00934F19"/>
    <w:rsid w:val="0093512E"/>
    <w:rsid w:val="00935685"/>
    <w:rsid w:val="00935926"/>
    <w:rsid w:val="00935F4F"/>
    <w:rsid w:val="00936112"/>
    <w:rsid w:val="0093648E"/>
    <w:rsid w:val="00936757"/>
    <w:rsid w:val="00936E8E"/>
    <w:rsid w:val="00936F59"/>
    <w:rsid w:val="0093702E"/>
    <w:rsid w:val="009370AE"/>
    <w:rsid w:val="009370FC"/>
    <w:rsid w:val="009378DB"/>
    <w:rsid w:val="00937DF2"/>
    <w:rsid w:val="00940A7F"/>
    <w:rsid w:val="009414DD"/>
    <w:rsid w:val="00941EAA"/>
    <w:rsid w:val="00941F9C"/>
    <w:rsid w:val="00941FE8"/>
    <w:rsid w:val="00942177"/>
    <w:rsid w:val="00942466"/>
    <w:rsid w:val="00942CD1"/>
    <w:rsid w:val="009432A6"/>
    <w:rsid w:val="009437BE"/>
    <w:rsid w:val="00944592"/>
    <w:rsid w:val="009458A9"/>
    <w:rsid w:val="009464AD"/>
    <w:rsid w:val="00946AEF"/>
    <w:rsid w:val="009475F3"/>
    <w:rsid w:val="00947ADE"/>
    <w:rsid w:val="00947C0E"/>
    <w:rsid w:val="00950048"/>
    <w:rsid w:val="00950610"/>
    <w:rsid w:val="009507DD"/>
    <w:rsid w:val="00951260"/>
    <w:rsid w:val="009515AE"/>
    <w:rsid w:val="009520EC"/>
    <w:rsid w:val="00952920"/>
    <w:rsid w:val="00952C7B"/>
    <w:rsid w:val="009535E8"/>
    <w:rsid w:val="0095496D"/>
    <w:rsid w:val="00954BBF"/>
    <w:rsid w:val="00954FAF"/>
    <w:rsid w:val="00954FFB"/>
    <w:rsid w:val="009550AF"/>
    <w:rsid w:val="00956256"/>
    <w:rsid w:val="00956394"/>
    <w:rsid w:val="009563E0"/>
    <w:rsid w:val="00957999"/>
    <w:rsid w:val="00957BC5"/>
    <w:rsid w:val="009606D1"/>
    <w:rsid w:val="009617AB"/>
    <w:rsid w:val="00961A2A"/>
    <w:rsid w:val="00961A84"/>
    <w:rsid w:val="00962588"/>
    <w:rsid w:val="0096348C"/>
    <w:rsid w:val="00963AD3"/>
    <w:rsid w:val="009643B4"/>
    <w:rsid w:val="009659C5"/>
    <w:rsid w:val="00965CED"/>
    <w:rsid w:val="00965EE8"/>
    <w:rsid w:val="00966511"/>
    <w:rsid w:val="00966754"/>
    <w:rsid w:val="009674D3"/>
    <w:rsid w:val="00967801"/>
    <w:rsid w:val="00967B7F"/>
    <w:rsid w:val="00970549"/>
    <w:rsid w:val="00970574"/>
    <w:rsid w:val="00970B50"/>
    <w:rsid w:val="00970FE2"/>
    <w:rsid w:val="00970FF1"/>
    <w:rsid w:val="0097103E"/>
    <w:rsid w:val="009715B6"/>
    <w:rsid w:val="00971EC0"/>
    <w:rsid w:val="009731C3"/>
    <w:rsid w:val="009736EA"/>
    <w:rsid w:val="00973A45"/>
    <w:rsid w:val="00973AA3"/>
    <w:rsid w:val="0097426F"/>
    <w:rsid w:val="009742EE"/>
    <w:rsid w:val="009743F5"/>
    <w:rsid w:val="00974A7D"/>
    <w:rsid w:val="00975C80"/>
    <w:rsid w:val="00976E6E"/>
    <w:rsid w:val="00976EBE"/>
    <w:rsid w:val="0097711D"/>
    <w:rsid w:val="009771F7"/>
    <w:rsid w:val="00977A98"/>
    <w:rsid w:val="009801E2"/>
    <w:rsid w:val="00980541"/>
    <w:rsid w:val="0098098B"/>
    <w:rsid w:val="009816B9"/>
    <w:rsid w:val="00981C70"/>
    <w:rsid w:val="00981C84"/>
    <w:rsid w:val="00981DB3"/>
    <w:rsid w:val="00981E1A"/>
    <w:rsid w:val="009826B3"/>
    <w:rsid w:val="00982D21"/>
    <w:rsid w:val="00982EF7"/>
    <w:rsid w:val="00982F2D"/>
    <w:rsid w:val="00982F70"/>
    <w:rsid w:val="00983C9D"/>
    <w:rsid w:val="00984231"/>
    <w:rsid w:val="00984963"/>
    <w:rsid w:val="00984983"/>
    <w:rsid w:val="009855DA"/>
    <w:rsid w:val="00985685"/>
    <w:rsid w:val="00986730"/>
    <w:rsid w:val="00986A34"/>
    <w:rsid w:val="00987529"/>
    <w:rsid w:val="00987B16"/>
    <w:rsid w:val="00990184"/>
    <w:rsid w:val="00990634"/>
    <w:rsid w:val="00990C9D"/>
    <w:rsid w:val="0099140C"/>
    <w:rsid w:val="00991C10"/>
    <w:rsid w:val="00991D46"/>
    <w:rsid w:val="0099237D"/>
    <w:rsid w:val="00992457"/>
    <w:rsid w:val="00992600"/>
    <w:rsid w:val="00992989"/>
    <w:rsid w:val="00992FF2"/>
    <w:rsid w:val="00993167"/>
    <w:rsid w:val="00993E5E"/>
    <w:rsid w:val="00995D0D"/>
    <w:rsid w:val="00995E10"/>
    <w:rsid w:val="00995E39"/>
    <w:rsid w:val="00996154"/>
    <w:rsid w:val="00996D37"/>
    <w:rsid w:val="00997CBA"/>
    <w:rsid w:val="009A1ACA"/>
    <w:rsid w:val="009A1C4F"/>
    <w:rsid w:val="009A1D0F"/>
    <w:rsid w:val="009A1F58"/>
    <w:rsid w:val="009A222C"/>
    <w:rsid w:val="009A2D1F"/>
    <w:rsid w:val="009A3330"/>
    <w:rsid w:val="009A36B2"/>
    <w:rsid w:val="009A4B84"/>
    <w:rsid w:val="009A4BDD"/>
    <w:rsid w:val="009A4EF9"/>
    <w:rsid w:val="009A54C3"/>
    <w:rsid w:val="009A5BFF"/>
    <w:rsid w:val="009A6005"/>
    <w:rsid w:val="009A7E2F"/>
    <w:rsid w:val="009B0495"/>
    <w:rsid w:val="009B0752"/>
    <w:rsid w:val="009B1874"/>
    <w:rsid w:val="009B1E46"/>
    <w:rsid w:val="009B2201"/>
    <w:rsid w:val="009B2871"/>
    <w:rsid w:val="009B2A7A"/>
    <w:rsid w:val="009B2AC2"/>
    <w:rsid w:val="009B2EDD"/>
    <w:rsid w:val="009B3010"/>
    <w:rsid w:val="009B39EA"/>
    <w:rsid w:val="009B4E03"/>
    <w:rsid w:val="009B4FC0"/>
    <w:rsid w:val="009B5B55"/>
    <w:rsid w:val="009B6083"/>
    <w:rsid w:val="009B6141"/>
    <w:rsid w:val="009B61F3"/>
    <w:rsid w:val="009B7276"/>
    <w:rsid w:val="009B7438"/>
    <w:rsid w:val="009B768E"/>
    <w:rsid w:val="009B77CD"/>
    <w:rsid w:val="009C01B6"/>
    <w:rsid w:val="009C1137"/>
    <w:rsid w:val="009C132C"/>
    <w:rsid w:val="009C1663"/>
    <w:rsid w:val="009C1E97"/>
    <w:rsid w:val="009C2379"/>
    <w:rsid w:val="009C26EA"/>
    <w:rsid w:val="009C298A"/>
    <w:rsid w:val="009C31CF"/>
    <w:rsid w:val="009C5C36"/>
    <w:rsid w:val="009C73B9"/>
    <w:rsid w:val="009C7AC9"/>
    <w:rsid w:val="009D0848"/>
    <w:rsid w:val="009D0930"/>
    <w:rsid w:val="009D555D"/>
    <w:rsid w:val="009D6143"/>
    <w:rsid w:val="009D64ED"/>
    <w:rsid w:val="009D6FAF"/>
    <w:rsid w:val="009E053C"/>
    <w:rsid w:val="009E08AA"/>
    <w:rsid w:val="009E1404"/>
    <w:rsid w:val="009E1511"/>
    <w:rsid w:val="009E1531"/>
    <w:rsid w:val="009E1BF7"/>
    <w:rsid w:val="009E27CB"/>
    <w:rsid w:val="009E2E43"/>
    <w:rsid w:val="009E3669"/>
    <w:rsid w:val="009E3F92"/>
    <w:rsid w:val="009E427A"/>
    <w:rsid w:val="009E4573"/>
    <w:rsid w:val="009E5C33"/>
    <w:rsid w:val="009E662C"/>
    <w:rsid w:val="009E6789"/>
    <w:rsid w:val="009E71F3"/>
    <w:rsid w:val="009F0C06"/>
    <w:rsid w:val="009F0D64"/>
    <w:rsid w:val="009F1957"/>
    <w:rsid w:val="009F1B79"/>
    <w:rsid w:val="009F2204"/>
    <w:rsid w:val="009F25EF"/>
    <w:rsid w:val="009F26D9"/>
    <w:rsid w:val="009F27F9"/>
    <w:rsid w:val="009F2CDB"/>
    <w:rsid w:val="009F34B2"/>
    <w:rsid w:val="009F35FC"/>
    <w:rsid w:val="009F3740"/>
    <w:rsid w:val="009F3849"/>
    <w:rsid w:val="009F4187"/>
    <w:rsid w:val="009F4724"/>
    <w:rsid w:val="009F4A65"/>
    <w:rsid w:val="009F4B55"/>
    <w:rsid w:val="009F5014"/>
    <w:rsid w:val="009F5B08"/>
    <w:rsid w:val="009F668D"/>
    <w:rsid w:val="009F6B90"/>
    <w:rsid w:val="009F6DC9"/>
    <w:rsid w:val="009F6F30"/>
    <w:rsid w:val="009F7637"/>
    <w:rsid w:val="009F7F86"/>
    <w:rsid w:val="00A01EBD"/>
    <w:rsid w:val="00A01F6A"/>
    <w:rsid w:val="00A03F27"/>
    <w:rsid w:val="00A04669"/>
    <w:rsid w:val="00A04B92"/>
    <w:rsid w:val="00A0508D"/>
    <w:rsid w:val="00A05FF3"/>
    <w:rsid w:val="00A0667F"/>
    <w:rsid w:val="00A07568"/>
    <w:rsid w:val="00A10332"/>
    <w:rsid w:val="00A108FD"/>
    <w:rsid w:val="00A1091D"/>
    <w:rsid w:val="00A11BCF"/>
    <w:rsid w:val="00A134AE"/>
    <w:rsid w:val="00A135E2"/>
    <w:rsid w:val="00A14370"/>
    <w:rsid w:val="00A14418"/>
    <w:rsid w:val="00A1441D"/>
    <w:rsid w:val="00A14854"/>
    <w:rsid w:val="00A14A57"/>
    <w:rsid w:val="00A14B3E"/>
    <w:rsid w:val="00A16289"/>
    <w:rsid w:val="00A17822"/>
    <w:rsid w:val="00A17E85"/>
    <w:rsid w:val="00A20610"/>
    <w:rsid w:val="00A21583"/>
    <w:rsid w:val="00A2162F"/>
    <w:rsid w:val="00A21F60"/>
    <w:rsid w:val="00A22162"/>
    <w:rsid w:val="00A222A1"/>
    <w:rsid w:val="00A2252A"/>
    <w:rsid w:val="00A22644"/>
    <w:rsid w:val="00A22713"/>
    <w:rsid w:val="00A24036"/>
    <w:rsid w:val="00A243E1"/>
    <w:rsid w:val="00A248FB"/>
    <w:rsid w:val="00A25689"/>
    <w:rsid w:val="00A2573B"/>
    <w:rsid w:val="00A26169"/>
    <w:rsid w:val="00A26612"/>
    <w:rsid w:val="00A267A8"/>
    <w:rsid w:val="00A26CE4"/>
    <w:rsid w:val="00A26D4A"/>
    <w:rsid w:val="00A27796"/>
    <w:rsid w:val="00A2795A"/>
    <w:rsid w:val="00A27970"/>
    <w:rsid w:val="00A30D5C"/>
    <w:rsid w:val="00A30EAF"/>
    <w:rsid w:val="00A316A4"/>
    <w:rsid w:val="00A32228"/>
    <w:rsid w:val="00A32525"/>
    <w:rsid w:val="00A32655"/>
    <w:rsid w:val="00A32669"/>
    <w:rsid w:val="00A326A8"/>
    <w:rsid w:val="00A32CDF"/>
    <w:rsid w:val="00A346F1"/>
    <w:rsid w:val="00A3491C"/>
    <w:rsid w:val="00A349F3"/>
    <w:rsid w:val="00A34D47"/>
    <w:rsid w:val="00A35193"/>
    <w:rsid w:val="00A35335"/>
    <w:rsid w:val="00A35926"/>
    <w:rsid w:val="00A35D5E"/>
    <w:rsid w:val="00A3619D"/>
    <w:rsid w:val="00A37621"/>
    <w:rsid w:val="00A37CDF"/>
    <w:rsid w:val="00A40614"/>
    <w:rsid w:val="00A407DB"/>
    <w:rsid w:val="00A408A2"/>
    <w:rsid w:val="00A40E53"/>
    <w:rsid w:val="00A40ED6"/>
    <w:rsid w:val="00A411C4"/>
    <w:rsid w:val="00A42756"/>
    <w:rsid w:val="00A427F3"/>
    <w:rsid w:val="00A428D9"/>
    <w:rsid w:val="00A42C0D"/>
    <w:rsid w:val="00A43054"/>
    <w:rsid w:val="00A4342F"/>
    <w:rsid w:val="00A43830"/>
    <w:rsid w:val="00A43DF9"/>
    <w:rsid w:val="00A43E50"/>
    <w:rsid w:val="00A44628"/>
    <w:rsid w:val="00A45BC1"/>
    <w:rsid w:val="00A464A9"/>
    <w:rsid w:val="00A46BA7"/>
    <w:rsid w:val="00A47C83"/>
    <w:rsid w:val="00A47D51"/>
    <w:rsid w:val="00A5057D"/>
    <w:rsid w:val="00A50D30"/>
    <w:rsid w:val="00A5187F"/>
    <w:rsid w:val="00A51F5C"/>
    <w:rsid w:val="00A537CD"/>
    <w:rsid w:val="00A53F11"/>
    <w:rsid w:val="00A54018"/>
    <w:rsid w:val="00A551E0"/>
    <w:rsid w:val="00A5523C"/>
    <w:rsid w:val="00A553B1"/>
    <w:rsid w:val="00A55696"/>
    <w:rsid w:val="00A55C68"/>
    <w:rsid w:val="00A56463"/>
    <w:rsid w:val="00A56700"/>
    <w:rsid w:val="00A57587"/>
    <w:rsid w:val="00A602F9"/>
    <w:rsid w:val="00A614F6"/>
    <w:rsid w:val="00A620DC"/>
    <w:rsid w:val="00A62104"/>
    <w:rsid w:val="00A62A3A"/>
    <w:rsid w:val="00A62A3D"/>
    <w:rsid w:val="00A63503"/>
    <w:rsid w:val="00A64F40"/>
    <w:rsid w:val="00A64FAE"/>
    <w:rsid w:val="00A6501E"/>
    <w:rsid w:val="00A6543F"/>
    <w:rsid w:val="00A655DD"/>
    <w:rsid w:val="00A6653C"/>
    <w:rsid w:val="00A665E4"/>
    <w:rsid w:val="00A677B2"/>
    <w:rsid w:val="00A7087B"/>
    <w:rsid w:val="00A70ABD"/>
    <w:rsid w:val="00A71639"/>
    <w:rsid w:val="00A71B20"/>
    <w:rsid w:val="00A72021"/>
    <w:rsid w:val="00A72529"/>
    <w:rsid w:val="00A7271C"/>
    <w:rsid w:val="00A7333B"/>
    <w:rsid w:val="00A73425"/>
    <w:rsid w:val="00A738F3"/>
    <w:rsid w:val="00A73977"/>
    <w:rsid w:val="00A73D94"/>
    <w:rsid w:val="00A74E28"/>
    <w:rsid w:val="00A75FA4"/>
    <w:rsid w:val="00A76B67"/>
    <w:rsid w:val="00A7767C"/>
    <w:rsid w:val="00A778C3"/>
    <w:rsid w:val="00A77CE4"/>
    <w:rsid w:val="00A811B2"/>
    <w:rsid w:val="00A81553"/>
    <w:rsid w:val="00A81A1F"/>
    <w:rsid w:val="00A81C43"/>
    <w:rsid w:val="00A81DAE"/>
    <w:rsid w:val="00A81DB7"/>
    <w:rsid w:val="00A829F6"/>
    <w:rsid w:val="00A82BB9"/>
    <w:rsid w:val="00A82EB6"/>
    <w:rsid w:val="00A835BE"/>
    <w:rsid w:val="00A8436A"/>
    <w:rsid w:val="00A86392"/>
    <w:rsid w:val="00A86A1F"/>
    <w:rsid w:val="00A87515"/>
    <w:rsid w:val="00A87680"/>
    <w:rsid w:val="00A87C18"/>
    <w:rsid w:val="00A90446"/>
    <w:rsid w:val="00A90974"/>
    <w:rsid w:val="00A91254"/>
    <w:rsid w:val="00A914B7"/>
    <w:rsid w:val="00A91531"/>
    <w:rsid w:val="00A92607"/>
    <w:rsid w:val="00A92E9D"/>
    <w:rsid w:val="00A9353C"/>
    <w:rsid w:val="00A936C6"/>
    <w:rsid w:val="00A9439E"/>
    <w:rsid w:val="00A951CF"/>
    <w:rsid w:val="00A9557E"/>
    <w:rsid w:val="00A96EF6"/>
    <w:rsid w:val="00A972CD"/>
    <w:rsid w:val="00AA00D1"/>
    <w:rsid w:val="00AA08F3"/>
    <w:rsid w:val="00AA11E2"/>
    <w:rsid w:val="00AA1D07"/>
    <w:rsid w:val="00AA2B99"/>
    <w:rsid w:val="00AA2CFC"/>
    <w:rsid w:val="00AA3048"/>
    <w:rsid w:val="00AA36CD"/>
    <w:rsid w:val="00AA40F1"/>
    <w:rsid w:val="00AA48B8"/>
    <w:rsid w:val="00AA4FCE"/>
    <w:rsid w:val="00AA5703"/>
    <w:rsid w:val="00AA5E24"/>
    <w:rsid w:val="00AA604F"/>
    <w:rsid w:val="00AA6396"/>
    <w:rsid w:val="00AA64C3"/>
    <w:rsid w:val="00AA6B1B"/>
    <w:rsid w:val="00AA71FB"/>
    <w:rsid w:val="00AA74AE"/>
    <w:rsid w:val="00AB147D"/>
    <w:rsid w:val="00AB28D1"/>
    <w:rsid w:val="00AB2BC5"/>
    <w:rsid w:val="00AB2E43"/>
    <w:rsid w:val="00AB38A4"/>
    <w:rsid w:val="00AB480C"/>
    <w:rsid w:val="00AB5CFC"/>
    <w:rsid w:val="00AB65F2"/>
    <w:rsid w:val="00AB67DD"/>
    <w:rsid w:val="00AB6D0E"/>
    <w:rsid w:val="00AB7B46"/>
    <w:rsid w:val="00AB7DA7"/>
    <w:rsid w:val="00AC0028"/>
    <w:rsid w:val="00AC06CA"/>
    <w:rsid w:val="00AC07E3"/>
    <w:rsid w:val="00AC2170"/>
    <w:rsid w:val="00AC24FD"/>
    <w:rsid w:val="00AC2AAF"/>
    <w:rsid w:val="00AC2C04"/>
    <w:rsid w:val="00AC3B7D"/>
    <w:rsid w:val="00AC3C81"/>
    <w:rsid w:val="00AC3EA7"/>
    <w:rsid w:val="00AC475E"/>
    <w:rsid w:val="00AC483F"/>
    <w:rsid w:val="00AC494A"/>
    <w:rsid w:val="00AC4F51"/>
    <w:rsid w:val="00AC5057"/>
    <w:rsid w:val="00AC5562"/>
    <w:rsid w:val="00AC5797"/>
    <w:rsid w:val="00AC654E"/>
    <w:rsid w:val="00AC7248"/>
    <w:rsid w:val="00AC7805"/>
    <w:rsid w:val="00AC796D"/>
    <w:rsid w:val="00AC79CD"/>
    <w:rsid w:val="00AC7C5A"/>
    <w:rsid w:val="00AC7F6C"/>
    <w:rsid w:val="00AD03D5"/>
    <w:rsid w:val="00AD0F77"/>
    <w:rsid w:val="00AD25ED"/>
    <w:rsid w:val="00AD2883"/>
    <w:rsid w:val="00AD2E5F"/>
    <w:rsid w:val="00AD31AA"/>
    <w:rsid w:val="00AD4799"/>
    <w:rsid w:val="00AD4C62"/>
    <w:rsid w:val="00AD550E"/>
    <w:rsid w:val="00AD5CE8"/>
    <w:rsid w:val="00AD5E49"/>
    <w:rsid w:val="00AD6DC7"/>
    <w:rsid w:val="00AD764C"/>
    <w:rsid w:val="00AD7B99"/>
    <w:rsid w:val="00AE00E8"/>
    <w:rsid w:val="00AE029F"/>
    <w:rsid w:val="00AE1F44"/>
    <w:rsid w:val="00AE23F6"/>
    <w:rsid w:val="00AE35B2"/>
    <w:rsid w:val="00AE4917"/>
    <w:rsid w:val="00AE6A32"/>
    <w:rsid w:val="00AE6A3C"/>
    <w:rsid w:val="00AE6F36"/>
    <w:rsid w:val="00AF278D"/>
    <w:rsid w:val="00AF2FB8"/>
    <w:rsid w:val="00AF363F"/>
    <w:rsid w:val="00AF45D9"/>
    <w:rsid w:val="00AF55F9"/>
    <w:rsid w:val="00AF6152"/>
    <w:rsid w:val="00AF699E"/>
    <w:rsid w:val="00AF7D22"/>
    <w:rsid w:val="00B005E8"/>
    <w:rsid w:val="00B01172"/>
    <w:rsid w:val="00B029F6"/>
    <w:rsid w:val="00B03719"/>
    <w:rsid w:val="00B03A70"/>
    <w:rsid w:val="00B03B84"/>
    <w:rsid w:val="00B057C2"/>
    <w:rsid w:val="00B0596A"/>
    <w:rsid w:val="00B05C49"/>
    <w:rsid w:val="00B05E46"/>
    <w:rsid w:val="00B06592"/>
    <w:rsid w:val="00B06639"/>
    <w:rsid w:val="00B066CF"/>
    <w:rsid w:val="00B06D3D"/>
    <w:rsid w:val="00B1066B"/>
    <w:rsid w:val="00B12C3F"/>
    <w:rsid w:val="00B13522"/>
    <w:rsid w:val="00B1398E"/>
    <w:rsid w:val="00B13CBF"/>
    <w:rsid w:val="00B14902"/>
    <w:rsid w:val="00B14C0A"/>
    <w:rsid w:val="00B15028"/>
    <w:rsid w:val="00B1630D"/>
    <w:rsid w:val="00B16867"/>
    <w:rsid w:val="00B1740E"/>
    <w:rsid w:val="00B1789E"/>
    <w:rsid w:val="00B17946"/>
    <w:rsid w:val="00B20BF7"/>
    <w:rsid w:val="00B20D3A"/>
    <w:rsid w:val="00B20F82"/>
    <w:rsid w:val="00B21691"/>
    <w:rsid w:val="00B22306"/>
    <w:rsid w:val="00B226A5"/>
    <w:rsid w:val="00B22711"/>
    <w:rsid w:val="00B229F3"/>
    <w:rsid w:val="00B22A20"/>
    <w:rsid w:val="00B22C69"/>
    <w:rsid w:val="00B232B7"/>
    <w:rsid w:val="00B236E8"/>
    <w:rsid w:val="00B24C95"/>
    <w:rsid w:val="00B2661F"/>
    <w:rsid w:val="00B26F9B"/>
    <w:rsid w:val="00B30CD8"/>
    <w:rsid w:val="00B30CF1"/>
    <w:rsid w:val="00B319A6"/>
    <w:rsid w:val="00B31CAE"/>
    <w:rsid w:val="00B333A1"/>
    <w:rsid w:val="00B336D6"/>
    <w:rsid w:val="00B33904"/>
    <w:rsid w:val="00B3513B"/>
    <w:rsid w:val="00B355B4"/>
    <w:rsid w:val="00B36212"/>
    <w:rsid w:val="00B365E5"/>
    <w:rsid w:val="00B365FE"/>
    <w:rsid w:val="00B36738"/>
    <w:rsid w:val="00B36B38"/>
    <w:rsid w:val="00B36E3B"/>
    <w:rsid w:val="00B37C04"/>
    <w:rsid w:val="00B40158"/>
    <w:rsid w:val="00B4018E"/>
    <w:rsid w:val="00B40715"/>
    <w:rsid w:val="00B40D6B"/>
    <w:rsid w:val="00B428C1"/>
    <w:rsid w:val="00B449A1"/>
    <w:rsid w:val="00B44F05"/>
    <w:rsid w:val="00B4503E"/>
    <w:rsid w:val="00B451F9"/>
    <w:rsid w:val="00B46597"/>
    <w:rsid w:val="00B465DD"/>
    <w:rsid w:val="00B46BF1"/>
    <w:rsid w:val="00B46C22"/>
    <w:rsid w:val="00B475AA"/>
    <w:rsid w:val="00B50ACA"/>
    <w:rsid w:val="00B51C27"/>
    <w:rsid w:val="00B51C43"/>
    <w:rsid w:val="00B52ACC"/>
    <w:rsid w:val="00B52B1A"/>
    <w:rsid w:val="00B52EE3"/>
    <w:rsid w:val="00B54E65"/>
    <w:rsid w:val="00B55D92"/>
    <w:rsid w:val="00B56EBA"/>
    <w:rsid w:val="00B57391"/>
    <w:rsid w:val="00B57C52"/>
    <w:rsid w:val="00B60677"/>
    <w:rsid w:val="00B60C81"/>
    <w:rsid w:val="00B6175A"/>
    <w:rsid w:val="00B617FC"/>
    <w:rsid w:val="00B61886"/>
    <w:rsid w:val="00B61CC0"/>
    <w:rsid w:val="00B62016"/>
    <w:rsid w:val="00B620E0"/>
    <w:rsid w:val="00B623DE"/>
    <w:rsid w:val="00B62541"/>
    <w:rsid w:val="00B62A7A"/>
    <w:rsid w:val="00B62C78"/>
    <w:rsid w:val="00B633E0"/>
    <w:rsid w:val="00B63803"/>
    <w:rsid w:val="00B63A6E"/>
    <w:rsid w:val="00B63EB8"/>
    <w:rsid w:val="00B64870"/>
    <w:rsid w:val="00B65186"/>
    <w:rsid w:val="00B652BA"/>
    <w:rsid w:val="00B65402"/>
    <w:rsid w:val="00B6546B"/>
    <w:rsid w:val="00B65B42"/>
    <w:rsid w:val="00B65B6E"/>
    <w:rsid w:val="00B6667C"/>
    <w:rsid w:val="00B66F47"/>
    <w:rsid w:val="00B66FF4"/>
    <w:rsid w:val="00B67489"/>
    <w:rsid w:val="00B675B6"/>
    <w:rsid w:val="00B675FA"/>
    <w:rsid w:val="00B70058"/>
    <w:rsid w:val="00B7025E"/>
    <w:rsid w:val="00B70FCC"/>
    <w:rsid w:val="00B719E9"/>
    <w:rsid w:val="00B727CF"/>
    <w:rsid w:val="00B72C1C"/>
    <w:rsid w:val="00B72C60"/>
    <w:rsid w:val="00B72F27"/>
    <w:rsid w:val="00B74873"/>
    <w:rsid w:val="00B74904"/>
    <w:rsid w:val="00B74EB9"/>
    <w:rsid w:val="00B75B46"/>
    <w:rsid w:val="00B76032"/>
    <w:rsid w:val="00B76E08"/>
    <w:rsid w:val="00B777F1"/>
    <w:rsid w:val="00B779AF"/>
    <w:rsid w:val="00B77F67"/>
    <w:rsid w:val="00B80272"/>
    <w:rsid w:val="00B81A72"/>
    <w:rsid w:val="00B8221D"/>
    <w:rsid w:val="00B8286A"/>
    <w:rsid w:val="00B830AC"/>
    <w:rsid w:val="00B83655"/>
    <w:rsid w:val="00B84280"/>
    <w:rsid w:val="00B8431D"/>
    <w:rsid w:val="00B84554"/>
    <w:rsid w:val="00B84E6E"/>
    <w:rsid w:val="00B858F0"/>
    <w:rsid w:val="00B861A8"/>
    <w:rsid w:val="00B86AEF"/>
    <w:rsid w:val="00B876DB"/>
    <w:rsid w:val="00B90517"/>
    <w:rsid w:val="00B905D8"/>
    <w:rsid w:val="00B9084A"/>
    <w:rsid w:val="00B90A58"/>
    <w:rsid w:val="00B90B72"/>
    <w:rsid w:val="00B910E6"/>
    <w:rsid w:val="00B916B2"/>
    <w:rsid w:val="00B91A8D"/>
    <w:rsid w:val="00B91FAC"/>
    <w:rsid w:val="00B92C86"/>
    <w:rsid w:val="00B9311A"/>
    <w:rsid w:val="00B93810"/>
    <w:rsid w:val="00B9408B"/>
    <w:rsid w:val="00B94EAE"/>
    <w:rsid w:val="00B95707"/>
    <w:rsid w:val="00B95E54"/>
    <w:rsid w:val="00B9610F"/>
    <w:rsid w:val="00B967F4"/>
    <w:rsid w:val="00B96CE1"/>
    <w:rsid w:val="00BA0039"/>
    <w:rsid w:val="00BA0DD0"/>
    <w:rsid w:val="00BA1230"/>
    <w:rsid w:val="00BA13AE"/>
    <w:rsid w:val="00BA16DD"/>
    <w:rsid w:val="00BA1948"/>
    <w:rsid w:val="00BA1CE8"/>
    <w:rsid w:val="00BA2245"/>
    <w:rsid w:val="00BA22D6"/>
    <w:rsid w:val="00BA2887"/>
    <w:rsid w:val="00BA334A"/>
    <w:rsid w:val="00BA4466"/>
    <w:rsid w:val="00BA4DD7"/>
    <w:rsid w:val="00BA5885"/>
    <w:rsid w:val="00BA75E2"/>
    <w:rsid w:val="00BB0C86"/>
    <w:rsid w:val="00BB0D54"/>
    <w:rsid w:val="00BB17BB"/>
    <w:rsid w:val="00BB1B39"/>
    <w:rsid w:val="00BB2046"/>
    <w:rsid w:val="00BB286E"/>
    <w:rsid w:val="00BB2982"/>
    <w:rsid w:val="00BB2CB2"/>
    <w:rsid w:val="00BB2D45"/>
    <w:rsid w:val="00BB3916"/>
    <w:rsid w:val="00BB3EF3"/>
    <w:rsid w:val="00BB41AC"/>
    <w:rsid w:val="00BB4E75"/>
    <w:rsid w:val="00BB4F9A"/>
    <w:rsid w:val="00BB500D"/>
    <w:rsid w:val="00BB78D5"/>
    <w:rsid w:val="00BB7A91"/>
    <w:rsid w:val="00BB7B37"/>
    <w:rsid w:val="00BC0D47"/>
    <w:rsid w:val="00BC12EA"/>
    <w:rsid w:val="00BC1AA6"/>
    <w:rsid w:val="00BC1D3E"/>
    <w:rsid w:val="00BC2F72"/>
    <w:rsid w:val="00BC3304"/>
    <w:rsid w:val="00BC3DF2"/>
    <w:rsid w:val="00BC3E1A"/>
    <w:rsid w:val="00BC40CC"/>
    <w:rsid w:val="00BC42D0"/>
    <w:rsid w:val="00BC46DA"/>
    <w:rsid w:val="00BC47F7"/>
    <w:rsid w:val="00BC48F9"/>
    <w:rsid w:val="00BC49C5"/>
    <w:rsid w:val="00BC4A8F"/>
    <w:rsid w:val="00BC4F1B"/>
    <w:rsid w:val="00BC60FD"/>
    <w:rsid w:val="00BC6475"/>
    <w:rsid w:val="00BC6555"/>
    <w:rsid w:val="00BC700B"/>
    <w:rsid w:val="00BC7707"/>
    <w:rsid w:val="00BC7E42"/>
    <w:rsid w:val="00BC7E6E"/>
    <w:rsid w:val="00BD07B7"/>
    <w:rsid w:val="00BD0F8A"/>
    <w:rsid w:val="00BD15F8"/>
    <w:rsid w:val="00BD226D"/>
    <w:rsid w:val="00BD25EE"/>
    <w:rsid w:val="00BD2A78"/>
    <w:rsid w:val="00BD2EA6"/>
    <w:rsid w:val="00BD40CB"/>
    <w:rsid w:val="00BD4F7E"/>
    <w:rsid w:val="00BD5A34"/>
    <w:rsid w:val="00BD6FAD"/>
    <w:rsid w:val="00BD79FB"/>
    <w:rsid w:val="00BD7A6F"/>
    <w:rsid w:val="00BD7A9D"/>
    <w:rsid w:val="00BE0296"/>
    <w:rsid w:val="00BE0B20"/>
    <w:rsid w:val="00BE242E"/>
    <w:rsid w:val="00BE2782"/>
    <w:rsid w:val="00BE2856"/>
    <w:rsid w:val="00BE2ABD"/>
    <w:rsid w:val="00BE2FD7"/>
    <w:rsid w:val="00BE3073"/>
    <w:rsid w:val="00BE36DB"/>
    <w:rsid w:val="00BE4644"/>
    <w:rsid w:val="00BE49DD"/>
    <w:rsid w:val="00BE512A"/>
    <w:rsid w:val="00BE5685"/>
    <w:rsid w:val="00BE5DB2"/>
    <w:rsid w:val="00BE6BDE"/>
    <w:rsid w:val="00BE6BEB"/>
    <w:rsid w:val="00BE758B"/>
    <w:rsid w:val="00BE7654"/>
    <w:rsid w:val="00BE77BC"/>
    <w:rsid w:val="00BE79F9"/>
    <w:rsid w:val="00BE7C81"/>
    <w:rsid w:val="00BE7C9A"/>
    <w:rsid w:val="00BF1970"/>
    <w:rsid w:val="00BF28D3"/>
    <w:rsid w:val="00BF3405"/>
    <w:rsid w:val="00BF3432"/>
    <w:rsid w:val="00BF3CE8"/>
    <w:rsid w:val="00BF3FDB"/>
    <w:rsid w:val="00BF4381"/>
    <w:rsid w:val="00BF46D8"/>
    <w:rsid w:val="00BF5009"/>
    <w:rsid w:val="00BF5E37"/>
    <w:rsid w:val="00BF6D43"/>
    <w:rsid w:val="00BF7A58"/>
    <w:rsid w:val="00C00A5C"/>
    <w:rsid w:val="00C00D8D"/>
    <w:rsid w:val="00C00FA0"/>
    <w:rsid w:val="00C014C1"/>
    <w:rsid w:val="00C0258B"/>
    <w:rsid w:val="00C027C1"/>
    <w:rsid w:val="00C02E30"/>
    <w:rsid w:val="00C02EE7"/>
    <w:rsid w:val="00C040BE"/>
    <w:rsid w:val="00C04B4E"/>
    <w:rsid w:val="00C04D8E"/>
    <w:rsid w:val="00C04E7B"/>
    <w:rsid w:val="00C050D9"/>
    <w:rsid w:val="00C0539F"/>
    <w:rsid w:val="00C06AA3"/>
    <w:rsid w:val="00C06D73"/>
    <w:rsid w:val="00C073F1"/>
    <w:rsid w:val="00C0787D"/>
    <w:rsid w:val="00C07932"/>
    <w:rsid w:val="00C07AD6"/>
    <w:rsid w:val="00C07C47"/>
    <w:rsid w:val="00C07F2A"/>
    <w:rsid w:val="00C101CA"/>
    <w:rsid w:val="00C10C47"/>
    <w:rsid w:val="00C10EC2"/>
    <w:rsid w:val="00C1194F"/>
    <w:rsid w:val="00C12D1F"/>
    <w:rsid w:val="00C13A80"/>
    <w:rsid w:val="00C1568C"/>
    <w:rsid w:val="00C17180"/>
    <w:rsid w:val="00C179FA"/>
    <w:rsid w:val="00C20390"/>
    <w:rsid w:val="00C20DD4"/>
    <w:rsid w:val="00C20F8E"/>
    <w:rsid w:val="00C2113B"/>
    <w:rsid w:val="00C21A51"/>
    <w:rsid w:val="00C21BBA"/>
    <w:rsid w:val="00C22C5A"/>
    <w:rsid w:val="00C22F4F"/>
    <w:rsid w:val="00C2335C"/>
    <w:rsid w:val="00C2340B"/>
    <w:rsid w:val="00C251A6"/>
    <w:rsid w:val="00C25F20"/>
    <w:rsid w:val="00C26483"/>
    <w:rsid w:val="00C267E4"/>
    <w:rsid w:val="00C3078D"/>
    <w:rsid w:val="00C307D8"/>
    <w:rsid w:val="00C30D13"/>
    <w:rsid w:val="00C323C5"/>
    <w:rsid w:val="00C3385B"/>
    <w:rsid w:val="00C338F2"/>
    <w:rsid w:val="00C343C4"/>
    <w:rsid w:val="00C34F32"/>
    <w:rsid w:val="00C350DB"/>
    <w:rsid w:val="00C351F4"/>
    <w:rsid w:val="00C36A6B"/>
    <w:rsid w:val="00C370C6"/>
    <w:rsid w:val="00C371AA"/>
    <w:rsid w:val="00C377EF"/>
    <w:rsid w:val="00C407CD"/>
    <w:rsid w:val="00C40CE5"/>
    <w:rsid w:val="00C41407"/>
    <w:rsid w:val="00C41474"/>
    <w:rsid w:val="00C41553"/>
    <w:rsid w:val="00C42F66"/>
    <w:rsid w:val="00C439F1"/>
    <w:rsid w:val="00C440EC"/>
    <w:rsid w:val="00C44C58"/>
    <w:rsid w:val="00C44F06"/>
    <w:rsid w:val="00C4545C"/>
    <w:rsid w:val="00C45C14"/>
    <w:rsid w:val="00C46722"/>
    <w:rsid w:val="00C46A35"/>
    <w:rsid w:val="00C46FD3"/>
    <w:rsid w:val="00C4789D"/>
    <w:rsid w:val="00C47C68"/>
    <w:rsid w:val="00C47C6E"/>
    <w:rsid w:val="00C506A3"/>
    <w:rsid w:val="00C50AC8"/>
    <w:rsid w:val="00C512A5"/>
    <w:rsid w:val="00C51681"/>
    <w:rsid w:val="00C523FC"/>
    <w:rsid w:val="00C54CDD"/>
    <w:rsid w:val="00C550EA"/>
    <w:rsid w:val="00C551CC"/>
    <w:rsid w:val="00C57343"/>
    <w:rsid w:val="00C61D4E"/>
    <w:rsid w:val="00C62B08"/>
    <w:rsid w:val="00C63E66"/>
    <w:rsid w:val="00C64823"/>
    <w:rsid w:val="00C64DCA"/>
    <w:rsid w:val="00C65762"/>
    <w:rsid w:val="00C6584E"/>
    <w:rsid w:val="00C663BA"/>
    <w:rsid w:val="00C66EC3"/>
    <w:rsid w:val="00C675CD"/>
    <w:rsid w:val="00C719BE"/>
    <w:rsid w:val="00C72A2A"/>
    <w:rsid w:val="00C73095"/>
    <w:rsid w:val="00C73330"/>
    <w:rsid w:val="00C74548"/>
    <w:rsid w:val="00C75BAA"/>
    <w:rsid w:val="00C7600E"/>
    <w:rsid w:val="00C76172"/>
    <w:rsid w:val="00C762D6"/>
    <w:rsid w:val="00C81BEC"/>
    <w:rsid w:val="00C81FC9"/>
    <w:rsid w:val="00C83153"/>
    <w:rsid w:val="00C839AA"/>
    <w:rsid w:val="00C83B3D"/>
    <w:rsid w:val="00C8446F"/>
    <w:rsid w:val="00C85ADA"/>
    <w:rsid w:val="00C908D7"/>
    <w:rsid w:val="00C90B0A"/>
    <w:rsid w:val="00C9130F"/>
    <w:rsid w:val="00C923FD"/>
    <w:rsid w:val="00C92758"/>
    <w:rsid w:val="00C92CEE"/>
    <w:rsid w:val="00C93254"/>
    <w:rsid w:val="00C94EC0"/>
    <w:rsid w:val="00C967ED"/>
    <w:rsid w:val="00C96BD6"/>
    <w:rsid w:val="00C96DF5"/>
    <w:rsid w:val="00C97454"/>
    <w:rsid w:val="00CA037A"/>
    <w:rsid w:val="00CA0A46"/>
    <w:rsid w:val="00CA0B2C"/>
    <w:rsid w:val="00CA1C29"/>
    <w:rsid w:val="00CA20E0"/>
    <w:rsid w:val="00CA2515"/>
    <w:rsid w:val="00CA2D00"/>
    <w:rsid w:val="00CA2E78"/>
    <w:rsid w:val="00CA3570"/>
    <w:rsid w:val="00CA365E"/>
    <w:rsid w:val="00CA3856"/>
    <w:rsid w:val="00CA3BAD"/>
    <w:rsid w:val="00CA40E3"/>
    <w:rsid w:val="00CA41E9"/>
    <w:rsid w:val="00CA509E"/>
    <w:rsid w:val="00CA5FF9"/>
    <w:rsid w:val="00CA7B3C"/>
    <w:rsid w:val="00CA7B99"/>
    <w:rsid w:val="00CA7F81"/>
    <w:rsid w:val="00CB0103"/>
    <w:rsid w:val="00CB0890"/>
    <w:rsid w:val="00CB0D53"/>
    <w:rsid w:val="00CB12E4"/>
    <w:rsid w:val="00CB359D"/>
    <w:rsid w:val="00CB42EF"/>
    <w:rsid w:val="00CB48EB"/>
    <w:rsid w:val="00CB4B83"/>
    <w:rsid w:val="00CB4BFF"/>
    <w:rsid w:val="00CB4CF6"/>
    <w:rsid w:val="00CB5525"/>
    <w:rsid w:val="00CB57F4"/>
    <w:rsid w:val="00CB5C9C"/>
    <w:rsid w:val="00CB70FA"/>
    <w:rsid w:val="00CB739D"/>
    <w:rsid w:val="00CB7B5E"/>
    <w:rsid w:val="00CC1303"/>
    <w:rsid w:val="00CC21E1"/>
    <w:rsid w:val="00CC2733"/>
    <w:rsid w:val="00CC2CBE"/>
    <w:rsid w:val="00CC2F6E"/>
    <w:rsid w:val="00CC31C4"/>
    <w:rsid w:val="00CC387B"/>
    <w:rsid w:val="00CC3945"/>
    <w:rsid w:val="00CC5964"/>
    <w:rsid w:val="00CC5CFC"/>
    <w:rsid w:val="00CC6B3F"/>
    <w:rsid w:val="00CC70E6"/>
    <w:rsid w:val="00CC7287"/>
    <w:rsid w:val="00CC75AA"/>
    <w:rsid w:val="00CC7BBC"/>
    <w:rsid w:val="00CC7EB5"/>
    <w:rsid w:val="00CD0164"/>
    <w:rsid w:val="00CD1725"/>
    <w:rsid w:val="00CD2487"/>
    <w:rsid w:val="00CD387E"/>
    <w:rsid w:val="00CD3A06"/>
    <w:rsid w:val="00CD4345"/>
    <w:rsid w:val="00CD4701"/>
    <w:rsid w:val="00CD4994"/>
    <w:rsid w:val="00CD53B6"/>
    <w:rsid w:val="00CD5911"/>
    <w:rsid w:val="00CD5DC0"/>
    <w:rsid w:val="00CD5DC7"/>
    <w:rsid w:val="00CD5DDA"/>
    <w:rsid w:val="00CD6054"/>
    <w:rsid w:val="00CD6CBE"/>
    <w:rsid w:val="00CD7C7E"/>
    <w:rsid w:val="00CE0014"/>
    <w:rsid w:val="00CE0896"/>
    <w:rsid w:val="00CE0CB3"/>
    <w:rsid w:val="00CE1061"/>
    <w:rsid w:val="00CE1082"/>
    <w:rsid w:val="00CE1D5C"/>
    <w:rsid w:val="00CE1F63"/>
    <w:rsid w:val="00CE2B20"/>
    <w:rsid w:val="00CE3539"/>
    <w:rsid w:val="00CE516B"/>
    <w:rsid w:val="00CE60B4"/>
    <w:rsid w:val="00CE6D44"/>
    <w:rsid w:val="00CE780C"/>
    <w:rsid w:val="00CE78BB"/>
    <w:rsid w:val="00CF00D2"/>
    <w:rsid w:val="00CF0196"/>
    <w:rsid w:val="00CF0648"/>
    <w:rsid w:val="00CF0848"/>
    <w:rsid w:val="00CF2774"/>
    <w:rsid w:val="00CF2CE8"/>
    <w:rsid w:val="00CF2D8F"/>
    <w:rsid w:val="00CF3100"/>
    <w:rsid w:val="00CF49FF"/>
    <w:rsid w:val="00CF556D"/>
    <w:rsid w:val="00CF5A96"/>
    <w:rsid w:val="00CF754A"/>
    <w:rsid w:val="00CF7AE6"/>
    <w:rsid w:val="00CF7D3F"/>
    <w:rsid w:val="00CF7E8B"/>
    <w:rsid w:val="00D01181"/>
    <w:rsid w:val="00D014BC"/>
    <w:rsid w:val="00D0179B"/>
    <w:rsid w:val="00D01822"/>
    <w:rsid w:val="00D01EB3"/>
    <w:rsid w:val="00D01EBE"/>
    <w:rsid w:val="00D01F8E"/>
    <w:rsid w:val="00D02150"/>
    <w:rsid w:val="00D03B53"/>
    <w:rsid w:val="00D04A38"/>
    <w:rsid w:val="00D04D70"/>
    <w:rsid w:val="00D0509A"/>
    <w:rsid w:val="00D052DD"/>
    <w:rsid w:val="00D05ADC"/>
    <w:rsid w:val="00D05D1C"/>
    <w:rsid w:val="00D06F32"/>
    <w:rsid w:val="00D0792C"/>
    <w:rsid w:val="00D07BD4"/>
    <w:rsid w:val="00D07F52"/>
    <w:rsid w:val="00D10145"/>
    <w:rsid w:val="00D108D2"/>
    <w:rsid w:val="00D10B73"/>
    <w:rsid w:val="00D12477"/>
    <w:rsid w:val="00D13052"/>
    <w:rsid w:val="00D1389F"/>
    <w:rsid w:val="00D139F4"/>
    <w:rsid w:val="00D13BED"/>
    <w:rsid w:val="00D1402E"/>
    <w:rsid w:val="00D147DB"/>
    <w:rsid w:val="00D149A3"/>
    <w:rsid w:val="00D158D7"/>
    <w:rsid w:val="00D159BC"/>
    <w:rsid w:val="00D16D3F"/>
    <w:rsid w:val="00D17305"/>
    <w:rsid w:val="00D17F7F"/>
    <w:rsid w:val="00D207C6"/>
    <w:rsid w:val="00D218B1"/>
    <w:rsid w:val="00D21C8D"/>
    <w:rsid w:val="00D23882"/>
    <w:rsid w:val="00D24379"/>
    <w:rsid w:val="00D2491E"/>
    <w:rsid w:val="00D2498A"/>
    <w:rsid w:val="00D24A1A"/>
    <w:rsid w:val="00D252BF"/>
    <w:rsid w:val="00D25430"/>
    <w:rsid w:val="00D2576A"/>
    <w:rsid w:val="00D264F3"/>
    <w:rsid w:val="00D26DEC"/>
    <w:rsid w:val="00D26E43"/>
    <w:rsid w:val="00D27617"/>
    <w:rsid w:val="00D2769B"/>
    <w:rsid w:val="00D27F6E"/>
    <w:rsid w:val="00D302C5"/>
    <w:rsid w:val="00D30B49"/>
    <w:rsid w:val="00D30FE3"/>
    <w:rsid w:val="00D3144E"/>
    <w:rsid w:val="00D31470"/>
    <w:rsid w:val="00D3152B"/>
    <w:rsid w:val="00D31E52"/>
    <w:rsid w:val="00D322E5"/>
    <w:rsid w:val="00D3251E"/>
    <w:rsid w:val="00D32CE4"/>
    <w:rsid w:val="00D3480A"/>
    <w:rsid w:val="00D358CF"/>
    <w:rsid w:val="00D36626"/>
    <w:rsid w:val="00D36BF5"/>
    <w:rsid w:val="00D37E59"/>
    <w:rsid w:val="00D401D5"/>
    <w:rsid w:val="00D40C37"/>
    <w:rsid w:val="00D416A4"/>
    <w:rsid w:val="00D41AB8"/>
    <w:rsid w:val="00D42419"/>
    <w:rsid w:val="00D4250D"/>
    <w:rsid w:val="00D42F0F"/>
    <w:rsid w:val="00D431BA"/>
    <w:rsid w:val="00D431F0"/>
    <w:rsid w:val="00D43596"/>
    <w:rsid w:val="00D436EA"/>
    <w:rsid w:val="00D43867"/>
    <w:rsid w:val="00D43A40"/>
    <w:rsid w:val="00D43B9E"/>
    <w:rsid w:val="00D4435C"/>
    <w:rsid w:val="00D44F0D"/>
    <w:rsid w:val="00D44F48"/>
    <w:rsid w:val="00D4541A"/>
    <w:rsid w:val="00D45B34"/>
    <w:rsid w:val="00D45CE2"/>
    <w:rsid w:val="00D46024"/>
    <w:rsid w:val="00D460FE"/>
    <w:rsid w:val="00D4677A"/>
    <w:rsid w:val="00D47172"/>
    <w:rsid w:val="00D47A38"/>
    <w:rsid w:val="00D47D87"/>
    <w:rsid w:val="00D47ED8"/>
    <w:rsid w:val="00D500B5"/>
    <w:rsid w:val="00D5092C"/>
    <w:rsid w:val="00D50C0A"/>
    <w:rsid w:val="00D51EC7"/>
    <w:rsid w:val="00D52C12"/>
    <w:rsid w:val="00D53177"/>
    <w:rsid w:val="00D533B7"/>
    <w:rsid w:val="00D538BE"/>
    <w:rsid w:val="00D53DFB"/>
    <w:rsid w:val="00D54ECB"/>
    <w:rsid w:val="00D564F9"/>
    <w:rsid w:val="00D56623"/>
    <w:rsid w:val="00D56C11"/>
    <w:rsid w:val="00D57497"/>
    <w:rsid w:val="00D57FED"/>
    <w:rsid w:val="00D60E01"/>
    <w:rsid w:val="00D611D8"/>
    <w:rsid w:val="00D61535"/>
    <w:rsid w:val="00D63603"/>
    <w:rsid w:val="00D63F15"/>
    <w:rsid w:val="00D6402D"/>
    <w:rsid w:val="00D64485"/>
    <w:rsid w:val="00D65E52"/>
    <w:rsid w:val="00D66869"/>
    <w:rsid w:val="00D66BEB"/>
    <w:rsid w:val="00D671F8"/>
    <w:rsid w:val="00D70676"/>
    <w:rsid w:val="00D707E5"/>
    <w:rsid w:val="00D70BE7"/>
    <w:rsid w:val="00D72379"/>
    <w:rsid w:val="00D731FE"/>
    <w:rsid w:val="00D736C6"/>
    <w:rsid w:val="00D74459"/>
    <w:rsid w:val="00D7446A"/>
    <w:rsid w:val="00D74825"/>
    <w:rsid w:val="00D74946"/>
    <w:rsid w:val="00D75510"/>
    <w:rsid w:val="00D75655"/>
    <w:rsid w:val="00D75BEA"/>
    <w:rsid w:val="00D7685B"/>
    <w:rsid w:val="00D76BED"/>
    <w:rsid w:val="00D76CF8"/>
    <w:rsid w:val="00D7746F"/>
    <w:rsid w:val="00D77527"/>
    <w:rsid w:val="00D779A6"/>
    <w:rsid w:val="00D77B59"/>
    <w:rsid w:val="00D802DF"/>
    <w:rsid w:val="00D814BB"/>
    <w:rsid w:val="00D834CD"/>
    <w:rsid w:val="00D84009"/>
    <w:rsid w:val="00D852AD"/>
    <w:rsid w:val="00D85D5B"/>
    <w:rsid w:val="00D8752A"/>
    <w:rsid w:val="00D87A19"/>
    <w:rsid w:val="00D87F44"/>
    <w:rsid w:val="00D90236"/>
    <w:rsid w:val="00D90878"/>
    <w:rsid w:val="00D90D4C"/>
    <w:rsid w:val="00D90E7E"/>
    <w:rsid w:val="00D90FF7"/>
    <w:rsid w:val="00D912E4"/>
    <w:rsid w:val="00D91DD3"/>
    <w:rsid w:val="00D92400"/>
    <w:rsid w:val="00D92997"/>
    <w:rsid w:val="00D936CD"/>
    <w:rsid w:val="00D93EB3"/>
    <w:rsid w:val="00D93F95"/>
    <w:rsid w:val="00D941F1"/>
    <w:rsid w:val="00D94487"/>
    <w:rsid w:val="00D95442"/>
    <w:rsid w:val="00D9615E"/>
    <w:rsid w:val="00D964EA"/>
    <w:rsid w:val="00D97020"/>
    <w:rsid w:val="00D970F8"/>
    <w:rsid w:val="00D97421"/>
    <w:rsid w:val="00DA0623"/>
    <w:rsid w:val="00DA11DF"/>
    <w:rsid w:val="00DA2A10"/>
    <w:rsid w:val="00DA4157"/>
    <w:rsid w:val="00DA47D5"/>
    <w:rsid w:val="00DA52F9"/>
    <w:rsid w:val="00DA539D"/>
    <w:rsid w:val="00DA5912"/>
    <w:rsid w:val="00DA5B3A"/>
    <w:rsid w:val="00DA5EDD"/>
    <w:rsid w:val="00DA6524"/>
    <w:rsid w:val="00DA7348"/>
    <w:rsid w:val="00DA77AF"/>
    <w:rsid w:val="00DA7D9A"/>
    <w:rsid w:val="00DB048D"/>
    <w:rsid w:val="00DB0831"/>
    <w:rsid w:val="00DB0843"/>
    <w:rsid w:val="00DB0D79"/>
    <w:rsid w:val="00DB17A0"/>
    <w:rsid w:val="00DB1C89"/>
    <w:rsid w:val="00DB2053"/>
    <w:rsid w:val="00DB20AB"/>
    <w:rsid w:val="00DB2681"/>
    <w:rsid w:val="00DB3387"/>
    <w:rsid w:val="00DB3AA2"/>
    <w:rsid w:val="00DB3F25"/>
    <w:rsid w:val="00DB413D"/>
    <w:rsid w:val="00DB4C53"/>
    <w:rsid w:val="00DB5682"/>
    <w:rsid w:val="00DB5737"/>
    <w:rsid w:val="00DB63EB"/>
    <w:rsid w:val="00DB6600"/>
    <w:rsid w:val="00DB78BC"/>
    <w:rsid w:val="00DB7D10"/>
    <w:rsid w:val="00DC0016"/>
    <w:rsid w:val="00DC0F5B"/>
    <w:rsid w:val="00DC1B09"/>
    <w:rsid w:val="00DC2739"/>
    <w:rsid w:val="00DC2D99"/>
    <w:rsid w:val="00DC2DF2"/>
    <w:rsid w:val="00DC30B8"/>
    <w:rsid w:val="00DC44C7"/>
    <w:rsid w:val="00DC5AB9"/>
    <w:rsid w:val="00DC6F65"/>
    <w:rsid w:val="00DC79DE"/>
    <w:rsid w:val="00DC7B0E"/>
    <w:rsid w:val="00DD16B4"/>
    <w:rsid w:val="00DD1BDA"/>
    <w:rsid w:val="00DD26E9"/>
    <w:rsid w:val="00DD297A"/>
    <w:rsid w:val="00DD35EF"/>
    <w:rsid w:val="00DD371C"/>
    <w:rsid w:val="00DD4BAF"/>
    <w:rsid w:val="00DD4BC2"/>
    <w:rsid w:val="00DD4CC8"/>
    <w:rsid w:val="00DD55F4"/>
    <w:rsid w:val="00DD57EA"/>
    <w:rsid w:val="00DD5C7C"/>
    <w:rsid w:val="00DD60CD"/>
    <w:rsid w:val="00DD6E1A"/>
    <w:rsid w:val="00DE042A"/>
    <w:rsid w:val="00DE0A08"/>
    <w:rsid w:val="00DE1063"/>
    <w:rsid w:val="00DE1E6E"/>
    <w:rsid w:val="00DE37AE"/>
    <w:rsid w:val="00DE39E8"/>
    <w:rsid w:val="00DE3B1F"/>
    <w:rsid w:val="00DE4065"/>
    <w:rsid w:val="00DE4675"/>
    <w:rsid w:val="00DE4A7C"/>
    <w:rsid w:val="00DE4AF5"/>
    <w:rsid w:val="00DE5146"/>
    <w:rsid w:val="00DE526B"/>
    <w:rsid w:val="00DE64C7"/>
    <w:rsid w:val="00DE6B57"/>
    <w:rsid w:val="00DE77E2"/>
    <w:rsid w:val="00DE7938"/>
    <w:rsid w:val="00DE7AB2"/>
    <w:rsid w:val="00DE7EA5"/>
    <w:rsid w:val="00DF031E"/>
    <w:rsid w:val="00DF0B9D"/>
    <w:rsid w:val="00DF0F73"/>
    <w:rsid w:val="00DF11B3"/>
    <w:rsid w:val="00DF12BF"/>
    <w:rsid w:val="00DF1370"/>
    <w:rsid w:val="00DF15F7"/>
    <w:rsid w:val="00DF1B58"/>
    <w:rsid w:val="00DF21EA"/>
    <w:rsid w:val="00DF25E5"/>
    <w:rsid w:val="00DF28F2"/>
    <w:rsid w:val="00DF2E22"/>
    <w:rsid w:val="00DF3DDC"/>
    <w:rsid w:val="00DF4A1D"/>
    <w:rsid w:val="00DF4E90"/>
    <w:rsid w:val="00DF4FB5"/>
    <w:rsid w:val="00DF5396"/>
    <w:rsid w:val="00DF5A40"/>
    <w:rsid w:val="00DF5B0B"/>
    <w:rsid w:val="00DF5C96"/>
    <w:rsid w:val="00DF5E54"/>
    <w:rsid w:val="00DF60E6"/>
    <w:rsid w:val="00DF69CB"/>
    <w:rsid w:val="00DF6B25"/>
    <w:rsid w:val="00DF7436"/>
    <w:rsid w:val="00DF77D5"/>
    <w:rsid w:val="00DF7867"/>
    <w:rsid w:val="00DF79FF"/>
    <w:rsid w:val="00DF7A0F"/>
    <w:rsid w:val="00DF7E30"/>
    <w:rsid w:val="00E00119"/>
    <w:rsid w:val="00E001C8"/>
    <w:rsid w:val="00E00945"/>
    <w:rsid w:val="00E0108D"/>
    <w:rsid w:val="00E02129"/>
    <w:rsid w:val="00E022D3"/>
    <w:rsid w:val="00E02325"/>
    <w:rsid w:val="00E02F3C"/>
    <w:rsid w:val="00E02F89"/>
    <w:rsid w:val="00E02FED"/>
    <w:rsid w:val="00E03A44"/>
    <w:rsid w:val="00E03F2A"/>
    <w:rsid w:val="00E045EA"/>
    <w:rsid w:val="00E0462A"/>
    <w:rsid w:val="00E046BB"/>
    <w:rsid w:val="00E04EE0"/>
    <w:rsid w:val="00E056B9"/>
    <w:rsid w:val="00E06008"/>
    <w:rsid w:val="00E06042"/>
    <w:rsid w:val="00E06605"/>
    <w:rsid w:val="00E07AFE"/>
    <w:rsid w:val="00E1096E"/>
    <w:rsid w:val="00E10D08"/>
    <w:rsid w:val="00E11575"/>
    <w:rsid w:val="00E123FC"/>
    <w:rsid w:val="00E12627"/>
    <w:rsid w:val="00E139BF"/>
    <w:rsid w:val="00E1421E"/>
    <w:rsid w:val="00E143D6"/>
    <w:rsid w:val="00E14488"/>
    <w:rsid w:val="00E148EF"/>
    <w:rsid w:val="00E14BB0"/>
    <w:rsid w:val="00E150E2"/>
    <w:rsid w:val="00E1564B"/>
    <w:rsid w:val="00E16C0C"/>
    <w:rsid w:val="00E176CA"/>
    <w:rsid w:val="00E2056B"/>
    <w:rsid w:val="00E20695"/>
    <w:rsid w:val="00E20AAD"/>
    <w:rsid w:val="00E21016"/>
    <w:rsid w:val="00E217CB"/>
    <w:rsid w:val="00E22E0A"/>
    <w:rsid w:val="00E2443B"/>
    <w:rsid w:val="00E249B3"/>
    <w:rsid w:val="00E25235"/>
    <w:rsid w:val="00E256F4"/>
    <w:rsid w:val="00E25817"/>
    <w:rsid w:val="00E25BB4"/>
    <w:rsid w:val="00E26042"/>
    <w:rsid w:val="00E26981"/>
    <w:rsid w:val="00E26A8E"/>
    <w:rsid w:val="00E26CDE"/>
    <w:rsid w:val="00E306EC"/>
    <w:rsid w:val="00E30FCA"/>
    <w:rsid w:val="00E31151"/>
    <w:rsid w:val="00E31236"/>
    <w:rsid w:val="00E31B4D"/>
    <w:rsid w:val="00E32262"/>
    <w:rsid w:val="00E3230F"/>
    <w:rsid w:val="00E3270C"/>
    <w:rsid w:val="00E32753"/>
    <w:rsid w:val="00E32A33"/>
    <w:rsid w:val="00E33CF6"/>
    <w:rsid w:val="00E34579"/>
    <w:rsid w:val="00E357DC"/>
    <w:rsid w:val="00E36CB2"/>
    <w:rsid w:val="00E370DB"/>
    <w:rsid w:val="00E374B6"/>
    <w:rsid w:val="00E3790C"/>
    <w:rsid w:val="00E4126F"/>
    <w:rsid w:val="00E414C6"/>
    <w:rsid w:val="00E415FB"/>
    <w:rsid w:val="00E41FD3"/>
    <w:rsid w:val="00E4367C"/>
    <w:rsid w:val="00E441C2"/>
    <w:rsid w:val="00E444D6"/>
    <w:rsid w:val="00E44D6C"/>
    <w:rsid w:val="00E44DED"/>
    <w:rsid w:val="00E44F60"/>
    <w:rsid w:val="00E459A2"/>
    <w:rsid w:val="00E461E9"/>
    <w:rsid w:val="00E4634A"/>
    <w:rsid w:val="00E46632"/>
    <w:rsid w:val="00E50625"/>
    <w:rsid w:val="00E50642"/>
    <w:rsid w:val="00E50F69"/>
    <w:rsid w:val="00E51536"/>
    <w:rsid w:val="00E51A1B"/>
    <w:rsid w:val="00E51C09"/>
    <w:rsid w:val="00E520BE"/>
    <w:rsid w:val="00E520CB"/>
    <w:rsid w:val="00E5227E"/>
    <w:rsid w:val="00E525C3"/>
    <w:rsid w:val="00E52A3D"/>
    <w:rsid w:val="00E531D8"/>
    <w:rsid w:val="00E53301"/>
    <w:rsid w:val="00E53309"/>
    <w:rsid w:val="00E53911"/>
    <w:rsid w:val="00E53997"/>
    <w:rsid w:val="00E53C1E"/>
    <w:rsid w:val="00E56322"/>
    <w:rsid w:val="00E5746A"/>
    <w:rsid w:val="00E57916"/>
    <w:rsid w:val="00E57DD4"/>
    <w:rsid w:val="00E601C5"/>
    <w:rsid w:val="00E60A0A"/>
    <w:rsid w:val="00E60B8C"/>
    <w:rsid w:val="00E60CDA"/>
    <w:rsid w:val="00E612F4"/>
    <w:rsid w:val="00E61897"/>
    <w:rsid w:val="00E61CDA"/>
    <w:rsid w:val="00E61E0B"/>
    <w:rsid w:val="00E62394"/>
    <w:rsid w:val="00E6355B"/>
    <w:rsid w:val="00E635DE"/>
    <w:rsid w:val="00E63897"/>
    <w:rsid w:val="00E63A1A"/>
    <w:rsid w:val="00E64385"/>
    <w:rsid w:val="00E64792"/>
    <w:rsid w:val="00E64BA2"/>
    <w:rsid w:val="00E66081"/>
    <w:rsid w:val="00E6693D"/>
    <w:rsid w:val="00E669D3"/>
    <w:rsid w:val="00E66A2F"/>
    <w:rsid w:val="00E67197"/>
    <w:rsid w:val="00E676E7"/>
    <w:rsid w:val="00E679AE"/>
    <w:rsid w:val="00E67D8D"/>
    <w:rsid w:val="00E67EF3"/>
    <w:rsid w:val="00E70C18"/>
    <w:rsid w:val="00E70EC4"/>
    <w:rsid w:val="00E71A73"/>
    <w:rsid w:val="00E72220"/>
    <w:rsid w:val="00E7236E"/>
    <w:rsid w:val="00E723D0"/>
    <w:rsid w:val="00E72403"/>
    <w:rsid w:val="00E72D5D"/>
    <w:rsid w:val="00E73147"/>
    <w:rsid w:val="00E737D1"/>
    <w:rsid w:val="00E73A3D"/>
    <w:rsid w:val="00E74A05"/>
    <w:rsid w:val="00E74B73"/>
    <w:rsid w:val="00E75183"/>
    <w:rsid w:val="00E75601"/>
    <w:rsid w:val="00E75DAF"/>
    <w:rsid w:val="00E76537"/>
    <w:rsid w:val="00E7668F"/>
    <w:rsid w:val="00E768BF"/>
    <w:rsid w:val="00E769E5"/>
    <w:rsid w:val="00E76B7E"/>
    <w:rsid w:val="00E76E9B"/>
    <w:rsid w:val="00E76F0F"/>
    <w:rsid w:val="00E777A1"/>
    <w:rsid w:val="00E77EB0"/>
    <w:rsid w:val="00E80773"/>
    <w:rsid w:val="00E80DDB"/>
    <w:rsid w:val="00E814BE"/>
    <w:rsid w:val="00E83545"/>
    <w:rsid w:val="00E83763"/>
    <w:rsid w:val="00E83C43"/>
    <w:rsid w:val="00E8418B"/>
    <w:rsid w:val="00E84D2E"/>
    <w:rsid w:val="00E85215"/>
    <w:rsid w:val="00E85249"/>
    <w:rsid w:val="00E8661F"/>
    <w:rsid w:val="00E86AE2"/>
    <w:rsid w:val="00E86D62"/>
    <w:rsid w:val="00E86EDA"/>
    <w:rsid w:val="00E875F9"/>
    <w:rsid w:val="00E87A82"/>
    <w:rsid w:val="00E904C6"/>
    <w:rsid w:val="00E90D59"/>
    <w:rsid w:val="00E90DC0"/>
    <w:rsid w:val="00E91000"/>
    <w:rsid w:val="00E91317"/>
    <w:rsid w:val="00E91881"/>
    <w:rsid w:val="00E9195C"/>
    <w:rsid w:val="00E91F66"/>
    <w:rsid w:val="00E91FD3"/>
    <w:rsid w:val="00E921D2"/>
    <w:rsid w:val="00E92839"/>
    <w:rsid w:val="00E93172"/>
    <w:rsid w:val="00E934D8"/>
    <w:rsid w:val="00E93AA8"/>
    <w:rsid w:val="00E93B5E"/>
    <w:rsid w:val="00E94236"/>
    <w:rsid w:val="00E94A77"/>
    <w:rsid w:val="00E94DED"/>
    <w:rsid w:val="00E94F5C"/>
    <w:rsid w:val="00E94F6F"/>
    <w:rsid w:val="00E95864"/>
    <w:rsid w:val="00E965FE"/>
    <w:rsid w:val="00E96636"/>
    <w:rsid w:val="00E96AFB"/>
    <w:rsid w:val="00E96B88"/>
    <w:rsid w:val="00E972D0"/>
    <w:rsid w:val="00EA01CB"/>
    <w:rsid w:val="00EA07E6"/>
    <w:rsid w:val="00EA0835"/>
    <w:rsid w:val="00EA1149"/>
    <w:rsid w:val="00EA1592"/>
    <w:rsid w:val="00EA19B3"/>
    <w:rsid w:val="00EA19E7"/>
    <w:rsid w:val="00EA1B50"/>
    <w:rsid w:val="00EA2695"/>
    <w:rsid w:val="00EA2A92"/>
    <w:rsid w:val="00EA32E7"/>
    <w:rsid w:val="00EA34BE"/>
    <w:rsid w:val="00EA52E3"/>
    <w:rsid w:val="00EA53B4"/>
    <w:rsid w:val="00EA53E6"/>
    <w:rsid w:val="00EA53EB"/>
    <w:rsid w:val="00EA62FA"/>
    <w:rsid w:val="00EA6B9C"/>
    <w:rsid w:val="00EA710C"/>
    <w:rsid w:val="00EA7250"/>
    <w:rsid w:val="00EA7327"/>
    <w:rsid w:val="00EA754A"/>
    <w:rsid w:val="00EA7E90"/>
    <w:rsid w:val="00EB0439"/>
    <w:rsid w:val="00EB05CA"/>
    <w:rsid w:val="00EB1314"/>
    <w:rsid w:val="00EB1D29"/>
    <w:rsid w:val="00EB1F25"/>
    <w:rsid w:val="00EB23DD"/>
    <w:rsid w:val="00EB3762"/>
    <w:rsid w:val="00EB396C"/>
    <w:rsid w:val="00EB3CB5"/>
    <w:rsid w:val="00EB409F"/>
    <w:rsid w:val="00EB4235"/>
    <w:rsid w:val="00EB4438"/>
    <w:rsid w:val="00EB48AB"/>
    <w:rsid w:val="00EB4D37"/>
    <w:rsid w:val="00EB544A"/>
    <w:rsid w:val="00EB5A89"/>
    <w:rsid w:val="00EB61E6"/>
    <w:rsid w:val="00EB64D7"/>
    <w:rsid w:val="00EB6D76"/>
    <w:rsid w:val="00EB7A79"/>
    <w:rsid w:val="00EB7FBF"/>
    <w:rsid w:val="00EC0810"/>
    <w:rsid w:val="00EC0E95"/>
    <w:rsid w:val="00EC17E9"/>
    <w:rsid w:val="00EC2817"/>
    <w:rsid w:val="00EC4305"/>
    <w:rsid w:val="00EC449E"/>
    <w:rsid w:val="00EC4AFB"/>
    <w:rsid w:val="00EC5646"/>
    <w:rsid w:val="00EC5F7B"/>
    <w:rsid w:val="00EC6426"/>
    <w:rsid w:val="00EC6466"/>
    <w:rsid w:val="00EC6710"/>
    <w:rsid w:val="00EC6739"/>
    <w:rsid w:val="00EC68F3"/>
    <w:rsid w:val="00EC6F57"/>
    <w:rsid w:val="00EC732D"/>
    <w:rsid w:val="00ED055E"/>
    <w:rsid w:val="00ED0608"/>
    <w:rsid w:val="00ED0F3D"/>
    <w:rsid w:val="00ED102E"/>
    <w:rsid w:val="00ED1346"/>
    <w:rsid w:val="00ED14E5"/>
    <w:rsid w:val="00ED16D4"/>
    <w:rsid w:val="00ED18AB"/>
    <w:rsid w:val="00ED1C40"/>
    <w:rsid w:val="00ED2D33"/>
    <w:rsid w:val="00ED3B4F"/>
    <w:rsid w:val="00ED41D2"/>
    <w:rsid w:val="00ED6DBC"/>
    <w:rsid w:val="00ED7173"/>
    <w:rsid w:val="00EE04AC"/>
    <w:rsid w:val="00EE07C6"/>
    <w:rsid w:val="00EE152B"/>
    <w:rsid w:val="00EE19A3"/>
    <w:rsid w:val="00EE1BE6"/>
    <w:rsid w:val="00EE1F71"/>
    <w:rsid w:val="00EE229F"/>
    <w:rsid w:val="00EE332F"/>
    <w:rsid w:val="00EE3522"/>
    <w:rsid w:val="00EE4F15"/>
    <w:rsid w:val="00EE501B"/>
    <w:rsid w:val="00EE541B"/>
    <w:rsid w:val="00EE59EE"/>
    <w:rsid w:val="00EE5D09"/>
    <w:rsid w:val="00EE61BF"/>
    <w:rsid w:val="00EE635A"/>
    <w:rsid w:val="00EE6D67"/>
    <w:rsid w:val="00EE7946"/>
    <w:rsid w:val="00EE7F2F"/>
    <w:rsid w:val="00EF0290"/>
    <w:rsid w:val="00EF0683"/>
    <w:rsid w:val="00EF09B6"/>
    <w:rsid w:val="00EF177C"/>
    <w:rsid w:val="00EF199B"/>
    <w:rsid w:val="00EF1B0F"/>
    <w:rsid w:val="00EF1E6A"/>
    <w:rsid w:val="00EF2061"/>
    <w:rsid w:val="00EF241D"/>
    <w:rsid w:val="00EF2600"/>
    <w:rsid w:val="00EF27A6"/>
    <w:rsid w:val="00EF35E1"/>
    <w:rsid w:val="00EF41EE"/>
    <w:rsid w:val="00EF43BE"/>
    <w:rsid w:val="00EF49CB"/>
    <w:rsid w:val="00EF5586"/>
    <w:rsid w:val="00EF58B3"/>
    <w:rsid w:val="00EF602A"/>
    <w:rsid w:val="00EF661E"/>
    <w:rsid w:val="00EF7054"/>
    <w:rsid w:val="00EF77C8"/>
    <w:rsid w:val="00EF7C90"/>
    <w:rsid w:val="00F00688"/>
    <w:rsid w:val="00F00AEF"/>
    <w:rsid w:val="00F00B1A"/>
    <w:rsid w:val="00F00E8F"/>
    <w:rsid w:val="00F02077"/>
    <w:rsid w:val="00F045AA"/>
    <w:rsid w:val="00F049CF"/>
    <w:rsid w:val="00F04E46"/>
    <w:rsid w:val="00F05175"/>
    <w:rsid w:val="00F05206"/>
    <w:rsid w:val="00F05279"/>
    <w:rsid w:val="00F055DA"/>
    <w:rsid w:val="00F060A1"/>
    <w:rsid w:val="00F067F0"/>
    <w:rsid w:val="00F072E1"/>
    <w:rsid w:val="00F07482"/>
    <w:rsid w:val="00F07BB9"/>
    <w:rsid w:val="00F07C85"/>
    <w:rsid w:val="00F07DC8"/>
    <w:rsid w:val="00F10D8A"/>
    <w:rsid w:val="00F11230"/>
    <w:rsid w:val="00F1124F"/>
    <w:rsid w:val="00F1146D"/>
    <w:rsid w:val="00F1146E"/>
    <w:rsid w:val="00F13E2D"/>
    <w:rsid w:val="00F1478E"/>
    <w:rsid w:val="00F14C09"/>
    <w:rsid w:val="00F1568A"/>
    <w:rsid w:val="00F156DC"/>
    <w:rsid w:val="00F15CFB"/>
    <w:rsid w:val="00F20BFF"/>
    <w:rsid w:val="00F2178F"/>
    <w:rsid w:val="00F2255E"/>
    <w:rsid w:val="00F2297D"/>
    <w:rsid w:val="00F22992"/>
    <w:rsid w:val="00F22D69"/>
    <w:rsid w:val="00F22E1C"/>
    <w:rsid w:val="00F23849"/>
    <w:rsid w:val="00F238EF"/>
    <w:rsid w:val="00F242E3"/>
    <w:rsid w:val="00F26600"/>
    <w:rsid w:val="00F268C7"/>
    <w:rsid w:val="00F26AC1"/>
    <w:rsid w:val="00F302FA"/>
    <w:rsid w:val="00F30F89"/>
    <w:rsid w:val="00F310BC"/>
    <w:rsid w:val="00F318C3"/>
    <w:rsid w:val="00F325A4"/>
    <w:rsid w:val="00F32771"/>
    <w:rsid w:val="00F327FF"/>
    <w:rsid w:val="00F32EC3"/>
    <w:rsid w:val="00F334C9"/>
    <w:rsid w:val="00F3361B"/>
    <w:rsid w:val="00F33A89"/>
    <w:rsid w:val="00F34383"/>
    <w:rsid w:val="00F34787"/>
    <w:rsid w:val="00F34A39"/>
    <w:rsid w:val="00F35124"/>
    <w:rsid w:val="00F355F4"/>
    <w:rsid w:val="00F35FFD"/>
    <w:rsid w:val="00F3669C"/>
    <w:rsid w:val="00F36718"/>
    <w:rsid w:val="00F36B46"/>
    <w:rsid w:val="00F37239"/>
    <w:rsid w:val="00F40A0C"/>
    <w:rsid w:val="00F418A5"/>
    <w:rsid w:val="00F41933"/>
    <w:rsid w:val="00F42DFB"/>
    <w:rsid w:val="00F42E5E"/>
    <w:rsid w:val="00F44ADF"/>
    <w:rsid w:val="00F450C4"/>
    <w:rsid w:val="00F451BA"/>
    <w:rsid w:val="00F4528D"/>
    <w:rsid w:val="00F457D6"/>
    <w:rsid w:val="00F45FA3"/>
    <w:rsid w:val="00F46E71"/>
    <w:rsid w:val="00F46FF1"/>
    <w:rsid w:val="00F47073"/>
    <w:rsid w:val="00F47263"/>
    <w:rsid w:val="00F4749B"/>
    <w:rsid w:val="00F50CAF"/>
    <w:rsid w:val="00F50FB5"/>
    <w:rsid w:val="00F510EF"/>
    <w:rsid w:val="00F516E2"/>
    <w:rsid w:val="00F522A6"/>
    <w:rsid w:val="00F52645"/>
    <w:rsid w:val="00F53492"/>
    <w:rsid w:val="00F535A8"/>
    <w:rsid w:val="00F53632"/>
    <w:rsid w:val="00F53882"/>
    <w:rsid w:val="00F55534"/>
    <w:rsid w:val="00F55F7B"/>
    <w:rsid w:val="00F566AB"/>
    <w:rsid w:val="00F566F1"/>
    <w:rsid w:val="00F5684F"/>
    <w:rsid w:val="00F56C6A"/>
    <w:rsid w:val="00F570C9"/>
    <w:rsid w:val="00F57718"/>
    <w:rsid w:val="00F57D8E"/>
    <w:rsid w:val="00F602E4"/>
    <w:rsid w:val="00F60474"/>
    <w:rsid w:val="00F6091F"/>
    <w:rsid w:val="00F622EA"/>
    <w:rsid w:val="00F62781"/>
    <w:rsid w:val="00F631FB"/>
    <w:rsid w:val="00F63DCF"/>
    <w:rsid w:val="00F64949"/>
    <w:rsid w:val="00F65257"/>
    <w:rsid w:val="00F65FF2"/>
    <w:rsid w:val="00F660A2"/>
    <w:rsid w:val="00F661BC"/>
    <w:rsid w:val="00F661C1"/>
    <w:rsid w:val="00F67749"/>
    <w:rsid w:val="00F67D46"/>
    <w:rsid w:val="00F70095"/>
    <w:rsid w:val="00F7074C"/>
    <w:rsid w:val="00F707BF"/>
    <w:rsid w:val="00F709F5"/>
    <w:rsid w:val="00F70C8D"/>
    <w:rsid w:val="00F70C99"/>
    <w:rsid w:val="00F7126C"/>
    <w:rsid w:val="00F71787"/>
    <w:rsid w:val="00F71824"/>
    <w:rsid w:val="00F71B16"/>
    <w:rsid w:val="00F726BD"/>
    <w:rsid w:val="00F7333D"/>
    <w:rsid w:val="00F73557"/>
    <w:rsid w:val="00F7358F"/>
    <w:rsid w:val="00F74623"/>
    <w:rsid w:val="00F74FD5"/>
    <w:rsid w:val="00F750C2"/>
    <w:rsid w:val="00F75F5F"/>
    <w:rsid w:val="00F7737C"/>
    <w:rsid w:val="00F7782D"/>
    <w:rsid w:val="00F77EE0"/>
    <w:rsid w:val="00F8001C"/>
    <w:rsid w:val="00F8066B"/>
    <w:rsid w:val="00F80FE5"/>
    <w:rsid w:val="00F823F6"/>
    <w:rsid w:val="00F824D5"/>
    <w:rsid w:val="00F83147"/>
    <w:rsid w:val="00F8373B"/>
    <w:rsid w:val="00F84302"/>
    <w:rsid w:val="00F85647"/>
    <w:rsid w:val="00F8641A"/>
    <w:rsid w:val="00F86991"/>
    <w:rsid w:val="00F86CE9"/>
    <w:rsid w:val="00F8755F"/>
    <w:rsid w:val="00F87758"/>
    <w:rsid w:val="00F87933"/>
    <w:rsid w:val="00F8793F"/>
    <w:rsid w:val="00F916EF"/>
    <w:rsid w:val="00F91CF2"/>
    <w:rsid w:val="00F91F36"/>
    <w:rsid w:val="00F92199"/>
    <w:rsid w:val="00F92AF4"/>
    <w:rsid w:val="00F93D27"/>
    <w:rsid w:val="00F94E0E"/>
    <w:rsid w:val="00F9666F"/>
    <w:rsid w:val="00F96EA9"/>
    <w:rsid w:val="00FA083B"/>
    <w:rsid w:val="00FA0A0C"/>
    <w:rsid w:val="00FA18EB"/>
    <w:rsid w:val="00FA18ED"/>
    <w:rsid w:val="00FA1E3F"/>
    <w:rsid w:val="00FA2068"/>
    <w:rsid w:val="00FA20B9"/>
    <w:rsid w:val="00FA2FDF"/>
    <w:rsid w:val="00FA33FC"/>
    <w:rsid w:val="00FA3616"/>
    <w:rsid w:val="00FA3CDD"/>
    <w:rsid w:val="00FA40D9"/>
    <w:rsid w:val="00FA4398"/>
    <w:rsid w:val="00FA465C"/>
    <w:rsid w:val="00FA5040"/>
    <w:rsid w:val="00FA51EC"/>
    <w:rsid w:val="00FA5B6E"/>
    <w:rsid w:val="00FA5C16"/>
    <w:rsid w:val="00FA5C63"/>
    <w:rsid w:val="00FA61FD"/>
    <w:rsid w:val="00FA775A"/>
    <w:rsid w:val="00FA7F94"/>
    <w:rsid w:val="00FB0166"/>
    <w:rsid w:val="00FB08F1"/>
    <w:rsid w:val="00FB08F6"/>
    <w:rsid w:val="00FB1A1A"/>
    <w:rsid w:val="00FB22E7"/>
    <w:rsid w:val="00FB3031"/>
    <w:rsid w:val="00FB327A"/>
    <w:rsid w:val="00FB3A1F"/>
    <w:rsid w:val="00FB4F96"/>
    <w:rsid w:val="00FB5617"/>
    <w:rsid w:val="00FB56BB"/>
    <w:rsid w:val="00FB6B31"/>
    <w:rsid w:val="00FB75F0"/>
    <w:rsid w:val="00FC0599"/>
    <w:rsid w:val="00FC19D5"/>
    <w:rsid w:val="00FC1C03"/>
    <w:rsid w:val="00FC1DEA"/>
    <w:rsid w:val="00FC2420"/>
    <w:rsid w:val="00FC3248"/>
    <w:rsid w:val="00FC36BC"/>
    <w:rsid w:val="00FC3BA4"/>
    <w:rsid w:val="00FC4BB5"/>
    <w:rsid w:val="00FC5E28"/>
    <w:rsid w:val="00FC6FE4"/>
    <w:rsid w:val="00FC71F3"/>
    <w:rsid w:val="00FC7268"/>
    <w:rsid w:val="00FC73B2"/>
    <w:rsid w:val="00FC7946"/>
    <w:rsid w:val="00FD0941"/>
    <w:rsid w:val="00FD0DCC"/>
    <w:rsid w:val="00FD19B2"/>
    <w:rsid w:val="00FD1A46"/>
    <w:rsid w:val="00FD1ACC"/>
    <w:rsid w:val="00FD1E0F"/>
    <w:rsid w:val="00FD2583"/>
    <w:rsid w:val="00FD2B42"/>
    <w:rsid w:val="00FD3752"/>
    <w:rsid w:val="00FD376A"/>
    <w:rsid w:val="00FD3A87"/>
    <w:rsid w:val="00FD3C13"/>
    <w:rsid w:val="00FD4264"/>
    <w:rsid w:val="00FD4697"/>
    <w:rsid w:val="00FD4A72"/>
    <w:rsid w:val="00FD5253"/>
    <w:rsid w:val="00FD56D1"/>
    <w:rsid w:val="00FD5C53"/>
    <w:rsid w:val="00FD62B3"/>
    <w:rsid w:val="00FD7E96"/>
    <w:rsid w:val="00FD7F74"/>
    <w:rsid w:val="00FE11D0"/>
    <w:rsid w:val="00FE177A"/>
    <w:rsid w:val="00FE2517"/>
    <w:rsid w:val="00FE4255"/>
    <w:rsid w:val="00FE42A7"/>
    <w:rsid w:val="00FE453A"/>
    <w:rsid w:val="00FE4F86"/>
    <w:rsid w:val="00FE54E5"/>
    <w:rsid w:val="00FE5C78"/>
    <w:rsid w:val="00FE6C24"/>
    <w:rsid w:val="00FE70CD"/>
    <w:rsid w:val="00FE7113"/>
    <w:rsid w:val="00FF15E7"/>
    <w:rsid w:val="00FF2134"/>
    <w:rsid w:val="00FF25E7"/>
    <w:rsid w:val="00FF2D43"/>
    <w:rsid w:val="00FF3884"/>
    <w:rsid w:val="00FF3AA2"/>
    <w:rsid w:val="00FF3C5C"/>
    <w:rsid w:val="00FF3F40"/>
    <w:rsid w:val="00FF549F"/>
    <w:rsid w:val="00FF5E97"/>
    <w:rsid w:val="00FF609B"/>
    <w:rsid w:val="00FF678C"/>
    <w:rsid w:val="00FF68C4"/>
    <w:rsid w:val="00FF6ED1"/>
    <w:rsid w:val="00FF727B"/>
    <w:rsid w:val="00FF74A5"/>
    <w:rsid w:val="00FF7C9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A5AB0"/>
  <w15:chartTrackingRefBased/>
  <w15:docId w15:val="{ED26679C-6AC7-4900-B4B9-19B2DAB0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sz w:val="24"/>
        <w:szCs w:val="22"/>
        <w:lang w:val="de-DE"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E5754"/>
  </w:style>
  <w:style w:type="paragraph" w:styleId="berschrift1">
    <w:name w:val="heading 1"/>
    <w:basedOn w:val="Standard"/>
    <w:next w:val="Standard"/>
    <w:link w:val="berschrift1Zchn"/>
    <w:autoRedefine/>
    <w:uiPriority w:val="9"/>
    <w:qFormat/>
    <w:rsid w:val="00CF7AE6"/>
    <w:pPr>
      <w:keepNext/>
      <w:keepLines/>
      <w:numPr>
        <w:numId w:val="7"/>
      </w:numPr>
      <w:spacing w:before="240" w:after="0"/>
      <w:outlineLvl w:val="0"/>
    </w:pPr>
    <w:rPr>
      <w:rFonts w:eastAsiaTheme="majorEastAsia" w:cstheme="majorBidi"/>
      <w:color w:val="2F5496" w:themeColor="accent1" w:themeShade="BF"/>
      <w:sz w:val="32"/>
      <w:szCs w:val="32"/>
    </w:rPr>
  </w:style>
  <w:style w:type="paragraph" w:styleId="berschrift2">
    <w:name w:val="heading 2"/>
    <w:next w:val="Standard"/>
    <w:link w:val="berschrift2Zchn"/>
    <w:autoRedefine/>
    <w:uiPriority w:val="9"/>
    <w:unhideWhenUsed/>
    <w:qFormat/>
    <w:rsid w:val="00CF7AE6"/>
    <w:pPr>
      <w:keepNext/>
      <w:keepLines/>
      <w:numPr>
        <w:ilvl w:val="1"/>
        <w:numId w:val="7"/>
      </w:numPr>
      <w:spacing w:before="40" w:after="0"/>
      <w:ind w:left="576"/>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F7AE6"/>
    <w:pPr>
      <w:keepNext/>
      <w:keepLines/>
      <w:numPr>
        <w:ilvl w:val="2"/>
        <w:numId w:val="7"/>
      </w:numPr>
      <w:spacing w:before="40" w:after="0"/>
      <w:outlineLvl w:val="2"/>
    </w:pPr>
    <w:rPr>
      <w:rFonts w:eastAsiaTheme="majorEastAsia"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CF7AE6"/>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F7AE6"/>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F7AE6"/>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F7AE6"/>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F7AE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F7AE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D56D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56D1"/>
  </w:style>
  <w:style w:type="paragraph" w:styleId="Fuzeile">
    <w:name w:val="footer"/>
    <w:basedOn w:val="Standard"/>
    <w:link w:val="FuzeileZchn"/>
    <w:uiPriority w:val="99"/>
    <w:unhideWhenUsed/>
    <w:rsid w:val="00FD56D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56D1"/>
  </w:style>
  <w:style w:type="paragraph" w:styleId="Titel">
    <w:name w:val="Title"/>
    <w:basedOn w:val="Standard"/>
    <w:link w:val="TitelZchn"/>
    <w:qFormat/>
    <w:rsid w:val="00FD56D1"/>
    <w:pPr>
      <w:spacing w:after="0" w:line="240" w:lineRule="auto"/>
      <w:jc w:val="center"/>
    </w:pPr>
    <w:rPr>
      <w:rFonts w:eastAsia="Times New Roman" w:cs="Arial"/>
      <w:b/>
      <w:bCs/>
      <w:sz w:val="28"/>
      <w:szCs w:val="28"/>
      <w:lang w:eastAsia="de-DE"/>
    </w:rPr>
  </w:style>
  <w:style w:type="character" w:customStyle="1" w:styleId="TitelZchn">
    <w:name w:val="Titel Zchn"/>
    <w:basedOn w:val="Absatz-Standardschriftart"/>
    <w:link w:val="Titel"/>
    <w:rsid w:val="00FD56D1"/>
    <w:rPr>
      <w:rFonts w:eastAsia="Times New Roman" w:cs="Arial"/>
      <w:b/>
      <w:bCs/>
      <w:sz w:val="28"/>
      <w:szCs w:val="28"/>
      <w:lang w:eastAsia="de-DE"/>
    </w:rPr>
  </w:style>
  <w:style w:type="table" w:styleId="Tabellenraster">
    <w:name w:val="Table Grid"/>
    <w:basedOn w:val="NormaleTabelle"/>
    <w:uiPriority w:val="39"/>
    <w:rsid w:val="00472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CF7AE6"/>
    <w:rPr>
      <w:rFonts w:eastAsiaTheme="majorEastAsia"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14DD"/>
    <w:pPr>
      <w:spacing w:line="259" w:lineRule="auto"/>
      <w:outlineLvl w:val="9"/>
    </w:pPr>
    <w:rPr>
      <w:lang w:eastAsia="de-DE"/>
    </w:rPr>
  </w:style>
  <w:style w:type="paragraph" w:styleId="Verzeichnis1">
    <w:name w:val="toc 1"/>
    <w:basedOn w:val="Standard"/>
    <w:next w:val="Standard"/>
    <w:autoRedefine/>
    <w:uiPriority w:val="39"/>
    <w:unhideWhenUsed/>
    <w:rsid w:val="00E6693D"/>
    <w:pPr>
      <w:spacing w:after="100"/>
    </w:pPr>
  </w:style>
  <w:style w:type="character" w:styleId="Hyperlink">
    <w:name w:val="Hyperlink"/>
    <w:basedOn w:val="Absatz-Standardschriftart"/>
    <w:uiPriority w:val="99"/>
    <w:unhideWhenUsed/>
    <w:rsid w:val="00E6693D"/>
    <w:rPr>
      <w:color w:val="0563C1" w:themeColor="hyperlink"/>
      <w:u w:val="single"/>
    </w:rPr>
  </w:style>
  <w:style w:type="character" w:customStyle="1" w:styleId="berschrift2Zchn">
    <w:name w:val="Überschrift 2 Zchn"/>
    <w:basedOn w:val="Absatz-Standardschriftart"/>
    <w:link w:val="berschrift2"/>
    <w:uiPriority w:val="9"/>
    <w:rsid w:val="00CF7AE6"/>
    <w:rPr>
      <w:rFonts w:eastAsiaTheme="majorEastAsi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F7AE6"/>
    <w:rPr>
      <w:rFonts w:eastAsiaTheme="majorEastAsia" w:cstheme="majorBidi"/>
      <w:color w:val="1F3763" w:themeColor="accent1" w:themeShade="7F"/>
      <w:szCs w:val="24"/>
    </w:rPr>
  </w:style>
  <w:style w:type="character" w:customStyle="1" w:styleId="berschrift4Zchn">
    <w:name w:val="Überschrift 4 Zchn"/>
    <w:basedOn w:val="Absatz-Standardschriftart"/>
    <w:link w:val="berschrift4"/>
    <w:uiPriority w:val="9"/>
    <w:semiHidden/>
    <w:rsid w:val="00CF7AE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CF7AE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F7AE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F7AE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F7A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F7AE6"/>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F824D5"/>
    <w:rPr>
      <w:sz w:val="16"/>
      <w:szCs w:val="16"/>
    </w:rPr>
  </w:style>
  <w:style w:type="paragraph" w:styleId="Kommentartext">
    <w:name w:val="annotation text"/>
    <w:basedOn w:val="Standard"/>
    <w:link w:val="KommentartextZchn"/>
    <w:uiPriority w:val="99"/>
    <w:unhideWhenUsed/>
    <w:rsid w:val="00F824D5"/>
    <w:pPr>
      <w:spacing w:line="240" w:lineRule="auto"/>
    </w:pPr>
    <w:rPr>
      <w:sz w:val="20"/>
      <w:szCs w:val="20"/>
    </w:rPr>
  </w:style>
  <w:style w:type="character" w:customStyle="1" w:styleId="KommentartextZchn">
    <w:name w:val="Kommentartext Zchn"/>
    <w:basedOn w:val="Absatz-Standardschriftart"/>
    <w:link w:val="Kommentartext"/>
    <w:uiPriority w:val="99"/>
    <w:rsid w:val="00F824D5"/>
    <w:rPr>
      <w:sz w:val="20"/>
      <w:szCs w:val="20"/>
    </w:rPr>
  </w:style>
  <w:style w:type="paragraph" w:styleId="Kommentarthema">
    <w:name w:val="annotation subject"/>
    <w:basedOn w:val="Kommentartext"/>
    <w:next w:val="Kommentartext"/>
    <w:link w:val="KommentarthemaZchn"/>
    <w:uiPriority w:val="99"/>
    <w:semiHidden/>
    <w:unhideWhenUsed/>
    <w:rsid w:val="00F824D5"/>
    <w:rPr>
      <w:b/>
      <w:bCs/>
    </w:rPr>
  </w:style>
  <w:style w:type="character" w:customStyle="1" w:styleId="KommentarthemaZchn">
    <w:name w:val="Kommentarthema Zchn"/>
    <w:basedOn w:val="KommentartextZchn"/>
    <w:link w:val="Kommentarthema"/>
    <w:uiPriority w:val="99"/>
    <w:semiHidden/>
    <w:rsid w:val="00F824D5"/>
    <w:rPr>
      <w:b/>
      <w:bCs/>
      <w:sz w:val="20"/>
      <w:szCs w:val="20"/>
    </w:rPr>
  </w:style>
  <w:style w:type="character" w:styleId="NichtaufgelsteErwhnung">
    <w:name w:val="Unresolved Mention"/>
    <w:basedOn w:val="Absatz-Standardschriftart"/>
    <w:uiPriority w:val="99"/>
    <w:semiHidden/>
    <w:unhideWhenUsed/>
    <w:rsid w:val="005B059B"/>
    <w:rPr>
      <w:color w:val="605E5C"/>
      <w:shd w:val="clear" w:color="auto" w:fill="E1DFDD"/>
    </w:rPr>
  </w:style>
  <w:style w:type="paragraph" w:styleId="StandardWeb">
    <w:name w:val="Normal (Web)"/>
    <w:basedOn w:val="Standard"/>
    <w:uiPriority w:val="99"/>
    <w:semiHidden/>
    <w:unhideWhenUsed/>
    <w:rsid w:val="00664378"/>
    <w:pPr>
      <w:spacing w:before="100" w:beforeAutospacing="1" w:after="100" w:afterAutospacing="1" w:line="240" w:lineRule="auto"/>
    </w:pPr>
    <w:rPr>
      <w:rFonts w:ascii="Times New Roman" w:eastAsia="Times New Roman" w:hAnsi="Times New Roman" w:cs="Times New Roman"/>
      <w:szCs w:val="24"/>
      <w:lang w:val="en-US"/>
    </w:rPr>
  </w:style>
  <w:style w:type="paragraph" w:styleId="Listenabsatz">
    <w:name w:val="List Paragraph"/>
    <w:basedOn w:val="Standard"/>
    <w:uiPriority w:val="34"/>
    <w:qFormat/>
    <w:rsid w:val="00664378"/>
    <w:pPr>
      <w:ind w:left="720"/>
      <w:contextualSpacing/>
    </w:pPr>
  </w:style>
  <w:style w:type="paragraph" w:styleId="Literaturverzeichnis">
    <w:name w:val="Bibliography"/>
    <w:basedOn w:val="Standard"/>
    <w:next w:val="Standard"/>
    <w:uiPriority w:val="37"/>
    <w:unhideWhenUsed/>
    <w:rsid w:val="002F409C"/>
    <w:pPr>
      <w:spacing w:after="0" w:line="480" w:lineRule="auto"/>
      <w:ind w:left="720" w:hanging="720"/>
    </w:pPr>
  </w:style>
  <w:style w:type="paragraph" w:styleId="Aufzhlungszeichen">
    <w:name w:val="List Bullet"/>
    <w:basedOn w:val="Standard"/>
    <w:uiPriority w:val="99"/>
    <w:unhideWhenUsed/>
    <w:rsid w:val="00746CF9"/>
    <w:pPr>
      <w:numPr>
        <w:numId w:val="20"/>
      </w:numPr>
      <w:contextualSpacing/>
    </w:pPr>
  </w:style>
  <w:style w:type="paragraph" w:styleId="KeinLeerraum">
    <w:name w:val="No Spacing"/>
    <w:uiPriority w:val="1"/>
    <w:qFormat/>
    <w:rsid w:val="004F399B"/>
    <w:pPr>
      <w:spacing w:after="0" w:line="240" w:lineRule="auto"/>
    </w:pPr>
  </w:style>
  <w:style w:type="character" w:styleId="BesuchterLink">
    <w:name w:val="FollowedHyperlink"/>
    <w:basedOn w:val="Absatz-Standardschriftart"/>
    <w:uiPriority w:val="99"/>
    <w:semiHidden/>
    <w:unhideWhenUsed/>
    <w:rsid w:val="00BB4F9A"/>
    <w:rPr>
      <w:color w:val="954F72" w:themeColor="followedHyperlink"/>
      <w:u w:val="single"/>
    </w:rPr>
  </w:style>
  <w:style w:type="paragraph" w:styleId="Verzeichnis2">
    <w:name w:val="toc 2"/>
    <w:basedOn w:val="Standard"/>
    <w:next w:val="Standard"/>
    <w:autoRedefine/>
    <w:uiPriority w:val="39"/>
    <w:unhideWhenUsed/>
    <w:rsid w:val="00D45CE2"/>
    <w:pPr>
      <w:spacing w:after="100"/>
      <w:ind w:left="240"/>
    </w:pPr>
  </w:style>
  <w:style w:type="paragraph" w:styleId="Verzeichnis3">
    <w:name w:val="toc 3"/>
    <w:basedOn w:val="Standard"/>
    <w:next w:val="Standard"/>
    <w:autoRedefine/>
    <w:uiPriority w:val="39"/>
    <w:unhideWhenUsed/>
    <w:rsid w:val="00AC5562"/>
    <w:pPr>
      <w:spacing w:after="100"/>
      <w:ind w:left="480"/>
    </w:pPr>
  </w:style>
  <w:style w:type="paragraph" w:styleId="berarbeitung">
    <w:name w:val="Revision"/>
    <w:hidden/>
    <w:uiPriority w:val="99"/>
    <w:semiHidden/>
    <w:rsid w:val="00FD62B3"/>
    <w:pPr>
      <w:spacing w:after="0" w:line="240" w:lineRule="auto"/>
    </w:pPr>
  </w:style>
  <w:style w:type="table" w:customStyle="1" w:styleId="Tabellenraster1">
    <w:name w:val="Tabellenraster1"/>
    <w:basedOn w:val="NormaleTabelle"/>
    <w:next w:val="Tabellenraster"/>
    <w:uiPriority w:val="59"/>
    <w:rsid w:val="007E2B44"/>
    <w:pPr>
      <w:spacing w:after="0" w:line="240" w:lineRule="auto"/>
    </w:pPr>
    <w:rPr>
      <w:rFonts w:ascii="Cambria" w:eastAsia="MS Mincho" w:hAnsi="Cambria" w:cs="Arial"/>
      <w:szCs w:val="24"/>
      <w:lang w:eastAsia="de-D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103481">
      <w:bodyDiv w:val="1"/>
      <w:marLeft w:val="0"/>
      <w:marRight w:val="0"/>
      <w:marTop w:val="0"/>
      <w:marBottom w:val="0"/>
      <w:divBdr>
        <w:top w:val="none" w:sz="0" w:space="0" w:color="auto"/>
        <w:left w:val="none" w:sz="0" w:space="0" w:color="auto"/>
        <w:bottom w:val="none" w:sz="0" w:space="0" w:color="auto"/>
        <w:right w:val="none" w:sz="0" w:space="0" w:color="auto"/>
      </w:divBdr>
    </w:div>
    <w:div w:id="225915198">
      <w:bodyDiv w:val="1"/>
      <w:marLeft w:val="0"/>
      <w:marRight w:val="0"/>
      <w:marTop w:val="0"/>
      <w:marBottom w:val="0"/>
      <w:divBdr>
        <w:top w:val="none" w:sz="0" w:space="0" w:color="auto"/>
        <w:left w:val="none" w:sz="0" w:space="0" w:color="auto"/>
        <w:bottom w:val="none" w:sz="0" w:space="0" w:color="auto"/>
        <w:right w:val="none" w:sz="0" w:space="0" w:color="auto"/>
      </w:divBdr>
    </w:div>
    <w:div w:id="340932628">
      <w:bodyDiv w:val="1"/>
      <w:marLeft w:val="0"/>
      <w:marRight w:val="0"/>
      <w:marTop w:val="0"/>
      <w:marBottom w:val="0"/>
      <w:divBdr>
        <w:top w:val="none" w:sz="0" w:space="0" w:color="auto"/>
        <w:left w:val="none" w:sz="0" w:space="0" w:color="auto"/>
        <w:bottom w:val="none" w:sz="0" w:space="0" w:color="auto"/>
        <w:right w:val="none" w:sz="0" w:space="0" w:color="auto"/>
      </w:divBdr>
      <w:divsChild>
        <w:div w:id="1843887660">
          <w:marLeft w:val="360"/>
          <w:marRight w:val="0"/>
          <w:marTop w:val="200"/>
          <w:marBottom w:val="0"/>
          <w:divBdr>
            <w:top w:val="none" w:sz="0" w:space="0" w:color="auto"/>
            <w:left w:val="none" w:sz="0" w:space="0" w:color="auto"/>
            <w:bottom w:val="none" w:sz="0" w:space="0" w:color="auto"/>
            <w:right w:val="none" w:sz="0" w:space="0" w:color="auto"/>
          </w:divBdr>
        </w:div>
      </w:divsChild>
    </w:div>
    <w:div w:id="696202582">
      <w:bodyDiv w:val="1"/>
      <w:marLeft w:val="0"/>
      <w:marRight w:val="0"/>
      <w:marTop w:val="0"/>
      <w:marBottom w:val="0"/>
      <w:divBdr>
        <w:top w:val="none" w:sz="0" w:space="0" w:color="auto"/>
        <w:left w:val="none" w:sz="0" w:space="0" w:color="auto"/>
        <w:bottom w:val="none" w:sz="0" w:space="0" w:color="auto"/>
        <w:right w:val="none" w:sz="0" w:space="0" w:color="auto"/>
      </w:divBdr>
    </w:div>
    <w:div w:id="729186123">
      <w:bodyDiv w:val="1"/>
      <w:marLeft w:val="0"/>
      <w:marRight w:val="0"/>
      <w:marTop w:val="0"/>
      <w:marBottom w:val="0"/>
      <w:divBdr>
        <w:top w:val="none" w:sz="0" w:space="0" w:color="auto"/>
        <w:left w:val="none" w:sz="0" w:space="0" w:color="auto"/>
        <w:bottom w:val="none" w:sz="0" w:space="0" w:color="auto"/>
        <w:right w:val="none" w:sz="0" w:space="0" w:color="auto"/>
      </w:divBdr>
    </w:div>
    <w:div w:id="859124944">
      <w:bodyDiv w:val="1"/>
      <w:marLeft w:val="0"/>
      <w:marRight w:val="0"/>
      <w:marTop w:val="0"/>
      <w:marBottom w:val="0"/>
      <w:divBdr>
        <w:top w:val="none" w:sz="0" w:space="0" w:color="auto"/>
        <w:left w:val="none" w:sz="0" w:space="0" w:color="auto"/>
        <w:bottom w:val="none" w:sz="0" w:space="0" w:color="auto"/>
        <w:right w:val="none" w:sz="0" w:space="0" w:color="auto"/>
      </w:divBdr>
    </w:div>
    <w:div w:id="910113464">
      <w:bodyDiv w:val="1"/>
      <w:marLeft w:val="0"/>
      <w:marRight w:val="0"/>
      <w:marTop w:val="0"/>
      <w:marBottom w:val="0"/>
      <w:divBdr>
        <w:top w:val="none" w:sz="0" w:space="0" w:color="auto"/>
        <w:left w:val="none" w:sz="0" w:space="0" w:color="auto"/>
        <w:bottom w:val="none" w:sz="0" w:space="0" w:color="auto"/>
        <w:right w:val="none" w:sz="0" w:space="0" w:color="auto"/>
      </w:divBdr>
    </w:div>
    <w:div w:id="1051154009">
      <w:bodyDiv w:val="1"/>
      <w:marLeft w:val="0"/>
      <w:marRight w:val="0"/>
      <w:marTop w:val="0"/>
      <w:marBottom w:val="0"/>
      <w:divBdr>
        <w:top w:val="none" w:sz="0" w:space="0" w:color="auto"/>
        <w:left w:val="none" w:sz="0" w:space="0" w:color="auto"/>
        <w:bottom w:val="none" w:sz="0" w:space="0" w:color="auto"/>
        <w:right w:val="none" w:sz="0" w:space="0" w:color="auto"/>
      </w:divBdr>
      <w:divsChild>
        <w:div w:id="932863801">
          <w:marLeft w:val="605"/>
          <w:marRight w:val="0"/>
          <w:marTop w:val="200"/>
          <w:marBottom w:val="40"/>
          <w:divBdr>
            <w:top w:val="none" w:sz="0" w:space="0" w:color="auto"/>
            <w:left w:val="none" w:sz="0" w:space="0" w:color="auto"/>
            <w:bottom w:val="none" w:sz="0" w:space="0" w:color="auto"/>
            <w:right w:val="none" w:sz="0" w:space="0" w:color="auto"/>
          </w:divBdr>
        </w:div>
      </w:divsChild>
    </w:div>
    <w:div w:id="1167860159">
      <w:bodyDiv w:val="1"/>
      <w:marLeft w:val="0"/>
      <w:marRight w:val="0"/>
      <w:marTop w:val="0"/>
      <w:marBottom w:val="0"/>
      <w:divBdr>
        <w:top w:val="none" w:sz="0" w:space="0" w:color="auto"/>
        <w:left w:val="none" w:sz="0" w:space="0" w:color="auto"/>
        <w:bottom w:val="none" w:sz="0" w:space="0" w:color="auto"/>
        <w:right w:val="none" w:sz="0" w:space="0" w:color="auto"/>
      </w:divBdr>
    </w:div>
    <w:div w:id="1200627276">
      <w:bodyDiv w:val="1"/>
      <w:marLeft w:val="0"/>
      <w:marRight w:val="0"/>
      <w:marTop w:val="0"/>
      <w:marBottom w:val="0"/>
      <w:divBdr>
        <w:top w:val="none" w:sz="0" w:space="0" w:color="auto"/>
        <w:left w:val="none" w:sz="0" w:space="0" w:color="auto"/>
        <w:bottom w:val="none" w:sz="0" w:space="0" w:color="auto"/>
        <w:right w:val="none" w:sz="0" w:space="0" w:color="auto"/>
      </w:divBdr>
    </w:div>
    <w:div w:id="1210145270">
      <w:bodyDiv w:val="1"/>
      <w:marLeft w:val="0"/>
      <w:marRight w:val="0"/>
      <w:marTop w:val="0"/>
      <w:marBottom w:val="0"/>
      <w:divBdr>
        <w:top w:val="none" w:sz="0" w:space="0" w:color="auto"/>
        <w:left w:val="none" w:sz="0" w:space="0" w:color="auto"/>
        <w:bottom w:val="none" w:sz="0" w:space="0" w:color="auto"/>
        <w:right w:val="none" w:sz="0" w:space="0" w:color="auto"/>
      </w:divBdr>
    </w:div>
    <w:div w:id="1229027907">
      <w:bodyDiv w:val="1"/>
      <w:marLeft w:val="0"/>
      <w:marRight w:val="0"/>
      <w:marTop w:val="0"/>
      <w:marBottom w:val="0"/>
      <w:divBdr>
        <w:top w:val="none" w:sz="0" w:space="0" w:color="auto"/>
        <w:left w:val="none" w:sz="0" w:space="0" w:color="auto"/>
        <w:bottom w:val="none" w:sz="0" w:space="0" w:color="auto"/>
        <w:right w:val="none" w:sz="0" w:space="0" w:color="auto"/>
      </w:divBdr>
    </w:div>
    <w:div w:id="1238442791">
      <w:bodyDiv w:val="1"/>
      <w:marLeft w:val="0"/>
      <w:marRight w:val="0"/>
      <w:marTop w:val="0"/>
      <w:marBottom w:val="0"/>
      <w:divBdr>
        <w:top w:val="none" w:sz="0" w:space="0" w:color="auto"/>
        <w:left w:val="none" w:sz="0" w:space="0" w:color="auto"/>
        <w:bottom w:val="none" w:sz="0" w:space="0" w:color="auto"/>
        <w:right w:val="none" w:sz="0" w:space="0" w:color="auto"/>
      </w:divBdr>
    </w:div>
    <w:div w:id="1294866625">
      <w:bodyDiv w:val="1"/>
      <w:marLeft w:val="0"/>
      <w:marRight w:val="0"/>
      <w:marTop w:val="0"/>
      <w:marBottom w:val="0"/>
      <w:divBdr>
        <w:top w:val="none" w:sz="0" w:space="0" w:color="auto"/>
        <w:left w:val="none" w:sz="0" w:space="0" w:color="auto"/>
        <w:bottom w:val="none" w:sz="0" w:space="0" w:color="auto"/>
        <w:right w:val="none" w:sz="0" w:space="0" w:color="auto"/>
      </w:divBdr>
    </w:div>
    <w:div w:id="1411000186">
      <w:bodyDiv w:val="1"/>
      <w:marLeft w:val="0"/>
      <w:marRight w:val="0"/>
      <w:marTop w:val="0"/>
      <w:marBottom w:val="0"/>
      <w:divBdr>
        <w:top w:val="none" w:sz="0" w:space="0" w:color="auto"/>
        <w:left w:val="none" w:sz="0" w:space="0" w:color="auto"/>
        <w:bottom w:val="none" w:sz="0" w:space="0" w:color="auto"/>
        <w:right w:val="none" w:sz="0" w:space="0" w:color="auto"/>
      </w:divBdr>
    </w:div>
    <w:div w:id="1539783897">
      <w:bodyDiv w:val="1"/>
      <w:marLeft w:val="0"/>
      <w:marRight w:val="0"/>
      <w:marTop w:val="0"/>
      <w:marBottom w:val="0"/>
      <w:divBdr>
        <w:top w:val="none" w:sz="0" w:space="0" w:color="auto"/>
        <w:left w:val="none" w:sz="0" w:space="0" w:color="auto"/>
        <w:bottom w:val="none" w:sz="0" w:space="0" w:color="auto"/>
        <w:right w:val="none" w:sz="0" w:space="0" w:color="auto"/>
      </w:divBdr>
    </w:div>
    <w:div w:id="1557356812">
      <w:bodyDiv w:val="1"/>
      <w:marLeft w:val="0"/>
      <w:marRight w:val="0"/>
      <w:marTop w:val="0"/>
      <w:marBottom w:val="0"/>
      <w:divBdr>
        <w:top w:val="none" w:sz="0" w:space="0" w:color="auto"/>
        <w:left w:val="none" w:sz="0" w:space="0" w:color="auto"/>
        <w:bottom w:val="none" w:sz="0" w:space="0" w:color="auto"/>
        <w:right w:val="none" w:sz="0" w:space="0" w:color="auto"/>
      </w:divBdr>
    </w:div>
    <w:div w:id="1584803343">
      <w:bodyDiv w:val="1"/>
      <w:marLeft w:val="0"/>
      <w:marRight w:val="0"/>
      <w:marTop w:val="0"/>
      <w:marBottom w:val="0"/>
      <w:divBdr>
        <w:top w:val="none" w:sz="0" w:space="0" w:color="auto"/>
        <w:left w:val="none" w:sz="0" w:space="0" w:color="auto"/>
        <w:bottom w:val="none" w:sz="0" w:space="0" w:color="auto"/>
        <w:right w:val="none" w:sz="0" w:space="0" w:color="auto"/>
      </w:divBdr>
      <w:divsChild>
        <w:div w:id="1820266919">
          <w:marLeft w:val="605"/>
          <w:marRight w:val="0"/>
          <w:marTop w:val="200"/>
          <w:marBottom w:val="40"/>
          <w:divBdr>
            <w:top w:val="none" w:sz="0" w:space="0" w:color="auto"/>
            <w:left w:val="none" w:sz="0" w:space="0" w:color="auto"/>
            <w:bottom w:val="none" w:sz="0" w:space="0" w:color="auto"/>
            <w:right w:val="none" w:sz="0" w:space="0" w:color="auto"/>
          </w:divBdr>
        </w:div>
        <w:div w:id="103961255">
          <w:marLeft w:val="1440"/>
          <w:marRight w:val="0"/>
          <w:marTop w:val="100"/>
          <w:marBottom w:val="40"/>
          <w:divBdr>
            <w:top w:val="none" w:sz="0" w:space="0" w:color="auto"/>
            <w:left w:val="none" w:sz="0" w:space="0" w:color="auto"/>
            <w:bottom w:val="none" w:sz="0" w:space="0" w:color="auto"/>
            <w:right w:val="none" w:sz="0" w:space="0" w:color="auto"/>
          </w:divBdr>
        </w:div>
      </w:divsChild>
    </w:div>
    <w:div w:id="1589122076">
      <w:bodyDiv w:val="1"/>
      <w:marLeft w:val="0"/>
      <w:marRight w:val="0"/>
      <w:marTop w:val="0"/>
      <w:marBottom w:val="0"/>
      <w:divBdr>
        <w:top w:val="none" w:sz="0" w:space="0" w:color="auto"/>
        <w:left w:val="none" w:sz="0" w:space="0" w:color="auto"/>
        <w:bottom w:val="none" w:sz="0" w:space="0" w:color="auto"/>
        <w:right w:val="none" w:sz="0" w:space="0" w:color="auto"/>
      </w:divBdr>
    </w:div>
    <w:div w:id="1598908316">
      <w:bodyDiv w:val="1"/>
      <w:marLeft w:val="0"/>
      <w:marRight w:val="0"/>
      <w:marTop w:val="0"/>
      <w:marBottom w:val="0"/>
      <w:divBdr>
        <w:top w:val="none" w:sz="0" w:space="0" w:color="auto"/>
        <w:left w:val="none" w:sz="0" w:space="0" w:color="auto"/>
        <w:bottom w:val="none" w:sz="0" w:space="0" w:color="auto"/>
        <w:right w:val="none" w:sz="0" w:space="0" w:color="auto"/>
      </w:divBdr>
    </w:div>
    <w:div w:id="1666545603">
      <w:bodyDiv w:val="1"/>
      <w:marLeft w:val="0"/>
      <w:marRight w:val="0"/>
      <w:marTop w:val="0"/>
      <w:marBottom w:val="0"/>
      <w:divBdr>
        <w:top w:val="none" w:sz="0" w:space="0" w:color="auto"/>
        <w:left w:val="none" w:sz="0" w:space="0" w:color="auto"/>
        <w:bottom w:val="none" w:sz="0" w:space="0" w:color="auto"/>
        <w:right w:val="none" w:sz="0" w:space="0" w:color="auto"/>
      </w:divBdr>
      <w:divsChild>
        <w:div w:id="1862937012">
          <w:marLeft w:val="360"/>
          <w:marRight w:val="0"/>
          <w:marTop w:val="200"/>
          <w:marBottom w:val="0"/>
          <w:divBdr>
            <w:top w:val="none" w:sz="0" w:space="0" w:color="auto"/>
            <w:left w:val="none" w:sz="0" w:space="0" w:color="auto"/>
            <w:bottom w:val="none" w:sz="0" w:space="0" w:color="auto"/>
            <w:right w:val="none" w:sz="0" w:space="0" w:color="auto"/>
          </w:divBdr>
        </w:div>
      </w:divsChild>
    </w:div>
    <w:div w:id="1942451494">
      <w:bodyDiv w:val="1"/>
      <w:marLeft w:val="0"/>
      <w:marRight w:val="0"/>
      <w:marTop w:val="0"/>
      <w:marBottom w:val="0"/>
      <w:divBdr>
        <w:top w:val="none" w:sz="0" w:space="0" w:color="auto"/>
        <w:left w:val="none" w:sz="0" w:space="0" w:color="auto"/>
        <w:bottom w:val="none" w:sz="0" w:space="0" w:color="auto"/>
        <w:right w:val="none" w:sz="0" w:space="0" w:color="auto"/>
      </w:divBdr>
    </w:div>
    <w:div w:id="1948192659">
      <w:bodyDiv w:val="1"/>
      <w:marLeft w:val="0"/>
      <w:marRight w:val="0"/>
      <w:marTop w:val="0"/>
      <w:marBottom w:val="0"/>
      <w:divBdr>
        <w:top w:val="none" w:sz="0" w:space="0" w:color="auto"/>
        <w:left w:val="none" w:sz="0" w:space="0" w:color="auto"/>
        <w:bottom w:val="none" w:sz="0" w:space="0" w:color="auto"/>
        <w:right w:val="none" w:sz="0" w:space="0" w:color="auto"/>
      </w:divBdr>
    </w:div>
    <w:div w:id="211848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6.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96c832df0262a68b/Dokumente/Benutzerdefinierte%20Office-Vorlagen/DBU-Vorlage_Studienarbeit.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3B6EE-07E0-4C13-BBA6-95F5478A9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DBU-Vorlage_Studienarbeit.dotx</Template>
  <TotalTime>0</TotalTime>
  <Pages>38</Pages>
  <Words>87728</Words>
  <Characters>552689</Characters>
  <Application>Microsoft Office Word</Application>
  <DocSecurity>0</DocSecurity>
  <Lines>4605</Lines>
  <Paragraphs>1278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639139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Fels</dc:creator>
  <cp:keywords/>
  <dc:description/>
  <cp:lastModifiedBy>Ben Fels</cp:lastModifiedBy>
  <cp:revision>3547</cp:revision>
  <dcterms:created xsi:type="dcterms:W3CDTF">2024-10-11T08:26:00Z</dcterms:created>
  <dcterms:modified xsi:type="dcterms:W3CDTF">2025-01-19T20:27:00Z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id="S6gig58v"/&gt;&lt;style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