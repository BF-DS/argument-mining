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w:t>
      </w:r>
      <w:proofErr w:type="spellStart"/>
      <w:r w:rsidRPr="007E2B44">
        <w:rPr>
          <w:rFonts w:ascii="Calibri" w:eastAsia="MS Mincho" w:hAnsi="Calibri" w:cs="Calibri"/>
          <w:iCs/>
          <w:sz w:val="28"/>
          <w:szCs w:val="28"/>
          <w:lang w:eastAsia="de-DE"/>
        </w:rPr>
        <w:t>of</w:t>
      </w:r>
      <w:proofErr w:type="spellEnd"/>
      <w:r w:rsidRPr="007E2B44">
        <w:rPr>
          <w:rFonts w:ascii="Calibri" w:eastAsia="MS Mincho" w:hAnsi="Calibri" w:cs="Calibri"/>
          <w:iCs/>
          <w:sz w:val="28"/>
          <w:szCs w:val="28"/>
          <w:lang w:eastAsia="de-DE"/>
        </w:rPr>
        <w:t xml:space="preserve">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proofErr w:type="gramStart"/>
            <w:r w:rsidRPr="007E2B44">
              <w:rPr>
                <w:rFonts w:ascii="Calibri" w:hAnsi="Calibri" w:cs="Calibri"/>
              </w:rPr>
              <w:t>Email</w:t>
            </w:r>
            <w:proofErr w:type="gramEnd"/>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 xml:space="preserve">Eine vollständige Zusammenfassung mit Fokus aus </w:t>
      </w:r>
      <w:proofErr w:type="spellStart"/>
      <w:r>
        <w:rPr>
          <w:lang w:eastAsia="de-DE"/>
        </w:rPr>
        <w:t>actionable</w:t>
      </w:r>
      <w:proofErr w:type="spellEnd"/>
      <w:r>
        <w:rPr>
          <w:lang w:eastAsia="de-DE"/>
        </w:rPr>
        <w:t xml:space="preserve"> </w:t>
      </w:r>
      <w:proofErr w:type="spellStart"/>
      <w:r>
        <w:rPr>
          <w:lang w:eastAsia="de-DE"/>
        </w:rPr>
        <w:t>insights</w:t>
      </w:r>
      <w:proofErr w:type="spellEnd"/>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136DC06E" w14:textId="67CC717B" w:rsidR="00F34A39" w:rsidRDefault="00F34A39" w:rsidP="00F34A39">
      <w:pPr>
        <w:rPr>
          <w:ins w:id="2" w:author="Ben Fels" w:date="2024-12-21T12:41:00Z" w16du:dateUtc="2024-12-21T11:41:00Z"/>
        </w:rPr>
      </w:pPr>
    </w:p>
    <w:p w14:paraId="4D461955" w14:textId="3FC807F1" w:rsidR="00D70BE7" w:rsidRDefault="003A7433" w:rsidP="00D70BE7">
      <w:pPr>
        <w:jc w:val="both"/>
      </w:pPr>
      <w:ins w:id="3" w:author="Ben Fels" w:date="2024-12-21T12:41:00Z" w16du:dateUtc="2024-12-21T11:41:00Z">
        <w:r w:rsidRPr="00F37881">
          <w:t xml:space="preserve">Argumente sind ein wichtiger Bestandteil in der menschlichen Kommunikation.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0" w:author="Ben Fels" w:date="2024-12-21T13:19:00Z" w16du:dateUtc="2024-12-21T12:19:00Z">
        <w:r w:rsidR="001801D0">
          <w:t xml:space="preserve">Dabei werden </w:t>
        </w:r>
      </w:ins>
      <w:ins w:id="11" w:author="Ben Fels" w:date="2024-12-21T12:41:00Z" w16du:dateUtc="2024-12-21T11:41:00Z">
        <w:r w:rsidRPr="00F37881">
          <w:t xml:space="preserve">Standpunkte anhand von </w:t>
        </w:r>
        <w:r w:rsidRPr="00842046">
          <w:t xml:space="preserve">Beispielen bestärkt </w:t>
        </w:r>
      </w:ins>
      <w:ins w:id="12" w:author="Ben Fels" w:date="2024-12-21T13:19:00Z" w16du:dateUtc="2024-12-21T12:19:00Z">
        <w:r w:rsidR="001801D0">
          <w:t xml:space="preserve">mit dem Ziel </w:t>
        </w:r>
      </w:ins>
      <w:ins w:id="13" w:author="Ben Fels" w:date="2024-12-21T12:41:00Z" w16du:dateUtc="2024-12-21T11:41:00Z">
        <w:r w:rsidRPr="00842046">
          <w:t xml:space="preserve">die andere Seite von dem </w:t>
        </w:r>
      </w:ins>
      <w:ins w:id="14" w:author="Ben Fels" w:date="2024-12-21T13:19:00Z" w16du:dateUtc="2024-12-21T12:19:00Z">
        <w:r w:rsidR="001801D0">
          <w:t xml:space="preserve">eigenen </w:t>
        </w:r>
      </w:ins>
      <w:ins w:id="15" w:author="Ben Fels" w:date="2024-12-21T12:41:00Z" w16du:dateUtc="2024-12-21T11:41:00Z">
        <w:r w:rsidRPr="00842046">
          <w:t xml:space="preserve">Standpunkt </w:t>
        </w:r>
      </w:ins>
      <w:ins w:id="16" w:author="Ben Fels" w:date="2024-12-21T13:19:00Z" w16du:dateUtc="2024-12-21T12:19:00Z">
        <w:r w:rsidR="001801D0">
          <w:t xml:space="preserve">zu </w:t>
        </w:r>
      </w:ins>
      <w:ins w:id="17" w:author="Ben Fels" w:date="2024-12-21T12:41:00Z" w16du:dateUtc="2024-12-21T11:41:00Z">
        <w:r w:rsidRPr="00842046">
          <w:t xml:space="preserve">überzeugen. Gute Argumente sind </w:t>
        </w:r>
      </w:ins>
      <w:ins w:id="18" w:author="Ben Fels" w:date="2024-12-21T13:20:00Z" w16du:dateUtc="2024-12-21T12:20:00Z">
        <w:r w:rsidR="00154BD4">
          <w:t xml:space="preserve">zudem </w:t>
        </w:r>
      </w:ins>
      <w:ins w:id="19" w:author="Ben Fels" w:date="2024-12-21T12:41:00Z" w16du:dateUtc="2024-12-21T11:41:00Z">
        <w:r w:rsidRPr="00842046">
          <w:t xml:space="preserve">die Grundlage für eine fundierte Entscheidungsfindung bei verschiedenen Standpunkten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t>Das verstehen der argumentativen Struktur macht es nachvollziehbar, warum Menschen eine gewisse Meinung</w:t>
        </w:r>
      </w:ins>
      <w:ins w:id="26" w:author="Ben Fels" w:date="2024-12-21T13:38:00Z" w16du:dateUtc="2024-12-21T12:38:00Z">
        <w:r w:rsidR="009F7637">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2:41:00Z" w16du:dateUtc="2024-12-21T11:41:00Z">
        <w:r w:rsidRPr="00970FE2">
          <w:rPr>
            <w:rFonts w:cs="Arial"/>
            <w:highlight w:val="magenta"/>
            <w:lang w:val="en-US"/>
            <w:rPrChange w:id="34" w:author="Ben Fels" w:date="2024-12-22T09:02:00Z" w16du:dateUtc="2024-12-22T08:02:00Z">
              <w:rPr>
                <w:rFonts w:cs="Arial"/>
              </w:rPr>
            </w:rPrChange>
          </w:rPr>
          <w:t xml:space="preserve">Stab &amp; </w:t>
        </w:r>
        <w:proofErr w:type="spellStart"/>
        <w:r w:rsidRPr="00970FE2">
          <w:rPr>
            <w:rFonts w:cs="Arial"/>
            <w:highlight w:val="magenta"/>
            <w:lang w:val="en-US"/>
            <w:rPrChange w:id="35" w:author="Ben Fels" w:date="2024-12-22T09:02:00Z" w16du:dateUtc="2024-12-22T08:02:00Z">
              <w:rPr>
                <w:rFonts w:cs="Arial"/>
              </w:rPr>
            </w:rPrChange>
          </w:rPr>
          <w:t>Gurevych</w:t>
        </w:r>
        <w:proofErr w:type="spellEnd"/>
        <w:r w:rsidRPr="00970FE2">
          <w:rPr>
            <w:rFonts w:cs="Arial"/>
            <w:highlight w:val="magenta"/>
            <w:lang w:val="en-US"/>
            <w:rPrChange w:id="36" w:author="Ben Fels" w:date="2024-12-22T09:02:00Z" w16du:dateUtc="2024-12-22T08:02:00Z">
              <w:rPr>
                <w:rFonts w:cs="Arial"/>
              </w:rPr>
            </w:rPrChange>
          </w:rPr>
          <w:t xml:space="preserve"> </w:t>
        </w:r>
        <w:r w:rsidRPr="003A7433">
          <w:rPr>
            <w:highlight w:val="magenta"/>
            <w:rPrChange w:id="37" w:author="Ben Fels" w:date="2024-12-21T12:42:00Z" w16du:dateUtc="2024-12-21T11:42:00Z">
              <w:rPr/>
            </w:rPrChange>
          </w:rPr>
          <w:fldChar w:fldCharType="begin"/>
        </w:r>
        <w:r w:rsidRPr="00970FE2">
          <w:rPr>
            <w:highlight w:val="magenta"/>
            <w:lang w:val="en-US"/>
            <w:rPrChange w:id="38"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39" w:author="Ben Fels" w:date="2024-12-21T12:42:00Z" w16du:dateUtc="2024-12-21T11:42:00Z">
              <w:rPr/>
            </w:rPrChange>
          </w:rPr>
          <w:instrText>α</w:instrText>
        </w:r>
        <w:r w:rsidRPr="00970FE2">
          <w:rPr>
            <w:highlight w:val="magenta"/>
            <w:lang w:val="en-US"/>
            <w:rPrChange w:id="40" w:author="Ben Fels" w:date="2024-12-22T09:02:00Z" w16du:dateUtc="2024-12-22T08:02:00Z">
              <w:rPr/>
            </w:rPrChange>
          </w:rPr>
          <w:instrText xml:space="preserve">U = 0.72 for argument components and </w:instrText>
        </w:r>
        <w:r w:rsidRPr="003A7433">
          <w:rPr>
            <w:highlight w:val="magenta"/>
            <w:rPrChange w:id="41" w:author="Ben Fels" w:date="2024-12-21T12:42:00Z" w16du:dateUtc="2024-12-21T11:42:00Z">
              <w:rPr/>
            </w:rPrChange>
          </w:rPr>
          <w:instrText>α</w:instrText>
        </w:r>
        <w:r w:rsidRPr="00970FE2">
          <w:rPr>
            <w:highlight w:val="magenta"/>
            <w:lang w:val="en-US"/>
            <w:rPrChange w:id="42"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43" w:author="Ben Fels" w:date="2024-12-21T12:42:00Z" w16du:dateUtc="2024-12-21T11:42:00Z">
              <w:rPr/>
            </w:rPrChange>
          </w:rPr>
          <w:instrText>ﬁ</w:instrText>
        </w:r>
        <w:r w:rsidRPr="00970FE2">
          <w:rPr>
            <w:highlight w:val="magenta"/>
            <w:lang w:val="en-US"/>
            <w:rPrChange w:id="44"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45" w:author="Ben Fels" w:date="2024-12-21T12:42:00Z" w16du:dateUtc="2024-12-21T11:42:00Z">
              <w:rPr/>
            </w:rPrChange>
          </w:rPr>
          <w:fldChar w:fldCharType="separate"/>
        </w:r>
        <w:r w:rsidRPr="00970FE2">
          <w:rPr>
            <w:rFonts w:cs="Arial"/>
            <w:highlight w:val="magenta"/>
            <w:lang w:val="en-US"/>
            <w:rPrChange w:id="46" w:author="Ben Fels" w:date="2024-12-22T09:02:00Z" w16du:dateUtc="2024-12-22T08:02:00Z">
              <w:rPr>
                <w:rFonts w:cs="Arial"/>
              </w:rPr>
            </w:rPrChange>
          </w:rPr>
          <w:t>(2014, S. 1501)</w:t>
        </w:r>
        <w:r w:rsidRPr="003A7433">
          <w:rPr>
            <w:highlight w:val="magenta"/>
            <w:rPrChange w:id="47" w:author="Ben Fels" w:date="2024-12-21T12:42:00Z" w16du:dateUtc="2024-12-21T11:42:00Z">
              <w:rPr/>
            </w:rPrChange>
          </w:rPr>
          <w:fldChar w:fldCharType="end"/>
        </w:r>
        <w:r w:rsidRPr="00970FE2">
          <w:rPr>
            <w:lang w:val="en-US"/>
          </w:rPr>
          <w:t xml:space="preserve"> </w:t>
        </w:r>
        <w:proofErr w:type="spellStart"/>
        <w:r w:rsidRPr="00970FE2">
          <w:rPr>
            <w:lang w:val="en-US"/>
          </w:rPr>
          <w:t>führen</w:t>
        </w:r>
        <w:proofErr w:type="spellEnd"/>
        <w:r w:rsidRPr="00970FE2">
          <w:rPr>
            <w:lang w:val="en-US"/>
          </w:rPr>
          <w:t xml:space="preserve"> an, </w:t>
        </w:r>
        <w:proofErr w:type="spellStart"/>
        <w:r w:rsidRPr="00970FE2">
          <w:rPr>
            <w:lang w:val="en-US"/>
          </w:rPr>
          <w:t>dass</w:t>
        </w:r>
        <w:proofErr w:type="spellEnd"/>
        <w:r w:rsidRPr="00970FE2">
          <w:rPr>
            <w:lang w:val="en-US"/>
          </w:rPr>
          <w:t xml:space="preserve"> die </w:t>
        </w:r>
        <w:proofErr w:type="spellStart"/>
        <w:r w:rsidRPr="00970FE2">
          <w:rPr>
            <w:lang w:val="en-US"/>
          </w:rPr>
          <w:t>automatisierte</w:t>
        </w:r>
        <w:proofErr w:type="spellEnd"/>
        <w:r w:rsidRPr="00970FE2">
          <w:rPr>
            <w:lang w:val="en-US"/>
          </w:rPr>
          <w:t xml:space="preserve"> </w:t>
        </w:r>
        <w:proofErr w:type="spellStart"/>
        <w:r w:rsidRPr="00970FE2">
          <w:rPr>
            <w:lang w:val="en-US"/>
          </w:rPr>
          <w:t>Erkennung</w:t>
        </w:r>
        <w:proofErr w:type="spellEnd"/>
        <w:r w:rsidRPr="00970FE2">
          <w:rPr>
            <w:lang w:val="en-US"/>
          </w:rPr>
          <w:t xml:space="preserve"> von </w:t>
        </w:r>
        <w:proofErr w:type="spellStart"/>
        <w:r w:rsidRPr="00970FE2">
          <w:rPr>
            <w:lang w:val="en-US"/>
          </w:rPr>
          <w:t>Argumenten</w:t>
        </w:r>
        <w:proofErr w:type="spellEnd"/>
        <w:r w:rsidRPr="00970FE2">
          <w:rPr>
            <w:lang w:val="en-US"/>
          </w:rPr>
          <w:t xml:space="preserve"> in </w:t>
        </w:r>
        <w:proofErr w:type="spellStart"/>
        <w:r w:rsidRPr="00970FE2">
          <w:rPr>
            <w:lang w:val="en-US"/>
          </w:rPr>
          <w:t>Texten</w:t>
        </w:r>
        <w:proofErr w:type="spellEnd"/>
        <w:r w:rsidRPr="00970FE2">
          <w:rPr>
            <w:lang w:val="en-US"/>
          </w:rPr>
          <w:t xml:space="preserve"> </w:t>
        </w:r>
        <w:proofErr w:type="spellStart"/>
        <w:r w:rsidRPr="00970FE2">
          <w:rPr>
            <w:lang w:val="en-US"/>
          </w:rPr>
          <w:t>dazu</w:t>
        </w:r>
        <w:proofErr w:type="spellEnd"/>
        <w:r w:rsidRPr="00970FE2">
          <w:rPr>
            <w:lang w:val="en-US"/>
          </w:rPr>
          <w:t xml:space="preserve"> </w:t>
        </w:r>
        <w:proofErr w:type="spellStart"/>
        <w:r w:rsidRPr="00970FE2">
          <w:rPr>
            <w:lang w:val="en-US"/>
          </w:rPr>
          <w:t>beitragen</w:t>
        </w:r>
        <w:proofErr w:type="spellEnd"/>
        <w:r w:rsidRPr="00970FE2">
          <w:rPr>
            <w:lang w:val="en-US"/>
          </w:rPr>
          <w:t xml:space="preserve"> </w:t>
        </w:r>
        <w:proofErr w:type="spellStart"/>
        <w:r w:rsidRPr="00970FE2">
          <w:rPr>
            <w:lang w:val="en-US"/>
          </w:rPr>
          <w:t>kann</w:t>
        </w:r>
        <w:proofErr w:type="spellEnd"/>
        <w:r w:rsidRPr="00970FE2">
          <w:rPr>
            <w:lang w:val="en-US"/>
          </w:rPr>
          <w:t xml:space="preserve">, die </w:t>
        </w:r>
        <w:proofErr w:type="spellStart"/>
        <w:r w:rsidRPr="00970FE2">
          <w:rPr>
            <w:lang w:val="en-US"/>
          </w:rPr>
          <w:t>Plausibilität</w:t>
        </w:r>
        <w:proofErr w:type="spellEnd"/>
        <w:r w:rsidRPr="00970FE2">
          <w:rPr>
            <w:lang w:val="en-US"/>
          </w:rPr>
          <w:t xml:space="preserve"> der </w:t>
        </w:r>
        <w:proofErr w:type="spellStart"/>
        <w:r w:rsidRPr="00970FE2">
          <w:rPr>
            <w:lang w:val="en-US"/>
          </w:rPr>
          <w:t>Argumentationsführung</w:t>
        </w:r>
        <w:proofErr w:type="spellEnd"/>
        <w:r w:rsidRPr="00970FE2">
          <w:rPr>
            <w:lang w:val="en-US"/>
          </w:rPr>
          <w:t xml:space="preserve"> </w:t>
        </w:r>
        <w:proofErr w:type="spellStart"/>
        <w:r w:rsidRPr="00970FE2">
          <w:rPr>
            <w:lang w:val="en-US"/>
          </w:rPr>
          <w:t>zu</w:t>
        </w:r>
        <w:proofErr w:type="spellEnd"/>
        <w:r w:rsidRPr="00970FE2">
          <w:rPr>
            <w:lang w:val="en-US"/>
          </w:rPr>
          <w:t xml:space="preserve"> </w:t>
        </w:r>
        <w:proofErr w:type="spellStart"/>
        <w:r w:rsidRPr="00970FE2">
          <w:rPr>
            <w:lang w:val="en-US"/>
          </w:rPr>
          <w:t>prüfen</w:t>
        </w:r>
        <w:proofErr w:type="spellEnd"/>
        <w:r w:rsidRPr="00970FE2">
          <w:rPr>
            <w:lang w:val="en-US"/>
          </w:rPr>
          <w:t xml:space="preserve">. </w:t>
        </w:r>
        <w:r w:rsidRPr="00842046">
          <w:t xml:space="preserve">Der Bereich, welcher sich mit der automatisierten Identifikation von Argumenten in Texten </w:t>
        </w:r>
        <w:r w:rsidRPr="00245094">
          <w:t xml:space="preserve">auseinandersetzt, nennt sich </w:t>
        </w:r>
        <w:r>
          <w:t>Argument Mining</w:t>
        </w:r>
        <w:r w:rsidRPr="00245094">
          <w:t xml:space="preserve">. Klassische Ansätze für </w:t>
        </w:r>
        <w:r>
          <w:t>Argument Mining</w:t>
        </w:r>
        <w:r w:rsidRPr="00245094">
          <w:t xml:space="preserve"> setzen häufig auf umfangreiche regelbasierte Verfahren oder spezialisierte maschinelle Lernmodelle, die auf spezifische Datensätze trainiert werden </w:t>
        </w:r>
        <w:r w:rsidRPr="00232C87">
          <w:rPr>
            <w:highlight w:val="magenta"/>
            <w:rPrChange w:id="48"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49" w:author="Ben Fels" w:date="2024-12-21T12:41:00Z" w16du:dateUtc="2024-12-21T11:41:00Z">
        <w:r w:rsidRPr="00232C87">
          <w:rPr>
            <w:highlight w:val="magenta"/>
            <w:rPrChange w:id="50" w:author="Ben Fels" w:date="2024-12-21T12:42:00Z" w16du:dateUtc="2024-12-21T11:42:00Z">
              <w:rPr/>
            </w:rPrChange>
          </w:rPr>
          <w:fldChar w:fldCharType="separate"/>
        </w:r>
      </w:ins>
      <w:r w:rsidR="008833CB" w:rsidRPr="008833CB">
        <w:rPr>
          <w:rFonts w:cs="Arial"/>
          <w:highlight w:val="magenta"/>
        </w:rPr>
        <w:t>(Lawrence &amp; Reed, 2020; Stab &amp; Gurevych, 2017b)</w:t>
      </w:r>
      <w:ins w:id="51" w:author="Ben Fels" w:date="2024-12-21T12:41:00Z" w16du:dateUtc="2024-12-21T11:41:00Z">
        <w:r w:rsidRPr="00232C87">
          <w:rPr>
            <w:highlight w:val="magenta"/>
            <w:rPrChange w:id="52"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53"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54" w:author="Ben Fels" w:date="2024-12-21T12:43:00Z" w16du:dateUtc="2024-12-21T11:43:00Z">
              <w:rPr/>
            </w:rPrChange>
          </w:rPr>
          <w:t>Natural Language Processing (NLP</w:t>
        </w:r>
        <w:r w:rsidRPr="00245094">
          <w:t xml:space="preserve">) </w:t>
        </w:r>
        <w:r w:rsidRPr="00232C87">
          <w:rPr>
            <w:highlight w:val="magenta"/>
            <w:rPrChange w:id="55" w:author="Ben Fels" w:date="2024-12-21T12:42:00Z" w16du:dateUtc="2024-12-21T11:42:00Z">
              <w:rPr/>
            </w:rPrChange>
          </w:rPr>
          <w:t xml:space="preserve">Aufgaben </w:t>
        </w:r>
        <w:r w:rsidRPr="00232C87">
          <w:rPr>
            <w:highlight w:val="magenta"/>
            <w:rPrChange w:id="56" w:author="Ben Fels" w:date="2024-12-21T12:42:00Z" w16du:dateUtc="2024-12-21T11:42:00Z">
              <w:rPr/>
            </w:rPrChange>
          </w:rPr>
          <w:fldChar w:fldCharType="begin"/>
        </w:r>
        <w:r w:rsidRPr="00232C87">
          <w:rPr>
            <w:highlight w:val="magenta"/>
            <w:rPrChange w:id="57"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58" w:author="Ben Fels" w:date="2024-12-21T12:42:00Z" w16du:dateUtc="2024-12-21T11:42:00Z">
              <w:rPr/>
            </w:rPrChange>
          </w:rPr>
          <w:fldChar w:fldCharType="separate"/>
        </w:r>
        <w:r w:rsidRPr="00232C87">
          <w:rPr>
            <w:rFonts w:cs="Arial"/>
            <w:highlight w:val="magenta"/>
            <w:rPrChange w:id="59" w:author="Ben Fels" w:date="2024-12-21T12:42:00Z" w16du:dateUtc="2024-12-21T11:42:00Z">
              <w:rPr>
                <w:rFonts w:cs="Arial"/>
              </w:rPr>
            </w:rPrChange>
          </w:rPr>
          <w:t>(Ozdemir, 2024, S. 46; Patil &amp; Gudivada, 2024, S. 1)</w:t>
        </w:r>
        <w:r w:rsidRPr="00232C87">
          <w:rPr>
            <w:highlight w:val="magenta"/>
            <w:rPrChange w:id="60" w:author="Ben Fels" w:date="2024-12-21T12:42:00Z" w16du:dateUtc="2024-12-21T11:42:00Z">
              <w:rPr/>
            </w:rPrChange>
          </w:rPr>
          <w:fldChar w:fldCharType="end"/>
        </w:r>
        <w:r w:rsidRPr="00245094">
          <w:t xml:space="preserve">. Zu diesen NLP-Aufgaben gehören beispielsweise maschinelle Übersetzung, Beantwortung von Fragen und </w:t>
        </w:r>
      </w:ins>
      <w:r w:rsidR="00EB23DD">
        <w:t>Informationsextraktion</w:t>
      </w:r>
      <w:ins w:id="61" w:author="Ben Fels" w:date="2024-12-21T12:41:00Z" w16du:dateUtc="2024-12-21T11:41:00Z">
        <w:r w:rsidRPr="00245094">
          <w:t xml:space="preserve"> </w:t>
        </w:r>
        <w:r w:rsidRPr="00232C87">
          <w:rPr>
            <w:highlight w:val="magenta"/>
            <w:rPrChange w:id="62" w:author="Ben Fels" w:date="2024-12-21T12:42:00Z" w16du:dateUtc="2024-12-21T11:42:00Z">
              <w:rPr/>
            </w:rPrChange>
          </w:rPr>
          <w:fldChar w:fldCharType="begin"/>
        </w:r>
      </w:ins>
      <w:r w:rsidR="005B43CE">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63" w:author="Ben Fels" w:date="2024-12-21T12:41:00Z" w16du:dateUtc="2024-12-21T11:41:00Z">
        <w:r w:rsidRPr="00232C87">
          <w:rPr>
            <w:highlight w:val="magenta"/>
            <w:rPrChange w:id="64" w:author="Ben Fels" w:date="2024-12-21T12:42:00Z" w16du:dateUtc="2024-12-21T11:42:00Z">
              <w:rPr/>
            </w:rPrChange>
          </w:rPr>
          <w:fldChar w:fldCharType="separate"/>
        </w:r>
      </w:ins>
      <w:r w:rsidR="005B43CE" w:rsidRPr="005B43CE">
        <w:rPr>
          <w:rFonts w:cs="Arial"/>
          <w:highlight w:val="magenta"/>
        </w:rPr>
        <w:t>(Han et al., 2024, S. 5; Kochmar, 2022)</w:t>
      </w:r>
      <w:ins w:id="65" w:author="Ben Fels" w:date="2024-12-21T12:41:00Z" w16du:dateUtc="2024-12-21T11:41:00Z">
        <w:r w:rsidRPr="00232C87">
          <w:rPr>
            <w:highlight w:val="magenta"/>
            <w:rPrChange w:id="66" w:author="Ben Fels" w:date="2024-12-21T12:42:00Z" w16du:dateUtc="2024-12-21T11:42:00Z">
              <w:rPr/>
            </w:rPrChange>
          </w:rPr>
          <w:fldChar w:fldCharType="end"/>
        </w:r>
        <w:r w:rsidRPr="00245094">
          <w:t>.</w:t>
        </w:r>
      </w:ins>
      <w:r w:rsidR="00992989">
        <w:t xml:space="preserve"> </w:t>
      </w:r>
      <w:ins w:id="67" w:author="Ben Fels" w:date="2024-12-21T11:55:00Z" w16du:dateUtc="2024-12-21T10:55:00Z">
        <w:r w:rsidR="00D70BE7">
          <w:t xml:space="preserve">Sprachmodelle </w:t>
        </w:r>
      </w:ins>
      <w:r w:rsidR="00D70BE7">
        <w:t xml:space="preserve">können als </w:t>
      </w:r>
      <w:ins w:id="68" w:author="Ben Fels" w:date="2024-12-21T11:55:00Z" w16du:dateUtc="2024-12-21T10:55:00Z">
        <w:r w:rsidR="00D70BE7">
          <w:t>Modelle</w:t>
        </w:r>
      </w:ins>
      <w:r w:rsidR="00D70BE7">
        <w:t xml:space="preserve"> verstanden werden</w:t>
      </w:r>
      <w:ins w:id="69" w:author="Ben Fels" w:date="2024-12-21T11:55:00Z" w16du:dateUtc="2024-12-21T10:55:00Z">
        <w:r w:rsidR="00D70BE7">
          <w:t xml:space="preserve">, welche die Abfolge von </w:t>
        </w:r>
      </w:ins>
      <w:r w:rsidR="00D70BE7">
        <w:t xml:space="preserve">Token </w:t>
      </w:r>
      <w:ins w:id="70" w:author="Ben Fels" w:date="2024-12-21T11:55:00Z" w16du:dateUtc="2024-12-21T10:55:00Z">
        <w:r w:rsidR="00D70BE7">
          <w:t xml:space="preserve">vorhersagen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t xml:space="preserve">Dabei können Token einzelne </w:t>
      </w:r>
      <w:ins w:id="71" w:author="Ben Fels" w:date="2024-12-21T11:55:00Z" w16du:dateUtc="2024-12-21T10:55:00Z">
        <w:r w:rsidR="00D70BE7">
          <w:t xml:space="preserve">Buchstaben </w:t>
        </w:r>
      </w:ins>
      <w:r w:rsidR="00D70BE7">
        <w:t xml:space="preserve">bis hin zu ganzen </w:t>
      </w:r>
      <w:ins w:id="72" w:author="Ben Fels" w:date="2024-12-21T11:55:00Z" w16du:dateUtc="2024-12-21T10:55:00Z">
        <w:r w:rsidR="00D70BE7">
          <w:t xml:space="preserve">Wörtern </w:t>
        </w:r>
      </w:ins>
      <w:r w:rsidR="00D70BE7">
        <w:t xml:space="preserve">umfassen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G</w:t>
      </w:r>
      <w:ins w:id="73" w:author="Ben Fels" w:date="2024-12-21T11:55:00Z" w16du:dateUtc="2024-12-21T10:55:00Z">
        <w:r w:rsidR="00D70BE7">
          <w:t>roßen Sprachmodelle</w:t>
        </w:r>
      </w:ins>
      <w:r w:rsidR="00D70BE7">
        <w:t xml:space="preserve"> sind eine </w:t>
      </w:r>
      <w:ins w:id="74" w:author="Ben Fels" w:date="2024-12-21T11:55:00Z" w16du:dateUtc="2024-12-21T10:55:00Z">
        <w:r w:rsidR="00D70BE7">
          <w:t xml:space="preserve">spezielle Form </w:t>
        </w:r>
      </w:ins>
      <w:r w:rsidR="00D70BE7">
        <w:t xml:space="preserve">der Sprachmodelle, welche </w:t>
      </w:r>
      <w:ins w:id="75" w:author="Ben Fels" w:date="2024-12-21T11:55:00Z" w16du:dateUtc="2024-12-21T10:55:00Z">
        <w:r w:rsidR="00D70BE7">
          <w:t xml:space="preserve">auf einem großen Textkorpus </w:t>
        </w:r>
        <w:r w:rsidR="00D70BE7" w:rsidRPr="007F7270">
          <w:t xml:space="preserve">trainiert </w:t>
        </w:r>
      </w:ins>
      <w:r w:rsidR="00D70BE7">
        <w:t xml:space="preserve">und eine </w:t>
      </w:r>
      <w:ins w:id="76" w:author="Ben Fels" w:date="2024-12-21T11:55:00Z" w16du:dateUtc="2024-12-21T10:55:00Z">
        <w:r w:rsidR="00D70BE7">
          <w:t>größere Anzahl an Parametern</w:t>
        </w:r>
      </w:ins>
      <w:r w:rsidR="00517600">
        <w:t xml:space="preserve"> besitzen</w:t>
      </w:r>
      <w:r w:rsidR="00D70BE7">
        <w:t xml:space="preserve">, weshalb sie </w:t>
      </w:r>
      <w:ins w:id="77" w:author="Ben Fels" w:date="2024-12-21T11:55:00Z" w16du:dateUtc="2024-12-21T10:55:00Z">
        <w:r w:rsidR="00D70BE7">
          <w:lastRenderedPageBreak/>
          <w:t xml:space="preserve">eine Vielzahl </w:t>
        </w:r>
      </w:ins>
      <w:r w:rsidR="00D70BE7">
        <w:t xml:space="preserve">der zuvor genannten </w:t>
      </w:r>
      <w:ins w:id="78" w:author="Ben Fels" w:date="2024-12-21T11:55:00Z" w16du:dateUtc="2024-12-21T10:55:00Z">
        <w:r w:rsidR="00D70BE7">
          <w:t>sprachbasierten Aufgaben durchführen</w:t>
        </w:r>
      </w:ins>
      <w:r w:rsidR="00D70BE7">
        <w:t xml:space="preserve"> können</w:t>
      </w:r>
      <w:ins w:id="79" w:author="Ben Fels" w:date="2024-12-21T11:55:00Z" w16du:dateUtc="2024-12-21T10:55:00Z">
        <w:r w:rsidR="00D70BE7">
          <w:t xml:space="preserve"> </w:t>
        </w:r>
        <w:commentRangeStart w:id="80"/>
        <w:r w:rsidR="00D70BE7" w:rsidRPr="007D3860">
          <w:rPr>
            <w:highlight w:val="magenta"/>
          </w:rPr>
          <w:fldChar w:fldCharType="begin"/>
        </w:r>
        <w:r w:rsidR="00D70BE7">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commentRangeEnd w:id="80"/>
      <w:r w:rsidR="00D70BE7">
        <w:rPr>
          <w:rStyle w:val="Kommentarzeichen"/>
        </w:rPr>
        <w:commentReference w:id="80"/>
      </w:r>
      <w:r w:rsidR="00D70BE7" w:rsidRPr="00BC46DA">
        <w:t xml:space="preserve"> </w:t>
      </w:r>
      <w:r w:rsidR="00517600">
        <w:t xml:space="preserve">Solche </w:t>
      </w:r>
      <w:ins w:id="81" w:author="Ben Fels" w:date="2024-12-21T11:55:00Z" w16du:dateUtc="2024-12-21T10:55:00Z">
        <w:r w:rsidR="00D70BE7">
          <w:t xml:space="preserve">LLMs </w:t>
        </w:r>
      </w:ins>
      <w:r w:rsidR="00D70BE7">
        <w:t xml:space="preserve">bestehen üblicherweise aus tiefen neuronalen Netzen, mit Billionen von Parametern </w:t>
      </w:r>
      <w:r w:rsidR="00D70BE7" w:rsidRPr="003553DE">
        <w:rPr>
          <w:highlight w:val="magenta"/>
        </w:rPr>
        <w:fldChar w:fldCharType="begin"/>
      </w:r>
      <w:r w:rsidR="00D70BE7" w:rsidRPr="003553DE">
        <w:rPr>
          <w:highlight w:val="magenta"/>
        </w:rPr>
        <w:instrText xml:space="preserve"> ADDIN ZOTERO_ITEM CSL_CITATION {"citationID":"7rlAXODJ","properties":{"formattedCitation":"(Han et al., 2024, S. 2)","plainCitation":"(Han et al., 2024, S. 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label":"page"}],"schema":"https://github.com/citation-style-language/schema/raw/master/csl-citation.json"} </w:instrText>
      </w:r>
      <w:r w:rsidR="00D70BE7" w:rsidRPr="003553DE">
        <w:rPr>
          <w:highlight w:val="magenta"/>
        </w:rPr>
        <w:fldChar w:fldCharType="separate"/>
      </w:r>
      <w:r w:rsidR="00D70BE7" w:rsidRPr="003553DE">
        <w:rPr>
          <w:rFonts w:cs="Arial"/>
          <w:highlight w:val="magenta"/>
        </w:rPr>
        <w:t>(Han et al., 2024, S. 2)</w:t>
      </w:r>
      <w:r w:rsidR="00D70BE7" w:rsidRPr="003553DE">
        <w:rPr>
          <w:highlight w:val="magenta"/>
        </w:rPr>
        <w:fldChar w:fldCharType="end"/>
      </w:r>
      <w:r w:rsidR="00D70BE7">
        <w:t>.</w:t>
      </w:r>
    </w:p>
    <w:p w14:paraId="723B18DE" w14:textId="77777777" w:rsidR="005B1783" w:rsidRDefault="003A7433" w:rsidP="003A7433">
      <w:pPr>
        <w:jc w:val="both"/>
      </w:pPr>
      <w:ins w:id="82" w:author="Ben Fels" w:date="2024-12-21T12:41:00Z" w16du:dateUtc="2024-12-21T11:41:00Z">
        <w:r w:rsidRPr="00245094">
          <w:t xml:space="preserve">Bekannte LLMs sind die Generative </w:t>
        </w:r>
        <w:proofErr w:type="spellStart"/>
        <w:r w:rsidRPr="00245094">
          <w:t>Pre-trained</w:t>
        </w:r>
        <w:proofErr w:type="spellEnd"/>
        <w:r w:rsidRPr="00245094">
          <w:t xml:space="preserve"> Transformer (GPT) von OpenAI.</w:t>
        </w:r>
      </w:ins>
    </w:p>
    <w:p w14:paraId="6035E925" w14:textId="77777777" w:rsidR="005B1783" w:rsidRDefault="005B1783" w:rsidP="005B1783">
      <w:pPr>
        <w:jc w:val="both"/>
        <w:rPr>
          <w:ins w:id="83" w:author="Ben Fels" w:date="2024-12-21T11:55:00Z" w16du:dateUtc="2024-12-21T10:55:00Z"/>
        </w:rPr>
      </w:pPr>
      <w:r>
        <w:t xml:space="preserve">Bei LLMs ist die Transformer-Architektur gemeint. </w:t>
      </w:r>
    </w:p>
    <w:p w14:paraId="49F14CC4" w14:textId="32794AE6" w:rsidR="003A7433" w:rsidRDefault="003A7433" w:rsidP="003A7433">
      <w:pPr>
        <w:jc w:val="both"/>
        <w:rPr>
          <w:ins w:id="84" w:author="Ben Fels" w:date="2024-12-21T12:41:00Z" w16du:dateUtc="2024-12-21T11:41:00Z"/>
        </w:rPr>
      </w:pPr>
      <w:ins w:id="85" w:author="Ben Fels" w:date="2024-12-21T12:41:00Z" w16du:dateUtc="2024-12-21T11:41:00Z">
        <w:r>
          <w:t xml:space="preserve"> </w:t>
        </w:r>
      </w:ins>
    </w:p>
    <w:p w14:paraId="39198F29" w14:textId="77777777" w:rsidR="00FB56BB" w:rsidRDefault="00FB56BB" w:rsidP="00FB56BB">
      <w:pPr>
        <w:jc w:val="both"/>
        <w:rPr>
          <w:moveTo w:id="86" w:author="Ben Fels" w:date="2024-12-21T13:16:00Z" w16du:dateUtc="2024-12-21T12:16:00Z"/>
        </w:rPr>
      </w:pPr>
      <w:moveToRangeStart w:id="87" w:author="Ben Fels" w:date="2024-12-21T13:16:00Z" w:name="move185679391"/>
      <w:moveTo w:id="88" w:author="Ben Fels" w:date="2024-12-21T13:16:00Z" w16du:dateUtc="2024-12-21T12:16:00Z">
        <w:r w:rsidRPr="00915CF8">
          <w:rPr>
            <w:highlight w:val="cyan"/>
          </w:rPr>
          <w:t xml:space="preserve">Warum Training eines eigenen Models und </w:t>
        </w:r>
        <w:proofErr w:type="spellStart"/>
        <w:r w:rsidRPr="00915CF8">
          <w:rPr>
            <w:highlight w:val="cyan"/>
          </w:rPr>
          <w:t>fine</w:t>
        </w:r>
        <w:proofErr w:type="spellEnd"/>
        <w:r w:rsidRPr="00915CF8">
          <w:rPr>
            <w:highlight w:val="cyan"/>
          </w:rPr>
          <w:t>-tuning keine Alternativen sind:</w:t>
        </w:r>
      </w:moveTo>
    </w:p>
    <w:moveToRangeEnd w:id="87"/>
    <w:p w14:paraId="4E685DAA" w14:textId="77777777" w:rsidR="00D31E52" w:rsidRDefault="00D31E52" w:rsidP="00D31E52">
      <w:pPr>
        <w:jc w:val="both"/>
        <w:rPr>
          <w:ins w:id="89" w:author="Ben Fels" w:date="2024-12-21T13:17:00Z" w16du:dateUtc="2024-12-21T12:17:00Z"/>
        </w:rPr>
      </w:pPr>
      <w:ins w:id="90" w:author="Ben Fels" w:date="2024-12-21T13:17:00Z" w16du:dateUtc="2024-12-21T12:17:00Z">
        <w:r w:rsidRPr="008252B1">
          <w:rPr>
            <w:highlight w:val="cyan"/>
          </w:rPr>
          <w:t xml:space="preserve">Hier die Inhalte </w:t>
        </w:r>
        <w:proofErr w:type="spellStart"/>
        <w:r w:rsidRPr="008252B1">
          <w:rPr>
            <w:highlight w:val="cyan"/>
          </w:rPr>
          <w:t>einfügenwarum</w:t>
        </w:r>
        <w:proofErr w:type="spellEnd"/>
        <w:r w:rsidRPr="008252B1">
          <w:rPr>
            <w:highlight w:val="cyan"/>
          </w:rPr>
          <w:t xml:space="preserve"> das Trainieren eines eigenen Modells sehr aufwändig ist.</w:t>
        </w:r>
      </w:ins>
    </w:p>
    <w:p w14:paraId="53DBEEDB" w14:textId="722AD800" w:rsidR="003A7433" w:rsidRDefault="00922DF5" w:rsidP="00F34A39">
      <w:ins w:id="91" w:author="Ben Fels" w:date="2024-12-22T17:43:00Z" w16du:dateUtc="2024-12-22T16:43:00Z">
        <w:r>
          <w:t>Zur Orientierung, f</w:t>
        </w:r>
      </w:ins>
      <w:ins w:id="92" w:author="Ben Fels" w:date="2024-12-22T17:40:00Z" w16du:dateUtc="2024-12-22T16:40:00Z">
        <w:r w:rsidR="008A5CF9">
          <w:t xml:space="preserve">ür das Training des </w:t>
        </w:r>
        <w:proofErr w:type="spellStart"/>
        <w:r w:rsidR="008A5CF9">
          <w:t>Llama</w:t>
        </w:r>
        <w:proofErr w:type="spellEnd"/>
        <w:r w:rsidR="008A5CF9">
          <w:t xml:space="preserve"> 3.2-3B </w:t>
        </w:r>
        <w:proofErr w:type="spellStart"/>
        <w:r w:rsidR="008A5CF9">
          <w:t>instruct</w:t>
        </w:r>
        <w:proofErr w:type="spellEnd"/>
        <w:r w:rsidR="008A5CF9">
          <w:t xml:space="preserve"> </w:t>
        </w:r>
      </w:ins>
      <w:ins w:id="93" w:author="Ben Fels" w:date="2024-12-22T17:42:00Z" w16du:dateUtc="2024-12-22T16:42:00Z">
        <w:r w:rsidR="00234B77">
          <w:t xml:space="preserve">/ GPT 4o-mini </w:t>
        </w:r>
      </w:ins>
      <w:ins w:id="94" w:author="Ben Fels" w:date="2024-12-22T17:40:00Z" w16du:dateUtc="2024-12-22T16:40:00Z">
        <w:r w:rsidR="008A5CF9">
          <w:t xml:space="preserve">Models wurden x …Grafikkarten verwendet. </w:t>
        </w:r>
      </w:ins>
      <w:ins w:id="95" w:author="Ben Fels" w:date="2024-12-22T17:41:00Z" w16du:dateUtc="2024-12-22T16:41:00Z">
        <w:r w:rsidR="003A274E">
          <w:t xml:space="preserve">Eine einzelne solcher </w:t>
        </w:r>
      </w:ins>
      <w:ins w:id="96" w:author="Ben Fels" w:date="2024-12-22T17:40:00Z" w16du:dateUtc="2024-12-22T16:40:00Z">
        <w:r w:rsidR="008A5CF9">
          <w:t>Grafikkarte</w:t>
        </w:r>
      </w:ins>
      <w:ins w:id="97" w:author="Ben Fels" w:date="2024-12-22T17:41:00Z" w16du:dateUtc="2024-12-22T16:41:00Z">
        <w:r w:rsidR="003A274E">
          <w:t>n</w:t>
        </w:r>
      </w:ins>
      <w:ins w:id="98" w:author="Ben Fels" w:date="2024-12-22T17:40:00Z" w16du:dateUtc="2024-12-22T16:40:00Z">
        <w:r w:rsidR="008A5CF9">
          <w:t xml:space="preserve"> kostet </w:t>
        </w:r>
      </w:ins>
      <w:ins w:id="99" w:author="Ben Fels" w:date="2024-12-22T17:41:00Z" w16du:dateUtc="2024-12-22T16:41:00Z">
        <w:r w:rsidR="008A5CF9">
          <w:t>(Stand 12/2024) … €</w:t>
        </w:r>
        <w:r w:rsidR="003A274E">
          <w:t xml:space="preserve">. Diese Grafikkarte </w:t>
        </w:r>
        <w:proofErr w:type="gramStart"/>
        <w:r w:rsidR="003A274E">
          <w:t>wurden</w:t>
        </w:r>
        <w:proofErr w:type="gramEnd"/>
        <w:r w:rsidR="003A274E">
          <w:t xml:space="preserve"> über einen Zeitraum von insgesamt … Stunden/Wochen </w:t>
        </w:r>
        <w:r w:rsidR="00340813">
          <w:t xml:space="preserve">verwendet. </w:t>
        </w:r>
      </w:ins>
      <w:ins w:id="100" w:author="Ben Fels" w:date="2024-12-22T17:42:00Z" w16du:dateUtc="2024-12-22T16:42:00Z">
        <w:r w:rsidR="00234B77">
          <w:t xml:space="preserve">Die Kosten für </w:t>
        </w:r>
      </w:ins>
      <w:ins w:id="101" w:author="Ben Fels" w:date="2024-12-22T17:44:00Z" w16du:dateUtc="2024-12-22T16:44:00Z">
        <w:r w:rsidR="00560169">
          <w:t xml:space="preserve">den </w:t>
        </w:r>
      </w:ins>
      <w:ins w:id="102" w:author="Ben Fels" w:date="2024-12-22T17:42:00Z" w16du:dateUtc="2024-12-22T16:42:00Z">
        <w:r w:rsidR="00234B77">
          <w:t xml:space="preserve">Strom und </w:t>
        </w:r>
      </w:ins>
      <w:ins w:id="103" w:author="Ben Fels" w:date="2024-12-22T17:44:00Z" w16du:dateUtc="2024-12-22T16:44:00Z">
        <w:r w:rsidR="00560169">
          <w:t xml:space="preserve">das </w:t>
        </w:r>
      </w:ins>
      <w:ins w:id="104" w:author="Ben Fels" w:date="2024-12-22T17:42:00Z" w16du:dateUtc="2024-12-22T16:42:00Z">
        <w:r w:rsidR="00234B77">
          <w:t>Fach</w:t>
        </w:r>
      </w:ins>
      <w:ins w:id="105" w:author="Ben Fels" w:date="2024-12-22T17:44:00Z" w16du:dateUtc="2024-12-22T16:44:00Z">
        <w:r w:rsidR="00560169">
          <w:t>personal</w:t>
        </w:r>
      </w:ins>
      <w:ins w:id="106" w:author="Ben Fels" w:date="2024-12-22T17:43:00Z" w16du:dateUtc="2024-12-22T16:43:00Z">
        <w:r w:rsidR="00444C71">
          <w:t xml:space="preserve"> sind zusätzlich zu berücksichtigen</w:t>
        </w:r>
      </w:ins>
      <w:ins w:id="107" w:author="Ben Fels" w:date="2024-12-22T17:44:00Z" w16du:dateUtc="2024-12-22T16:44:00Z">
        <w:r w:rsidR="00560169">
          <w:t>.</w:t>
        </w:r>
      </w:ins>
    </w:p>
    <w:p w14:paraId="2F18D3BB" w14:textId="754CC8C5" w:rsidR="0011466B" w:rsidRPr="00F50FB5" w:rsidRDefault="00F50FB5" w:rsidP="00F34A39">
      <w:pPr>
        <w:rPr>
          <w:ins w:id="108" w:author="Ben Fels" w:date="2024-12-22T17:41:00Z" w16du:dateUtc="2024-12-22T16:41:00Z"/>
          <w:lang w:val="en-US"/>
        </w:rPr>
      </w:pPr>
      <w:r w:rsidRPr="00446CA9">
        <w:rPr>
          <w:highlight w:val="magenta"/>
        </w:rPr>
        <w:fldChar w:fldCharType="begin"/>
      </w:r>
      <w:r w:rsidRPr="00446CA9">
        <w:rPr>
          <w:highlight w:val="magenta"/>
        </w:rP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446CA9">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rsidRPr="00446CA9">
        <w:rPr>
          <w:highlight w:val="magenta"/>
        </w:rPr>
        <w:fldChar w:fldCharType="separate"/>
      </w:r>
      <w:r w:rsidRPr="00446CA9">
        <w:rPr>
          <w:rFonts w:cs="Arial"/>
          <w:highlight w:val="magenta"/>
          <w:lang w:val="en-US"/>
        </w:rPr>
        <w:t>(Brown et al., 2020, S. 9)</w:t>
      </w:r>
      <w:r w:rsidRPr="00446CA9">
        <w:rPr>
          <w:highlight w:val="magenta"/>
        </w:rPr>
        <w:fldChar w:fldCharType="end"/>
      </w:r>
      <w:r w:rsidRPr="00F50FB5">
        <w:rPr>
          <w:lang w:val="en-US"/>
        </w:rPr>
        <w:t>: V100 GPU´s, see Appendix B</w:t>
      </w:r>
    </w:p>
    <w:p w14:paraId="40782215" w14:textId="77777777" w:rsidR="003A274E" w:rsidRPr="00F50FB5" w:rsidRDefault="003A274E" w:rsidP="00F34A39">
      <w:pPr>
        <w:rPr>
          <w:ins w:id="109" w:author="Ben Fels" w:date="2024-12-21T12:40:00Z" w16du:dateUtc="2024-12-21T11:40:00Z"/>
          <w:lang w:val="en-US"/>
        </w:rPr>
      </w:pPr>
    </w:p>
    <w:p w14:paraId="35DD79E7" w14:textId="524549EA" w:rsidR="007965FC" w:rsidRDefault="00F34A39" w:rsidP="006E7B3E">
      <w:pPr>
        <w:jc w:val="both"/>
        <w:rPr>
          <w:ins w:id="110" w:author="Ben Fels" w:date="2024-12-21T12:57:00Z" w16du:dateUtc="2024-12-21T11:57:00Z"/>
        </w:rPr>
      </w:pPr>
      <w:moveToRangeStart w:id="111" w:author="Ben Fels" w:date="2024-12-21T11:50:00Z" w:name="move185674234"/>
      <w:moveTo w:id="112" w:author="Ben Fels" w:date="2024-12-21T11:50:00Z" w16du:dateUtc="2024-12-21T10:50:00Z">
        <w:del w:id="113"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51071F"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51071F" w:rsidDel="005A5829">
            <w:rPr>
              <w:highlight w:val="magenta"/>
            </w:rPr>
            <w:delInstrText xml:space="preserve">U = 0.72 for argument components and </w:delInstrText>
          </w:r>
          <w:r w:rsidDel="005A5829">
            <w:rPr>
              <w:highlight w:val="magenta"/>
            </w:rPr>
            <w:delInstrText>α</w:delInstrText>
          </w:r>
          <w:r w:rsidRPr="0051071F"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51071F"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4"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5" w:author="Ben Fels" w:date="2024-12-21T12:44:00Z" w16du:dateUtc="2024-12-21T11:44:00Z">
              <w:rPr>
                <w:bCs/>
                <w:i/>
              </w:rPr>
            </w:rPrChange>
          </w:rPr>
          <w:fldChar w:fldCharType="begin"/>
        </w:r>
        <w:r w:rsidR="006E7B3E" w:rsidRPr="006E7B3E">
          <w:rPr>
            <w:bCs/>
            <w:i/>
            <w:highlight w:val="magenta"/>
            <w:rPrChange w:id="116"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7" w:author="Ben Fels" w:date="2024-12-21T12:44:00Z" w16du:dateUtc="2024-12-21T11:44:00Z">
              <w:rPr>
                <w:bCs/>
                <w:i/>
              </w:rPr>
            </w:rPrChange>
          </w:rPr>
          <w:fldChar w:fldCharType="separate"/>
        </w:r>
        <w:r w:rsidR="006E7B3E" w:rsidRPr="006E7B3E">
          <w:rPr>
            <w:rFonts w:cs="Arial"/>
            <w:highlight w:val="magenta"/>
            <w:rPrChange w:id="118" w:author="Ben Fels" w:date="2024-12-21T12:44:00Z" w16du:dateUtc="2024-12-21T11:44:00Z">
              <w:rPr>
                <w:rFonts w:cs="Arial"/>
              </w:rPr>
            </w:rPrChange>
          </w:rPr>
          <w:t>(Brown et al., 2020, S. 3)</w:t>
        </w:r>
        <w:r w:rsidR="006E7B3E" w:rsidRPr="006E7B3E">
          <w:rPr>
            <w:bCs/>
            <w:i/>
            <w:highlight w:val="magenta"/>
            <w:rPrChange w:id="119"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20" w:author="Ben Fels" w:date="2024-12-21T12:44:00Z" w16du:dateUtc="2024-12-21T11:44:00Z">
              <w:rPr/>
            </w:rPrChange>
          </w:rPr>
          <w:fldChar w:fldCharType="begin"/>
        </w:r>
        <w:r w:rsidR="006E7B3E" w:rsidRPr="006E7B3E">
          <w:rPr>
            <w:highlight w:val="magenta"/>
            <w:rPrChange w:id="121"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2" w:author="Ben Fels" w:date="2024-12-21T12:44:00Z" w16du:dateUtc="2024-12-21T11:44:00Z">
              <w:rPr/>
            </w:rPrChange>
          </w:rPr>
          <w:fldChar w:fldCharType="separate"/>
        </w:r>
        <w:r w:rsidR="006E7B3E" w:rsidRPr="006E7B3E">
          <w:rPr>
            <w:rFonts w:cs="Arial"/>
            <w:highlight w:val="magenta"/>
            <w:rPrChange w:id="123" w:author="Ben Fels" w:date="2024-12-21T12:44:00Z" w16du:dateUtc="2024-12-21T11:44:00Z">
              <w:rPr>
                <w:rFonts w:cs="Arial"/>
              </w:rPr>
            </w:rPrChange>
          </w:rPr>
          <w:t>(Brown et al., 2020, S. 6; Patil &amp; Gudivada, 2024, S. 18)</w:t>
        </w:r>
        <w:r w:rsidR="006E7B3E" w:rsidRPr="006E7B3E">
          <w:rPr>
            <w:highlight w:val="magenta"/>
            <w:rPrChange w:id="124"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5" w:author="Ben Fels" w:date="2024-12-21T13:16:00Z" w16du:dateUtc="2024-12-21T12:16:00Z"/>
        </w:rPr>
      </w:pPr>
      <w:ins w:id="126" w:author="Ben Fels" w:date="2024-12-21T13:16:00Z" w16du:dateUtc="2024-12-21T12:16:00Z">
        <w:r>
          <w:t>Leistung von LLMs, die für „</w:t>
        </w:r>
        <w:proofErr w:type="spellStart"/>
        <w:r>
          <w:t>jederman</w:t>
        </w:r>
        <w:proofErr w:type="spellEnd"/>
        <w:r>
          <w:t xml:space="preserve">“ verfügbar sind bei komplexen Aufgaben. </w:t>
        </w:r>
      </w:ins>
    </w:p>
    <w:p w14:paraId="4C7E959F" w14:textId="3AB6B163" w:rsidR="007965FC" w:rsidRPr="00552BDB" w:rsidRDefault="00415299" w:rsidP="006E7B3E">
      <w:pPr>
        <w:jc w:val="both"/>
        <w:rPr>
          <w:ins w:id="127" w:author="Ben Fels" w:date="2024-12-22T18:00:00Z" w16du:dateUtc="2024-12-22T17:00:00Z"/>
          <w:lang w:val="en-US"/>
        </w:rPr>
      </w:pPr>
      <w:del w:id="128" w:author="Ben Fels" w:date="2024-12-22T18:00:00Z" w16du:dateUtc="2024-12-22T17:00:00Z">
        <w:r w:rsidRPr="006B5225" w:rsidDel="00176B77">
          <w:rPr>
            <w:highlight w:val="magenta"/>
            <w:rPrChange w:id="129"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30"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31" w:author="Ben Fels" w:date="2024-12-22T17:53:00Z" w16du:dateUtc="2024-12-22T16:53:00Z">
              <w:rPr/>
            </w:rPrChange>
          </w:rPr>
          <w:fldChar w:fldCharType="end"/>
        </w:r>
      </w:del>
      <w:ins w:id="132" w:author="Ben Fels" w:date="2024-12-21T12:44:00Z" w16du:dateUtc="2024-12-21T11:44:00Z">
        <w:r w:rsidR="006E7B3E" w:rsidRPr="005A4558">
          <w:rPr>
            <w:rFonts w:cs="Arial"/>
          </w:rPr>
          <w:t xml:space="preserve">Die Ressourcen hierzu stehen nicht jedem zur Verfügung. Eine Alternative stellt das </w:t>
        </w:r>
      </w:ins>
      <w:ins w:id="133" w:author="Ben Fels" w:date="2024-12-22T17:58:00Z" w16du:dateUtc="2024-12-22T16:58:00Z">
        <w:r w:rsidR="009160AF">
          <w:rPr>
            <w:rFonts w:cs="Arial"/>
          </w:rPr>
          <w:t>Prompt Engineering bz</w:t>
        </w:r>
        <w:r w:rsidR="009160AF" w:rsidRPr="008464D1">
          <w:rPr>
            <w:rFonts w:cs="Arial"/>
          </w:rPr>
          <w:t xml:space="preserve">w. </w:t>
        </w:r>
      </w:ins>
      <w:proofErr w:type="spellStart"/>
      <w:ins w:id="134" w:author="Ben Fels" w:date="2024-12-21T12:44:00Z" w16du:dateUtc="2024-12-21T11:44:00Z">
        <w:r w:rsidR="006E7B3E" w:rsidRPr="008464D1">
          <w:t>Prompting</w:t>
        </w:r>
        <w:proofErr w:type="spellEnd"/>
        <w:r w:rsidR="006E7B3E" w:rsidRPr="005A4558">
          <w:t xml:space="preserve"> dar, welches sich auf die Methode</w:t>
        </w:r>
      </w:ins>
      <w:ins w:id="135" w:author="Ben Fels" w:date="2024-12-22T18:00:00Z" w16du:dateUtc="2024-12-22T17:00:00Z">
        <w:r w:rsidR="00176B77">
          <w:t>/</w:t>
        </w:r>
        <w:commentRangeStart w:id="136"/>
        <w:r w:rsidR="00176B77">
          <w:t>Prozess</w:t>
        </w:r>
      </w:ins>
      <w:commentRangeEnd w:id="136"/>
      <w:r w:rsidR="000D5F2E">
        <w:rPr>
          <w:rStyle w:val="Kommentarzeichen"/>
        </w:rPr>
        <w:commentReference w:id="136"/>
      </w:r>
      <w:ins w:id="137" w:author="Ben Fels" w:date="2024-12-21T12:44:00Z" w16du:dateUtc="2024-12-21T11:44:00Z">
        <w:r w:rsidR="006E7B3E" w:rsidRPr="005A4558">
          <w:t xml:space="preserve"> bezieht, einem LLM </w:t>
        </w:r>
      </w:ins>
      <w:ins w:id="138" w:author="Ben Fels" w:date="2024-12-22T17:58:00Z" w16du:dateUtc="2024-12-22T16:58:00Z">
        <w:r w:rsidR="009160AF">
          <w:t xml:space="preserve">präzise </w:t>
        </w:r>
      </w:ins>
      <w:ins w:id="139" w:author="Ben Fels" w:date="2024-12-21T12:44:00Z" w16du:dateUtc="2024-12-21T11:44:00Z">
        <w:r w:rsidR="006E7B3E" w:rsidRPr="005A4558">
          <w:t xml:space="preserve">Eingabeaufforderungen </w:t>
        </w:r>
      </w:ins>
      <w:ins w:id="140" w:author="Ben Fels" w:date="2024-12-22T17:59:00Z" w16du:dateUtc="2024-12-22T16:59:00Z">
        <w:r w:rsidR="00E75183">
          <w:t xml:space="preserve">(engl. prompt) </w:t>
        </w:r>
      </w:ins>
      <w:ins w:id="141" w:author="Ben Fels" w:date="2024-12-21T12:44:00Z" w16du:dateUtc="2024-12-21T11:44:00Z">
        <w:r w:rsidR="006E7B3E" w:rsidRPr="005A4558">
          <w:t xml:space="preserve">zu übergeben, um eine gewünschte </w:t>
        </w:r>
      </w:ins>
      <w:ins w:id="142" w:author="Ben Fels" w:date="2024-12-22T17:59:00Z" w16du:dateUtc="2024-12-22T16:59:00Z">
        <w:r w:rsidR="00E75183">
          <w:t xml:space="preserve">Antwort des LLMs zu erhalten </w:t>
        </w:r>
      </w:ins>
      <w:ins w:id="143" w:author="Ben Fels" w:date="2024-12-21T12:44:00Z" w16du:dateUtc="2024-12-21T11:44:00Z">
        <w:r w:rsidR="006E7B3E" w:rsidRPr="001908E1">
          <w:rPr>
            <w:highlight w:val="magenta"/>
            <w:rPrChange w:id="144"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5" w:author="Ben Fels" w:date="2024-12-21T12:44:00Z" w16du:dateUtc="2024-12-21T11:44:00Z">
        <w:r w:rsidR="006E7B3E" w:rsidRPr="001908E1">
          <w:rPr>
            <w:highlight w:val="magenta"/>
            <w:rPrChange w:id="146"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7" w:author="Ben Fels" w:date="2024-12-21T12:44:00Z" w16du:dateUtc="2024-12-21T11:44:00Z">
        <w:r w:rsidR="006E7B3E" w:rsidRPr="001908E1">
          <w:rPr>
            <w:highlight w:val="magenta"/>
            <w:rPrChange w:id="148" w:author="Ben Fels" w:date="2024-12-22T10:59:00Z" w16du:dateUtc="2024-12-22T09:59:00Z">
              <w:rPr/>
            </w:rPrChange>
          </w:rPr>
          <w:fldChar w:fldCharType="end"/>
        </w:r>
        <w:r w:rsidR="006E7B3E" w:rsidRPr="00552BDB">
          <w:rPr>
            <w:highlight w:val="magenta"/>
            <w:lang w:val="en-US"/>
            <w:rPrChange w:id="149"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50" w:author="Ben Fels" w:date="2024-12-22T18:00:00Z" w16du:dateUtc="2024-12-22T17:00:00Z"/>
        </w:rPr>
      </w:pPr>
      <w:ins w:id="151"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7F3896">
          <w:rPr>
            <w:highlight w:val="magenta"/>
            <w:lang w:val="en-US"/>
          </w:rPr>
          <w:fldChar w:fldCharType="begin"/>
        </w:r>
      </w:ins>
      <w:r w:rsidR="004C2386" w:rsidRPr="007F389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52" w:author="Ben Fels" w:date="2024-12-22T18:00:00Z" w16du:dateUtc="2024-12-22T17:00:00Z">
        <w:r w:rsidRPr="007F3896">
          <w:rPr>
            <w:highlight w:val="magenta"/>
            <w:lang w:val="en-US"/>
          </w:rPr>
          <w:fldChar w:fldCharType="separate"/>
        </w:r>
      </w:ins>
      <w:r w:rsidR="004C2386" w:rsidRPr="007F3896">
        <w:rPr>
          <w:rFonts w:cs="Arial"/>
          <w:highlight w:val="magenta"/>
        </w:rPr>
        <w:t>(OpenAI, 2024d)</w:t>
      </w:r>
      <w:ins w:id="153" w:author="Ben Fels" w:date="2024-12-22T18:00:00Z" w16du:dateUtc="2024-12-22T17:00:00Z">
        <w:r w:rsidRPr="007F3896">
          <w:rPr>
            <w:highlight w:val="magenta"/>
            <w:lang w:val="en-US"/>
          </w:rPr>
          <w:fldChar w:fldCharType="end"/>
        </w:r>
      </w:ins>
    </w:p>
    <w:p w14:paraId="6720BD8F" w14:textId="586A1154" w:rsidR="007965FC" w:rsidRPr="00494AED" w:rsidRDefault="00494AED" w:rsidP="006E7B3E">
      <w:pPr>
        <w:jc w:val="both"/>
        <w:rPr>
          <w:ins w:id="154" w:author="Ben Fels" w:date="2024-12-21T12:57:00Z" w16du:dateUtc="2024-12-21T11:57:00Z"/>
          <w:b/>
        </w:rPr>
      </w:pPr>
      <w:r w:rsidRPr="00494AED">
        <w:rPr>
          <w:b/>
        </w:rPr>
        <w:t>Ziel</w:t>
      </w:r>
      <w:r>
        <w:rPr>
          <w:b/>
        </w:rPr>
        <w:t xml:space="preserve"> / Forschungsfrage</w:t>
      </w:r>
    </w:p>
    <w:p w14:paraId="771F39A9" w14:textId="05E53FC7" w:rsidR="006E7B3E" w:rsidDel="00A72529" w:rsidRDefault="006E7B3E" w:rsidP="00D26E43">
      <w:pPr>
        <w:jc w:val="both"/>
        <w:rPr>
          <w:del w:id="155" w:author="Ben Fels" w:date="2024-12-21T12:45:00Z" w16du:dateUtc="2024-12-21T11:45:00Z"/>
          <w:moveTo w:id="156" w:author="Ben Fels" w:date="2024-12-21T11:50:00Z" w16du:dateUtc="2024-12-21T10:50:00Z"/>
        </w:rPr>
      </w:pPr>
      <w:ins w:id="157" w:author="Ben Fels" w:date="2024-12-21T12:44:00Z" w16du:dateUtc="2024-12-21T11:44:00Z">
        <w:r w:rsidRPr="005A4558">
          <w:t xml:space="preserve">In der geplanten Untersuchung soll die Wirksamkeit dieser </w:t>
        </w:r>
      </w:ins>
      <w:proofErr w:type="spellStart"/>
      <w:r w:rsidR="00E02F3C">
        <w:t>Prompting</w:t>
      </w:r>
      <w:proofErr w:type="spellEnd"/>
      <w:r w:rsidR="00E02F3C">
        <w:t>-</w:t>
      </w:r>
      <w:ins w:id="158" w:author="Ben Fels" w:date="2024-12-21T12:44:00Z" w16du:dateUtc="2024-12-21T11:44:00Z">
        <w:r w:rsidRPr="005A4558">
          <w:t xml:space="preserve">Methoden an dem Anwendungsfall des </w:t>
        </w:r>
        <w:r>
          <w:t xml:space="preserve">Argument </w:t>
        </w:r>
        <w:proofErr w:type="spellStart"/>
        <w:r>
          <w:t>Mining</w:t>
        </w:r>
        <w:r w:rsidRPr="005A4558">
          <w:t>s</w:t>
        </w:r>
        <w:proofErr w:type="spellEnd"/>
        <w:r w:rsidRPr="005A4558">
          <w:t xml:space="preserve"> untersucht werden. Der Einsatz vortrainierter Modelle ohne umfangreiche Anpassung könnte den Aufwand für </w:t>
        </w:r>
        <w:r>
          <w:t>Argument Mining</w:t>
        </w:r>
        <w:r w:rsidRPr="005A4558">
          <w:t xml:space="preserve"> erheblich reduzieren. Trotz der Popularität großer Sprachmodelle gibt es </w:t>
        </w:r>
      </w:ins>
      <w:r w:rsidR="00A738F3">
        <w:t xml:space="preserve">nach meinem Kenntnisstand zum jetzigen Zeitpunkt </w:t>
      </w:r>
      <w:commentRangeStart w:id="159"/>
      <w:r w:rsidR="00A267A8">
        <w:t xml:space="preserve">nur </w:t>
      </w:r>
      <w:r w:rsidR="005F077E">
        <w:t>einzelne</w:t>
      </w:r>
      <w:ins w:id="160" w:author="Ben Fels" w:date="2024-12-21T12:44:00Z" w16du:dateUtc="2024-12-21T11:44:00Z">
        <w:r w:rsidRPr="005A4558">
          <w:t xml:space="preserve"> systematische Studien, d</w:t>
        </w:r>
      </w:ins>
      <w:commentRangeEnd w:id="159"/>
      <w:r w:rsidR="008440EA">
        <w:rPr>
          <w:rStyle w:val="Kommentarzeichen"/>
        </w:rPr>
        <w:commentReference w:id="159"/>
      </w:r>
      <w:ins w:id="161" w:author="Ben Fels" w:date="2024-12-21T12:44:00Z" w16du:dateUtc="2024-12-21T11:44:00Z">
        <w:r w:rsidRPr="005A4558">
          <w:t xml:space="preserve">ie sich explizit auf deren Anwendung für </w:t>
        </w:r>
        <w:r>
          <w:t>Argument Mining</w:t>
        </w:r>
        <w:r w:rsidRPr="005A4558">
          <w:t xml:space="preserve"> und die Rolle von Eingabeaufforderungen fokussieren. Dort soll die</w:t>
        </w:r>
      </w:ins>
      <w:r w:rsidR="00040628">
        <w:t xml:space="preserve">se </w:t>
      </w:r>
      <w:ins w:id="162" w:author="Ben Fels" w:date="2024-12-21T12:44:00Z" w16du:dateUtc="2024-12-21T11:44:00Z">
        <w:r w:rsidRPr="005A4558">
          <w:t>Untersuchung ansetzen.</w:t>
        </w:r>
      </w:ins>
    </w:p>
    <w:p w14:paraId="67BC759D" w14:textId="790E3068" w:rsidR="00F34A39" w:rsidDel="00A72529" w:rsidRDefault="00F34A39" w:rsidP="00D26E43">
      <w:pPr>
        <w:jc w:val="both"/>
        <w:rPr>
          <w:del w:id="163" w:author="Ben Fels" w:date="2024-12-21T12:45:00Z" w16du:dateUtc="2024-12-21T11:45:00Z"/>
          <w:moveTo w:id="164" w:author="Ben Fels" w:date="2024-12-21T11:50:00Z" w16du:dateUtc="2024-12-21T10:50:00Z"/>
        </w:rPr>
      </w:pPr>
      <w:moveTo w:id="165" w:author="Ben Fels" w:date="2024-12-21T11:50:00Z" w16du:dateUtc="2024-12-21T10:50:00Z">
        <w:del w:id="166"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11"/>
    <w:p w14:paraId="310D24ED" w14:textId="2E677403" w:rsidR="00491A04" w:rsidDel="00A72529" w:rsidRDefault="00E14BB0" w:rsidP="00D26E43">
      <w:pPr>
        <w:jc w:val="both"/>
        <w:rPr>
          <w:del w:id="167" w:author="Ben Fels" w:date="2024-12-21T12:45:00Z" w16du:dateUtc="2024-12-21T11:45:00Z"/>
        </w:rPr>
      </w:pPr>
      <w:del w:id="168" w:author="Ben Fels" w:date="2024-12-21T12:45:00Z" w16du:dateUtc="2024-12-21T11:45:00Z">
        <w:r w:rsidRPr="00E14BB0" w:rsidDel="00A72529">
          <w:delText xml:space="preserve">Peldszus </w:delText>
        </w:r>
        <w:commentRangeStart w:id="169"/>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9"/>
        <w:r w:rsidR="003F72C9" w:rsidDel="00A72529">
          <w:rPr>
            <w:rStyle w:val="Kommentarzeichen"/>
          </w:rPr>
          <w:commentReference w:id="169"/>
        </w:r>
      </w:del>
    </w:p>
    <w:p w14:paraId="09764F2C" w14:textId="6661EAF5" w:rsidR="003A5172" w:rsidRPr="00A66707" w:rsidRDefault="009C2379" w:rsidP="00D26E43">
      <w:pPr>
        <w:jc w:val="both"/>
        <w:rPr>
          <w:ins w:id="170" w:author="Ben Fels" w:date="2024-12-21T12:46:00Z" w16du:dateUtc="2024-12-21T11:46:00Z"/>
        </w:rPr>
      </w:pPr>
      <w:moveToRangeStart w:id="171" w:author="Ben Fels" w:date="2024-12-21T11:51:00Z" w:name="move185674280"/>
      <w:moveTo w:id="172" w:author="Ben Fels" w:date="2024-12-21T11:51:00Z" w16du:dateUtc="2024-12-21T10:51:00Z">
        <w:del w:id="173"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74" w:author="Ben Fels" w:date="2024-12-21T12:54:00Z" w16du:dateUtc="2024-12-21T11:54:00Z">
          <w:r w:rsidDel="00AC3B7D">
            <w:delText xml:space="preserve"> </w:delText>
          </w:r>
        </w:del>
      </w:moveTo>
      <w:r w:rsidR="00D26E43">
        <w:t xml:space="preserve"> </w:t>
      </w:r>
      <w:ins w:id="175" w:author="Ben Fels" w:date="2024-12-21T12:46:00Z" w16du:dateUtc="2024-12-21T11:46:00Z">
        <w:r w:rsidR="003A5172" w:rsidRPr="00A66707">
          <w:t>Die</w:t>
        </w:r>
      </w:ins>
      <w:r w:rsidR="00D26E43">
        <w:t xml:space="preserve"> vorliegende</w:t>
      </w:r>
      <w:ins w:id="176" w:author="Ben Fels" w:date="2024-12-21T12:46:00Z" w16du:dateUtc="2024-12-21T11:46:00Z">
        <w:r w:rsidR="003A5172" w:rsidRPr="00A66707">
          <w:t xml:space="preserve"> Masterarbeit zielt darauf ab, die Potenziale und Herausforderungen großer Sprachmodelle im Kontext des </w:t>
        </w:r>
        <w:r w:rsidR="003A5172">
          <w:t xml:space="preserve">Argument </w:t>
        </w:r>
        <w:proofErr w:type="spellStart"/>
        <w:r w:rsidR="003A5172">
          <w:t>Mining</w:t>
        </w:r>
        <w:r w:rsidR="003A5172" w:rsidRPr="00A66707">
          <w:t>s</w:t>
        </w:r>
        <w:proofErr w:type="spellEnd"/>
        <w:r w:rsidR="003A5172" w:rsidRPr="00A66707">
          <w:t xml:space="preserve"> zu erforschen. Der Fokus liegt dabei auf der Anwendung von </w:t>
        </w:r>
        <w:r w:rsidR="003A5172">
          <w:rPr>
            <w:iCs/>
          </w:rPr>
          <w:t>Prompt Engineering</w:t>
        </w:r>
        <w:r w:rsidR="003A5172" w:rsidRPr="00A66707">
          <w:t xml:space="preserve">, um die Generalisierungsfähigkeiten dieser Modelle gezielt zu steuern und deren Leistung ohne Fine-Tuning </w:t>
        </w:r>
      </w:ins>
      <w:r w:rsidR="00914E4E">
        <w:t>für das Argument</w:t>
      </w:r>
      <w:r w:rsidR="00C7600E">
        <w:t xml:space="preserve"> Mi</w:t>
      </w:r>
      <w:r w:rsidR="008440EA">
        <w:t>n</w:t>
      </w:r>
      <w:r w:rsidR="00C7600E">
        <w:t xml:space="preserve">ing </w:t>
      </w:r>
      <w:r w:rsidR="008440EA">
        <w:t xml:space="preserve">zu </w:t>
      </w:r>
      <w:r w:rsidR="00914E4E">
        <w:t>verbessern</w:t>
      </w:r>
      <w:ins w:id="177" w:author="Ben Fels" w:date="2024-12-21T12:46:00Z" w16du:dateUtc="2024-12-21T11:46:00Z">
        <w:r w:rsidR="003A5172" w:rsidRPr="00A66707">
          <w:t xml:space="preserve">. Die zentrale </w:t>
        </w:r>
        <w:r w:rsidR="003A5172" w:rsidRPr="003E7999">
          <w:t>Forschungsfrage</w:t>
        </w:r>
        <w:r w:rsidR="003A5172" w:rsidRPr="00A66707">
          <w:t xml:space="preserve"> lautet: </w:t>
        </w:r>
        <w:r w:rsidR="003A5172" w:rsidRPr="003A5172">
          <w:rPr>
            <w:highlight w:val="yellow"/>
            <w:rPrChange w:id="178"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D26E43">
      <w:pPr>
        <w:jc w:val="both"/>
        <w:rPr>
          <w:del w:id="179" w:author="Ben Fels" w:date="2024-12-21T12:47:00Z" w16du:dateUtc="2024-12-21T11:47:00Z"/>
          <w:moveTo w:id="180" w:author="Ben Fels" w:date="2024-12-21T11:51:00Z" w16du:dateUtc="2024-12-21T10:51:00Z"/>
        </w:rPr>
      </w:pPr>
    </w:p>
    <w:p w14:paraId="68B84C80" w14:textId="1DC4833E" w:rsidR="009C2379" w:rsidDel="0084052A" w:rsidRDefault="009C2379" w:rsidP="00D26E43">
      <w:pPr>
        <w:jc w:val="both"/>
        <w:rPr>
          <w:del w:id="181" w:author="Ben Fels" w:date="2024-12-21T12:46:00Z" w16du:dateUtc="2024-12-21T11:46:00Z"/>
          <w:moveTo w:id="182" w:author="Ben Fels" w:date="2024-12-21T11:51:00Z" w16du:dateUtc="2024-12-21T10:51:00Z"/>
        </w:rPr>
      </w:pPr>
      <w:moveTo w:id="183" w:author="Ben Fels" w:date="2024-12-21T11:51:00Z" w16du:dateUtc="2024-12-21T10:51:00Z">
        <w:del w:id="184"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D26E43">
      <w:pPr>
        <w:jc w:val="both"/>
        <w:rPr>
          <w:ins w:id="185" w:author="Ben Fels" w:date="2024-12-21T12:46:00Z" w16du:dateUtc="2024-12-21T11:46:00Z"/>
        </w:rPr>
      </w:pPr>
      <w:moveToRangeStart w:id="186" w:author="Ben Fels" w:date="2024-12-21T11:52:00Z" w:name="move185674394"/>
      <w:moveToRangeEnd w:id="171"/>
      <w:moveTo w:id="187" w:author="Ben Fels" w:date="2024-12-21T11:52:00Z" w16du:dateUtc="2024-12-21T10:52:00Z">
        <w:del w:id="188" w:author="Ben Fels" w:date="2024-12-21T12:47:00Z" w16du:dateUtc="2024-12-21T11:47:00Z">
          <w:r w:rsidDel="003A5172">
            <w:delText>Ziel dieser Masterarbeit ist es</w:delText>
          </w:r>
        </w:del>
        <w:del w:id="189"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90" w:author="Ben Fels" w:date="2024-12-21T12:46:00Z" w16du:dateUtc="2024-12-21T11:46:00Z">
        <w:r w:rsidR="0084052A">
          <w:t>Ansatz zum automatisieren des Prozesses, zum Überführen von unstrukturierten daten (Text) in strukturierte Argumente.</w:t>
        </w:r>
      </w:ins>
    </w:p>
    <w:p w14:paraId="30121EA2" w14:textId="416AD166" w:rsidR="005C0688" w:rsidRDefault="00E26981" w:rsidP="005C0688">
      <w:pPr>
        <w:rPr>
          <w:moveTo w:id="191" w:author="Ben Fels" w:date="2024-12-21T11:52:00Z" w16du:dateUtc="2024-12-21T10:52:00Z"/>
        </w:rPr>
      </w:pPr>
      <w:r>
        <w:t xml:space="preserve">Davon wird sich erhofft </w:t>
      </w:r>
      <w:moveTo w:id="192" w:author="Ben Fels" w:date="2024-12-21T11:52:00Z" w16du:dateUtc="2024-12-21T10:52:00Z">
        <w:r w:rsidR="005C0688">
          <w:t xml:space="preserve">die Verständlichkeit und Nachvollziehbarkeit der Texte erhöhen und die Effizienz der Informationsverarbeitung </w:t>
        </w:r>
      </w:moveTo>
      <w:r>
        <w:t xml:space="preserve">zu </w:t>
      </w:r>
      <w:moveTo w:id="193" w:author="Ben Fels" w:date="2024-12-21T11:52:00Z" w16du:dateUtc="2024-12-21T10:52:00Z">
        <w:r w:rsidR="005C0688">
          <w:t>verbessern.</w:t>
        </w:r>
      </w:moveTo>
    </w:p>
    <w:p w14:paraId="422E05CB" w14:textId="1F01B6AF" w:rsidR="005C0688" w:rsidRDefault="008527A6" w:rsidP="00A35D5E">
      <w:ins w:id="194" w:author="Ben Fels" w:date="2024-12-21T13:13:00Z" w16du:dateUtc="2024-12-21T12:13:00Z">
        <w:r w:rsidRPr="00DF79FF">
          <w:rPr>
            <w:highlight w:val="cyan"/>
            <w:rPrChange w:id="195" w:author="Ben Fels" w:date="2024-12-21T13:13:00Z" w16du:dateUtc="2024-12-21T12:13:00Z">
              <w:rPr/>
            </w:rPrChange>
          </w:rPr>
          <w:t>Aufbau der Untersuchung beschreiben</w:t>
        </w:r>
      </w:ins>
      <w:moveTo w:id="196" w:author="Ben Fels" w:date="2024-12-21T11:52:00Z" w16du:dateUtc="2024-12-21T10:52:00Z">
        <w:del w:id="197" w:author="Ben Fels" w:date="2024-12-21T12:46:00Z" w16du:dateUtc="2024-12-21T11:46:00Z">
          <w:r w:rsidR="005C0688" w:rsidDel="0084052A">
            <w:delText>Ansatz zum automatisieren des Prozesses, zum Überführen von unstrukturierten daten (Text) in strukturierte Argumente.</w:delText>
          </w:r>
        </w:del>
      </w:moveTo>
    </w:p>
    <w:p w14:paraId="4EB16D18" w14:textId="77777777" w:rsidR="008527A6" w:rsidDel="006F0952" w:rsidRDefault="008527A6" w:rsidP="005C0688">
      <w:pPr>
        <w:rPr>
          <w:del w:id="198" w:author="Ben Fels" w:date="2024-12-21T12:46:00Z" w16du:dateUtc="2024-12-21T11:46:00Z"/>
        </w:rPr>
      </w:pPr>
    </w:p>
    <w:p w14:paraId="3130F334" w14:textId="295E812C" w:rsidR="00F327FF" w:rsidRDefault="006F0952" w:rsidP="00A35D5E">
      <w:ins w:id="199" w:author="Ben Fels" w:date="2024-12-21T13:12:00Z" w16du:dateUtc="2024-12-21T12:12:00Z">
        <w:r>
          <w:t xml:space="preserve">Zur Beantwortung der Forschungsfrage bedarf es </w:t>
        </w:r>
      </w:ins>
      <w:r w:rsidR="005F312E">
        <w:t xml:space="preserve">zunächst einiger </w:t>
      </w:r>
      <w:ins w:id="200" w:author="Ben Fels" w:date="2024-12-21T13:12:00Z" w16du:dateUtc="2024-12-21T12:12:00Z">
        <w:r>
          <w:t>Begriffsde</w:t>
        </w:r>
      </w:ins>
      <w:ins w:id="201" w:author="Ben Fels" w:date="2024-12-21T13:13:00Z" w16du:dateUtc="2024-12-21T12:13:00Z">
        <w:r>
          <w:t>finition</w:t>
        </w:r>
      </w:ins>
      <w:r w:rsidR="005F312E">
        <w:t xml:space="preserve"> sowie der Beleuchtung des aktuelle </w:t>
      </w:r>
      <w:ins w:id="202" w:author="Ben Fels" w:date="2024-12-21T13:13:00Z" w16du:dateUtc="2024-12-21T12:13:00Z">
        <w:r w:rsidR="00DF79FF">
          <w:t>Forschung</w:t>
        </w:r>
      </w:ins>
      <w:r w:rsidR="00F327FF">
        <w:t xml:space="preserve">sstands. </w:t>
      </w:r>
    </w:p>
    <w:p w14:paraId="333BAAA4" w14:textId="5DDB6496" w:rsidR="0051071F" w:rsidRDefault="008527A6" w:rsidP="00A35D5E">
      <w:r>
        <w:t xml:space="preserve">Anschließend </w:t>
      </w:r>
      <w:r w:rsidR="00C66EC3">
        <w:t>wird in dem Kapitel</w:t>
      </w:r>
      <w:r w:rsidR="00FC36BC">
        <w:t xml:space="preserve"> </w:t>
      </w:r>
      <w:r w:rsidR="008906DC">
        <w:fldChar w:fldCharType="begin"/>
      </w:r>
      <w:r w:rsidR="008906DC">
        <w:instrText xml:space="preserve"> REF _Ref188081959 \n \h </w:instrText>
      </w:r>
      <w:r w:rsidR="008906DC">
        <w:fldChar w:fldCharType="separate"/>
      </w:r>
      <w:r w:rsidR="008906DC">
        <w:t>2</w:t>
      </w:r>
      <w:r w:rsidR="008906DC">
        <w:fldChar w:fldCharType="end"/>
      </w:r>
      <w:r w:rsidR="008906DC">
        <w:t xml:space="preserve"> </w:t>
      </w:r>
      <w:r w:rsidR="00C66EC3">
        <w:t xml:space="preserve">das </w:t>
      </w:r>
      <w:r w:rsidR="00FC36BC">
        <w:t xml:space="preserve">ausgewählte </w:t>
      </w:r>
      <w:r w:rsidR="00C66EC3">
        <w:t>Modell</w:t>
      </w:r>
      <w:r w:rsidR="00FC36BC">
        <w:t>, die verwendeten Daten</w:t>
      </w:r>
      <w:r w:rsidR="008507A9">
        <w:t xml:space="preserve"> sowie die Vorgehensweise und Methode der Datenanalyse erläutert.</w:t>
      </w:r>
      <w:r w:rsidR="00715C14">
        <w:t xml:space="preserve"> Darauf aufbauend</w:t>
      </w:r>
      <w:r w:rsidR="00A81C43">
        <w:t xml:space="preserve"> werden in Kapitel </w:t>
      </w:r>
      <w:r w:rsidR="00A81C43">
        <w:fldChar w:fldCharType="begin"/>
      </w:r>
      <w:r w:rsidR="00A81C43">
        <w:instrText xml:space="preserve"> REF _Ref188082210 \n \h </w:instrText>
      </w:r>
      <w:r w:rsidR="00A81C43">
        <w:fldChar w:fldCharType="separate"/>
      </w:r>
      <w:r w:rsidR="00A81C43">
        <w:t>3</w:t>
      </w:r>
      <w:r w:rsidR="00A81C43">
        <w:fldChar w:fldCharType="end"/>
      </w:r>
      <w:r w:rsidR="00A81C43">
        <w:t xml:space="preserve"> </w:t>
      </w:r>
      <w:r w:rsidR="003F4B2A">
        <w:t>die Ergebnisse</w:t>
      </w:r>
      <w:r w:rsidR="00D42419">
        <w:t xml:space="preserve"> der Untersuchung</w:t>
      </w:r>
      <w:r w:rsidR="003F4B2A">
        <w:t xml:space="preserve"> dargestellt</w:t>
      </w:r>
      <w:r w:rsidR="0022073C">
        <w:t xml:space="preserve">, </w:t>
      </w:r>
      <w:r w:rsidR="0022073C">
        <w:lastRenderedPageBreak/>
        <w:t xml:space="preserve">sodass diese in Kapitel </w:t>
      </w:r>
      <w:r w:rsidR="0022073C">
        <w:fldChar w:fldCharType="begin"/>
      </w:r>
      <w:r w:rsidR="0022073C">
        <w:instrText xml:space="preserve"> REF _Ref188082387 \n \h </w:instrText>
      </w:r>
      <w:r w:rsidR="0022073C">
        <w:fldChar w:fldCharType="separate"/>
      </w:r>
      <w:r w:rsidR="0022073C">
        <w:t>4</w:t>
      </w:r>
      <w:r w:rsidR="0022073C">
        <w:fldChar w:fldCharType="end"/>
      </w:r>
      <w:r w:rsidR="0022073C">
        <w:t xml:space="preserve"> diskutiert und </w:t>
      </w:r>
      <w:r w:rsidR="007E535F">
        <w:t>mögliche Handlungsempfehlungen abgeleitet werden können.</w:t>
      </w:r>
    </w:p>
    <w:p w14:paraId="03A30209" w14:textId="27F4D87C" w:rsidR="00A35D5E" w:rsidDel="00722631" w:rsidRDefault="00A35D5E" w:rsidP="00A35D5E">
      <w:pPr>
        <w:rPr>
          <w:del w:id="203" w:author="Ben Fels" w:date="2024-12-21T13:05:00Z" w16du:dateUtc="2024-12-21T12:05:00Z"/>
          <w:moveTo w:id="204" w:author="Ben Fels" w:date="2024-12-21T11:53:00Z" w16du:dateUtc="2024-12-21T10:53:00Z"/>
        </w:rPr>
      </w:pPr>
      <w:moveToRangeStart w:id="205" w:author="Ben Fels" w:date="2024-12-21T11:53:00Z" w:name="move185674422"/>
      <w:moveToRangeEnd w:id="186"/>
      <w:moveTo w:id="206" w:author="Ben Fels" w:date="2024-12-21T11:53:00Z" w16du:dateUtc="2024-12-21T10:53:00Z">
        <w:del w:id="207"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8" w:author="Ben Fels" w:date="2024-12-21T13:06:00Z" w16du:dateUtc="2024-12-21T12:06:00Z"/>
          <w:moveTo w:id="209" w:author="Ben Fels" w:date="2024-12-21T11:53:00Z" w16du:dateUtc="2024-12-21T10:53:00Z"/>
        </w:rPr>
      </w:pPr>
      <w:moveTo w:id="210" w:author="Ben Fels" w:date="2024-12-21T11:53:00Z" w16du:dateUtc="2024-12-21T10:53:00Z">
        <w:del w:id="211"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12" w:author="Ben Fels" w:date="2024-12-21T13:06:00Z" w16du:dateUtc="2024-12-21T12:06:00Z"/>
          <w:moveTo w:id="213" w:author="Ben Fels" w:date="2024-12-21T11:53:00Z" w16du:dateUtc="2024-12-21T10:53:00Z"/>
        </w:rPr>
      </w:pPr>
      <w:moveTo w:id="214" w:author="Ben Fels" w:date="2024-12-21T11:53:00Z" w16du:dateUtc="2024-12-21T10:53:00Z">
        <w:del w:id="215"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6" w:author="Ben Fels" w:date="2024-12-21T13:06:00Z" w16du:dateUtc="2024-12-21T12:06:00Z"/>
          <w:moveTo w:id="217" w:author="Ben Fels" w:date="2024-12-21T11:53:00Z" w16du:dateUtc="2024-12-21T10:53:00Z"/>
        </w:rPr>
      </w:pPr>
      <w:moveTo w:id="218" w:author="Ben Fels" w:date="2024-12-21T11:53:00Z" w16du:dateUtc="2024-12-21T10:53:00Z">
        <w:del w:id="219" w:author="Ben Fels" w:date="2024-12-21T13:06:00Z" w16du:dateUtc="2024-12-21T12:06:00Z">
          <w:r w:rsidRPr="006F0952" w:rsidDel="006820FB">
            <w:rPr>
              <w:rPrChange w:id="220"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21"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22" w:author="Ben Fels" w:date="2024-12-21T13:07:00Z" w16du:dateUtc="2024-12-21T12:07:00Z"/>
          <w:moveTo w:id="223" w:author="Ben Fels" w:date="2024-12-21T11:53:00Z" w16du:dateUtc="2024-12-21T10:53:00Z"/>
        </w:rPr>
      </w:pPr>
      <w:moveTo w:id="224" w:author="Ben Fels" w:date="2024-12-21T11:53:00Z" w16du:dateUtc="2024-12-21T10:53:00Z">
        <w:del w:id="225"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6"/>
          <w:r w:rsidRPr="006820FB" w:rsidDel="00FB56BB">
            <w:rPr>
              <w:highlight w:val="magenta"/>
              <w:rPrChange w:id="227" w:author="Ben Fels" w:date="2024-12-21T13:07:00Z" w16du:dateUtc="2024-12-21T12:07:00Z">
                <w:rPr/>
              </w:rPrChange>
            </w:rPr>
            <w:delText xml:space="preserve">Lu et al. </w:delText>
          </w:r>
          <w:r w:rsidRPr="006820FB" w:rsidDel="00FB56BB">
            <w:rPr>
              <w:highlight w:val="magenta"/>
              <w:rPrChange w:id="228" w:author="Ben Fels" w:date="2024-12-21T13:07:00Z" w16du:dateUtc="2024-12-21T12:07:00Z">
                <w:rPr/>
              </w:rPrChange>
            </w:rPr>
            <w:fldChar w:fldCharType="begin"/>
          </w:r>
          <w:r w:rsidRPr="006820FB" w:rsidDel="00FB56BB">
            <w:rPr>
              <w:highlight w:val="magenta"/>
              <w:rPrChange w:id="229"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30" w:author="Ben Fels" w:date="2024-12-21T13:07:00Z" w16du:dateUtc="2024-12-21T12:07:00Z">
                <w:rPr/>
              </w:rPrChange>
            </w:rPr>
            <w:fldChar w:fldCharType="separate"/>
          </w:r>
          <w:r w:rsidRPr="006820FB" w:rsidDel="00FB56BB">
            <w:rPr>
              <w:rFonts w:cs="Arial"/>
              <w:highlight w:val="magenta"/>
              <w:rPrChange w:id="231" w:author="Ben Fels" w:date="2024-12-21T13:07:00Z" w16du:dateUtc="2024-12-21T12:07:00Z">
                <w:rPr>
                  <w:rFonts w:cs="Arial"/>
                </w:rPr>
              </w:rPrChange>
            </w:rPr>
            <w:delText>(2024)</w:delText>
          </w:r>
          <w:r w:rsidRPr="006820FB" w:rsidDel="00FB56BB">
            <w:rPr>
              <w:highlight w:val="magenta"/>
              <w:rPrChange w:id="232" w:author="Ben Fels" w:date="2024-12-21T13:07:00Z" w16du:dateUtc="2024-12-21T12:07:00Z">
                <w:rPr/>
              </w:rPrChange>
            </w:rPr>
            <w:fldChar w:fldCharType="end"/>
          </w:r>
          <w:commentRangeEnd w:id="226"/>
          <w:r w:rsidRPr="006820FB" w:rsidDel="00FB56BB">
            <w:rPr>
              <w:rStyle w:val="Kommentarzeichen"/>
              <w:highlight w:val="magenta"/>
              <w:rPrChange w:id="233" w:author="Ben Fels" w:date="2024-12-21T13:07:00Z" w16du:dateUtc="2024-12-21T12:07:00Z">
                <w:rPr>
                  <w:rStyle w:val="Kommentarzeichen"/>
                </w:rPr>
              </w:rPrChange>
            </w:rPr>
            <w:commentReference w:id="226"/>
          </w:r>
          <w:r w:rsidDel="00FB56BB">
            <w:delText xml:space="preserve"> zu entnehmen. </w:delText>
          </w:r>
        </w:del>
      </w:moveTo>
    </w:p>
    <w:p w14:paraId="210BF37C" w14:textId="5BB58638" w:rsidR="00A35D5E" w:rsidDel="00446345" w:rsidRDefault="00A35D5E" w:rsidP="00A35D5E">
      <w:pPr>
        <w:rPr>
          <w:del w:id="234" w:author="Ben Fels" w:date="2024-12-21T13:07:00Z" w16du:dateUtc="2024-12-21T12:07:00Z"/>
          <w:moveTo w:id="235" w:author="Ben Fels" w:date="2024-12-21T11:53:00Z" w16du:dateUtc="2024-12-21T10:53:00Z"/>
        </w:rPr>
      </w:pPr>
      <w:moveTo w:id="236" w:author="Ben Fels" w:date="2024-12-21T11:53:00Z" w16du:dateUtc="2024-12-21T10:53:00Z">
        <w:del w:id="237"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8" w:author="Ben Fels" w:date="2024-12-21T13:07:00Z" w16du:dateUtc="2024-12-21T12:07:00Z">
          <w:r w:rsidDel="006820FB">
            <w:delText>-</w:delText>
          </w:r>
        </w:del>
        <w:del w:id="239"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40" w:author="Ben Fels" w:date="2024-12-21T13:15:00Z" w16du:dateUtc="2024-12-21T12:15:00Z"/>
          <w:moveTo w:id="241" w:author="Ben Fels" w:date="2024-12-21T11:53:00Z" w16du:dateUtc="2024-12-21T10:53:00Z"/>
          <w:rPrChange w:id="242" w:author="Ben Fels" w:date="2024-12-21T18:19:00Z" w16du:dateUtc="2024-12-21T17:19:00Z">
            <w:rPr>
              <w:del w:id="243" w:author="Ben Fels" w:date="2024-12-21T13:15:00Z" w16du:dateUtc="2024-12-21T12:15:00Z"/>
              <w:moveTo w:id="244" w:author="Ben Fels" w:date="2024-12-21T11:53:00Z" w16du:dateUtc="2024-12-21T10:53:00Z"/>
              <w:lang w:val="en-US"/>
            </w:rPr>
          </w:rPrChange>
        </w:rPr>
      </w:pPr>
      <w:moveTo w:id="245" w:author="Ben Fels" w:date="2024-12-21T11:53:00Z" w16du:dateUtc="2024-12-21T10:53:00Z">
        <w:del w:id="246" w:author="Ben Fels" w:date="2024-12-21T13:07:00Z" w16du:dateUtc="2024-12-21T12:07:00Z">
          <w:r w:rsidRPr="002F4B5A" w:rsidDel="00446345">
            <w:rPr>
              <w:rPrChange w:id="247"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8" w:author="Ben Fels" w:date="2024-12-21T13:08:00Z" w16du:dateUtc="2024-12-21T12:08:00Z"/>
          <w:moveTo w:id="249" w:author="Ben Fels" w:date="2024-12-21T11:53:00Z" w16du:dateUtc="2024-12-21T10:53:00Z"/>
        </w:rPr>
      </w:pPr>
      <w:moveTo w:id="250" w:author="Ben Fels" w:date="2024-12-21T11:53:00Z" w16du:dateUtc="2024-12-21T10:53:00Z">
        <w:del w:id="251"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52" w:author="Ben Fels" w:date="2024-12-21T13:08:00Z" w16du:dateUtc="2024-12-21T12:08:00Z"/>
          <w:moveTo w:id="253" w:author="Ben Fels" w:date="2024-12-21T11:53:00Z" w16du:dateUtc="2024-12-21T10:53:00Z"/>
        </w:rPr>
      </w:pPr>
      <w:moveTo w:id="254" w:author="Ben Fels" w:date="2024-12-21T11:53:00Z" w16du:dateUtc="2024-12-21T10:53:00Z">
        <w:del w:id="255"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6" w:author="Ben Fels" w:date="2024-12-21T13:08:00Z" w16du:dateUtc="2024-12-21T12:08:00Z"/>
          <w:moveTo w:id="257" w:author="Ben Fels" w:date="2024-12-21T11:53:00Z" w16du:dateUtc="2024-12-21T10:53:00Z"/>
        </w:rPr>
      </w:pPr>
      <w:moveTo w:id="258" w:author="Ben Fels" w:date="2024-12-21T11:53:00Z" w16du:dateUtc="2024-12-21T10:53:00Z">
        <w:del w:id="259"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60" w:author="Ben Fels" w:date="2024-12-21T13:14:00Z" w16du:dateUtc="2024-12-21T12:14:00Z"/>
          <w:moveTo w:id="261" w:author="Ben Fels" w:date="2024-12-21T11:53:00Z" w16du:dateUtc="2024-12-21T10:53:00Z"/>
        </w:rPr>
      </w:pPr>
      <w:moveTo w:id="262" w:author="Ben Fels" w:date="2024-12-21T11:53:00Z" w16du:dateUtc="2024-12-21T10:53:00Z">
        <w:del w:id="263"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64" w:author="Ben Fels" w:date="2024-12-21T19:35:00Z" w16du:dateUtc="2024-12-21T18:35:00Z"/>
          <w:moveTo w:id="265" w:author="Ben Fels" w:date="2024-12-21T11:53:00Z" w16du:dateUtc="2024-12-21T10:53:00Z"/>
        </w:rPr>
      </w:pPr>
      <w:moveTo w:id="266" w:author="Ben Fels" w:date="2024-12-21T11:53:00Z" w16du:dateUtc="2024-12-21T10:53:00Z">
        <w:del w:id="267"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8" w:author="Ben Fels" w:date="2024-12-21T13:12:00Z" w16du:dateUtc="2024-12-21T12:12:00Z"/>
          <w:moveTo w:id="269" w:author="Ben Fels" w:date="2024-12-21T11:53:00Z" w16du:dateUtc="2024-12-21T10:53:00Z"/>
        </w:rPr>
      </w:pPr>
      <w:moveTo w:id="270" w:author="Ben Fels" w:date="2024-12-21T11:53:00Z" w16du:dateUtc="2024-12-21T10:53:00Z">
        <w:del w:id="271"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72" w:author="Ben Fels" w:date="2024-12-21T13:14:00Z" w16du:dateUtc="2024-12-21T12:14:00Z"/>
          <w:moveTo w:id="273" w:author="Ben Fels" w:date="2024-12-21T11:53:00Z" w16du:dateUtc="2024-12-21T10:53:00Z"/>
        </w:rPr>
      </w:pPr>
      <w:moveTo w:id="274" w:author="Ben Fels" w:date="2024-12-21T11:53:00Z" w16du:dateUtc="2024-12-21T10:53:00Z">
        <w:del w:id="275"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205"/>
    <w:p w14:paraId="5CF45C21" w14:textId="77777777" w:rsidR="009C2379" w:rsidRDefault="009C2379" w:rsidP="001F7CA5">
      <w:pPr>
        <w:jc w:val="both"/>
        <w:rPr>
          <w:ins w:id="276" w:author="Ben Fels" w:date="2024-12-17T07:55:00Z" w16du:dateUtc="2024-12-17T06:55:00Z"/>
          <w:highlight w:val="cyan"/>
        </w:rPr>
      </w:pPr>
    </w:p>
    <w:p w14:paraId="407C4F16" w14:textId="0322F467" w:rsidR="00CB5525" w:rsidDel="00FB56BB" w:rsidRDefault="00915CF8" w:rsidP="001F7CA5">
      <w:pPr>
        <w:jc w:val="both"/>
        <w:rPr>
          <w:moveFrom w:id="277" w:author="Ben Fels" w:date="2024-12-21T13:16:00Z" w16du:dateUtc="2024-12-21T12:16:00Z"/>
        </w:rPr>
      </w:pPr>
      <w:moveFromRangeStart w:id="278" w:author="Ben Fels" w:date="2024-12-21T13:16:00Z" w:name="move185679391"/>
      <w:moveFrom w:id="279" w:author="Ben Fels" w:date="2024-12-21T13:16:00Z" w16du:dateUtc="2024-12-21T12:16:00Z">
        <w:r w:rsidRPr="00915CF8" w:rsidDel="00FB56BB">
          <w:rPr>
            <w:highlight w:val="cyan"/>
          </w:rPr>
          <w:t>Warum Training eines eigenen Models und fine-tuning keine Alternativen sind:</w:t>
        </w:r>
        <w:bookmarkStart w:id="280" w:name="_Toc185697448"/>
        <w:bookmarkStart w:id="281" w:name="_Toc186791522"/>
        <w:bookmarkStart w:id="282" w:name="_Toc187929375"/>
        <w:bookmarkEnd w:id="280"/>
        <w:bookmarkEnd w:id="281"/>
        <w:bookmarkEnd w:id="282"/>
      </w:moveFrom>
    </w:p>
    <w:moveFromRangeEnd w:id="278"/>
    <w:p w14:paraId="3D1E055F" w14:textId="09063E36" w:rsidR="00437BD8" w:rsidRPr="00BB2D45" w:rsidDel="00D31E52" w:rsidRDefault="00D538BE" w:rsidP="001F7CA5">
      <w:pPr>
        <w:jc w:val="both"/>
        <w:rPr>
          <w:del w:id="283" w:author="Ben Fels" w:date="2024-12-21T13:16:00Z" w16du:dateUtc="2024-12-21T12:16:00Z"/>
        </w:rPr>
      </w:pPr>
      <w:del w:id="284" w:author="Ben Fels" w:date="2024-12-21T13:16:00Z" w16du:dateUtc="2024-12-21T12:16:00Z">
        <w:r w:rsidRPr="002312C7" w:rsidDel="00D31E52">
          <w:rPr>
            <w:highlight w:val="magenta"/>
            <w:lang w:val="en-US"/>
            <w:rPrChange w:id="285"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6"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7" w:author="Ben Fels" w:date="2024-12-20T12:31:00Z" w16du:dateUtc="2024-12-20T11:31:00Z">
              <w:rPr>
                <w:lang w:val="en-US"/>
              </w:rPr>
            </w:rPrChange>
          </w:rPr>
          <w:fldChar w:fldCharType="end"/>
        </w:r>
        <w:bookmarkStart w:id="288" w:name="_Toc185697449"/>
        <w:bookmarkStart w:id="289" w:name="_Toc186791523"/>
        <w:bookmarkStart w:id="290" w:name="_Toc187929376"/>
        <w:bookmarkEnd w:id="288"/>
        <w:bookmarkEnd w:id="289"/>
        <w:bookmarkEnd w:id="290"/>
      </w:del>
    </w:p>
    <w:p w14:paraId="20582599" w14:textId="2EF8DDBC" w:rsidR="00AD550E" w:rsidDel="00AD550E" w:rsidRDefault="00491A04" w:rsidP="001F7CA5">
      <w:pPr>
        <w:jc w:val="both"/>
        <w:rPr>
          <w:del w:id="291" w:author="Ben Fels" w:date="2024-12-16T22:04:00Z" w16du:dateUtc="2024-12-16T21:04:00Z"/>
        </w:rPr>
      </w:pPr>
      <w:del w:id="292" w:author="Ben Fels" w:date="2024-12-21T12:47:00Z" w16du:dateUtc="2024-12-21T11:47:00Z">
        <w:r w:rsidRPr="00143A9F" w:rsidDel="00E676E7">
          <w:delText>Forschungsfrage</w:delText>
        </w:r>
        <w:r w:rsidDel="00E676E7">
          <w:delText xml:space="preserve">: </w:delText>
        </w:r>
        <w:r w:rsidRPr="00B13CBF" w:rsidDel="00E676E7">
          <w:rPr>
            <w:highlight w:val="yellow"/>
            <w:rPrChange w:id="293"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94" w:name="_Toc185697450"/>
      <w:bookmarkStart w:id="295" w:name="_Toc186791524"/>
      <w:bookmarkStart w:id="296" w:name="_Toc187929377"/>
      <w:bookmarkEnd w:id="294"/>
      <w:bookmarkEnd w:id="295"/>
      <w:bookmarkEnd w:id="296"/>
    </w:p>
    <w:p w14:paraId="18F3FB5D" w14:textId="208C2C48" w:rsidR="00AC5562" w:rsidRPr="00AC5562" w:rsidRDefault="00AC5562">
      <w:pPr>
        <w:pStyle w:val="berschrift2"/>
        <w:pPrChange w:id="297" w:author="Ben Fels" w:date="2024-12-21T09:10:00Z" w16du:dateUtc="2024-12-21T08:10:00Z">
          <w:pPr>
            <w:jc w:val="both"/>
          </w:pPr>
        </w:pPrChange>
      </w:pPr>
      <w:bookmarkStart w:id="298" w:name="_Toc187929378"/>
      <w:r w:rsidRPr="00AC5562">
        <w:t>Begriffsdefinition</w:t>
      </w:r>
      <w:ins w:id="299" w:author="Ben Fels" w:date="2024-12-21T19:36:00Z" w16du:dateUtc="2024-12-21T18:36:00Z">
        <w:r w:rsidR="00004A87">
          <w:t xml:space="preserve"> + Stand der Forschung</w:t>
        </w:r>
      </w:ins>
      <w:bookmarkEnd w:id="298"/>
    </w:p>
    <w:p w14:paraId="2709E15D" w14:textId="51893CF2" w:rsidR="00844391" w:rsidRDefault="00844391" w:rsidP="001F7CA5">
      <w:pPr>
        <w:jc w:val="both"/>
      </w:pPr>
      <w:r>
        <w:t>Definition von wesentlichen Begriffen aus der Forschungsfrage:</w:t>
      </w:r>
    </w:p>
    <w:p w14:paraId="686DCBAB" w14:textId="77777777" w:rsidR="00E90DC0" w:rsidRDefault="00E90DC0" w:rsidP="00CA037A">
      <w:pPr>
        <w:pStyle w:val="Listenabsatz"/>
        <w:numPr>
          <w:ilvl w:val="0"/>
          <w:numId w:val="65"/>
        </w:numPr>
        <w:jc w:val="both"/>
        <w:rPr>
          <w:ins w:id="300" w:author="Ben Fels" w:date="2024-12-21T12:00:00Z" w16du:dateUtc="2024-12-21T11:00:00Z"/>
        </w:rPr>
      </w:pPr>
      <w:r w:rsidRPr="009B2EDD">
        <w:rPr>
          <w:lang w:val="en-US"/>
        </w:rPr>
        <w:t xml:space="preserve">Argument Mining / </w:t>
      </w:r>
      <w:proofErr w:type="spellStart"/>
      <w:r w:rsidRPr="009B2EDD">
        <w:rPr>
          <w:lang w:val="en-US"/>
        </w:rPr>
        <w:t>Argumentationskomponenten</w:t>
      </w:r>
      <w:proofErr w:type="spellEnd"/>
    </w:p>
    <w:p w14:paraId="560C9125" w14:textId="77777777" w:rsidR="007B28C4" w:rsidRPr="009B2EDD" w:rsidRDefault="007B28C4" w:rsidP="00CA037A">
      <w:pPr>
        <w:pStyle w:val="Listenabsatz"/>
        <w:numPr>
          <w:ilvl w:val="0"/>
          <w:numId w:val="65"/>
        </w:numPr>
        <w:jc w:val="both"/>
        <w:rPr>
          <w:lang w:val="en-US"/>
        </w:rPr>
      </w:pPr>
      <w:r w:rsidRPr="009B2EDD">
        <w:rPr>
          <w:lang w:val="en-US"/>
        </w:rPr>
        <w:t>Large Language Models</w:t>
      </w:r>
    </w:p>
    <w:p w14:paraId="7472AC9D" w14:textId="0486D186" w:rsidR="00844391" w:rsidRPr="00E90DC0" w:rsidRDefault="00844391" w:rsidP="00CA037A">
      <w:pPr>
        <w:pStyle w:val="Listenabsatz"/>
        <w:numPr>
          <w:ilvl w:val="0"/>
          <w:numId w:val="65"/>
        </w:numPr>
        <w:jc w:val="both"/>
        <w:rPr>
          <w:lang w:val="en-US"/>
        </w:rPr>
      </w:pPr>
      <w:r w:rsidRPr="009B2EDD">
        <w:rPr>
          <w:lang w:val="en-US"/>
        </w:rPr>
        <w:t xml:space="preserve">Prompt Engineering &amp; Prompt Engineering </w:t>
      </w:r>
      <w:proofErr w:type="spellStart"/>
      <w:r w:rsidRPr="009B2EDD">
        <w:rPr>
          <w:lang w:val="en-US"/>
        </w:rPr>
        <w:t>Techniken</w:t>
      </w:r>
      <w:proofErr w:type="spellEnd"/>
      <w:ins w:id="301" w:author="Ben Fels" w:date="2024-12-20T12:33:00Z" w16du:dateUtc="2024-12-20T11:33:00Z">
        <w:r w:rsidR="00C21BBA">
          <w:rPr>
            <w:lang w:val="en-US"/>
          </w:rPr>
          <w:t xml:space="preserve">. </w:t>
        </w:r>
      </w:ins>
    </w:p>
    <w:p w14:paraId="3563A635" w14:textId="51D980BF" w:rsidR="004328D8" w:rsidRDefault="004328D8">
      <w:pPr>
        <w:pStyle w:val="berschrift3"/>
        <w:rPr>
          <w:ins w:id="302" w:author="Ben Fels" w:date="2024-12-21T12:00:00Z" w16du:dateUtc="2024-12-21T11:00:00Z"/>
        </w:rPr>
        <w:pPrChange w:id="303" w:author="Ben Fels" w:date="2024-12-21T12:01:00Z" w16du:dateUtc="2024-12-21T11:01:00Z">
          <w:pPr/>
        </w:pPrChange>
      </w:pPr>
      <w:bookmarkStart w:id="304" w:name="_Toc187929379"/>
      <w:moveToRangeStart w:id="305" w:author="Ben Fels" w:date="2024-12-21T11:53:00Z" w:name="move185674449"/>
      <w:ins w:id="306" w:author="Ben Fels" w:date="2024-12-21T12:00:00Z" w16du:dateUtc="2024-12-21T11:00:00Z">
        <w:r>
          <w:t xml:space="preserve">Argumente </w:t>
        </w:r>
      </w:ins>
      <w:ins w:id="307" w:author="Ben Fels" w:date="2024-12-21T13:25:00Z" w16du:dateUtc="2024-12-21T12:25:00Z">
        <w:r w:rsidR="009F4187">
          <w:t>und Argument Mining</w:t>
        </w:r>
      </w:ins>
      <w:bookmarkEnd w:id="304"/>
    </w:p>
    <w:p w14:paraId="4398F85E" w14:textId="28619A09" w:rsidR="006B219E" w:rsidRDefault="00AA2CFC">
      <w:pPr>
        <w:jc w:val="both"/>
        <w:rPr>
          <w:ins w:id="308" w:author="Ben Fels" w:date="2024-12-21T19:40:00Z" w16du:dateUtc="2024-12-21T18:40:00Z"/>
        </w:rPr>
      </w:pPr>
      <w:ins w:id="309" w:author="Ben Fels" w:date="2024-12-21T13:22:00Z" w16du:dateUtc="2024-12-21T12:22:00Z">
        <w:r w:rsidRPr="005918DB">
          <w:t xml:space="preserve">Nach </w:t>
        </w:r>
        <w:proofErr w:type="spellStart"/>
        <w:r w:rsidRPr="006827AF">
          <w:rPr>
            <w:rFonts w:cs="Arial"/>
            <w:highlight w:val="magenta"/>
            <w:rPrChange w:id="310" w:author="Ben Fels" w:date="2024-12-21T13:22:00Z" w16du:dateUtc="2024-12-21T12:22:00Z">
              <w:rPr>
                <w:rFonts w:cs="Arial"/>
              </w:rPr>
            </w:rPrChange>
          </w:rPr>
          <w:t>Peldszus</w:t>
        </w:r>
        <w:proofErr w:type="spellEnd"/>
        <w:r w:rsidRPr="006827AF">
          <w:rPr>
            <w:rFonts w:cs="Arial"/>
            <w:highlight w:val="magenta"/>
            <w:rPrChange w:id="311" w:author="Ben Fels" w:date="2024-12-21T13:22:00Z" w16du:dateUtc="2024-12-21T12:22:00Z">
              <w:rPr>
                <w:rFonts w:cs="Arial"/>
              </w:rPr>
            </w:rPrChange>
          </w:rPr>
          <w:t xml:space="preserve"> &amp; Stede</w:t>
        </w:r>
        <w:r w:rsidRPr="006827AF">
          <w:rPr>
            <w:highlight w:val="magenta"/>
            <w:rPrChange w:id="312" w:author="Ben Fels" w:date="2024-12-21T13:22:00Z" w16du:dateUtc="2024-12-21T12:22:00Z">
              <w:rPr/>
            </w:rPrChange>
          </w:rPr>
          <w:t xml:space="preserve"> </w:t>
        </w:r>
        <w:r w:rsidRPr="006827AF">
          <w:rPr>
            <w:highlight w:val="magenta"/>
            <w:rPrChange w:id="313" w:author="Ben Fels" w:date="2024-12-21T13:22:00Z" w16du:dateUtc="2024-12-21T12:22:00Z">
              <w:rPr/>
            </w:rPrChange>
          </w:rPr>
          <w:fldChar w:fldCharType="begin"/>
        </w:r>
        <w:r w:rsidRPr="006827AF">
          <w:rPr>
            <w:highlight w:val="magenta"/>
            <w:rPrChange w:id="314"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15" w:author="Ben Fels" w:date="2024-12-21T13:22:00Z" w16du:dateUtc="2024-12-21T12:22:00Z">
              <w:rPr/>
            </w:rPrChange>
          </w:rPr>
          <w:fldChar w:fldCharType="separate"/>
        </w:r>
        <w:r w:rsidRPr="006827AF">
          <w:rPr>
            <w:rFonts w:cs="Arial"/>
            <w:highlight w:val="magenta"/>
            <w:rPrChange w:id="316" w:author="Ben Fels" w:date="2024-12-21T13:22:00Z" w16du:dateUtc="2024-12-21T12:22:00Z">
              <w:rPr>
                <w:rFonts w:cs="Arial"/>
              </w:rPr>
            </w:rPrChange>
          </w:rPr>
          <w:t>(2013)</w:t>
        </w:r>
        <w:r w:rsidRPr="006827AF">
          <w:rPr>
            <w:highlight w:val="magenta"/>
            <w:rPrChange w:id="317" w:author="Ben Fels" w:date="2024-12-21T13:22:00Z" w16du:dateUtc="2024-12-21T12:22:00Z">
              <w:rPr/>
            </w:rPrChange>
          </w:rPr>
          <w:fldChar w:fldCharType="end"/>
        </w:r>
        <w:r w:rsidRPr="005918DB">
          <w:t xml:space="preserve"> sowie </w:t>
        </w:r>
        <w:r w:rsidRPr="006827AF">
          <w:rPr>
            <w:rFonts w:cs="Arial"/>
            <w:highlight w:val="magenta"/>
            <w:rPrChange w:id="318" w:author="Ben Fels" w:date="2024-12-21T13:23:00Z" w16du:dateUtc="2024-12-21T12:23:00Z">
              <w:rPr>
                <w:rFonts w:cs="Arial"/>
              </w:rPr>
            </w:rPrChange>
          </w:rPr>
          <w:t xml:space="preserve">Stab &amp; </w:t>
        </w:r>
        <w:proofErr w:type="spellStart"/>
        <w:r w:rsidRPr="006827AF">
          <w:rPr>
            <w:rFonts w:cs="Arial"/>
            <w:highlight w:val="magenta"/>
            <w:rPrChange w:id="319" w:author="Ben Fels" w:date="2024-12-21T13:23:00Z" w16du:dateUtc="2024-12-21T12:23:00Z">
              <w:rPr>
                <w:rFonts w:cs="Arial"/>
              </w:rPr>
            </w:rPrChange>
          </w:rPr>
          <w:t>Gurevych</w:t>
        </w:r>
        <w:proofErr w:type="spellEnd"/>
        <w:r w:rsidRPr="006827AF">
          <w:rPr>
            <w:highlight w:val="magenta"/>
            <w:rPrChange w:id="320" w:author="Ben Fels" w:date="2024-12-21T13:23:00Z" w16du:dateUtc="2024-12-21T12:23:00Z">
              <w:rPr/>
            </w:rPrChange>
          </w:rPr>
          <w:t xml:space="preserve"> </w:t>
        </w:r>
        <w:r w:rsidRPr="006827AF">
          <w:rPr>
            <w:highlight w:val="magenta"/>
            <w:rPrChange w:id="321"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22" w:author="Ben Fels" w:date="2024-12-21T13:22:00Z" w16du:dateUtc="2024-12-21T12:22:00Z">
        <w:r w:rsidRPr="006827AF">
          <w:rPr>
            <w:highlight w:val="magenta"/>
            <w:rPrChange w:id="323" w:author="Ben Fels" w:date="2024-12-21T13:23:00Z" w16du:dateUtc="2024-12-21T12:23:00Z">
              <w:rPr/>
            </w:rPrChange>
          </w:rPr>
          <w:fldChar w:fldCharType="separate"/>
        </w:r>
      </w:ins>
      <w:r w:rsidR="008833CB" w:rsidRPr="008833CB">
        <w:rPr>
          <w:rFonts w:cs="Arial"/>
          <w:highlight w:val="magenta"/>
        </w:rPr>
        <w:t>(2017b)</w:t>
      </w:r>
      <w:ins w:id="324" w:author="Ben Fels" w:date="2024-12-21T13:22:00Z" w16du:dateUtc="2024-12-21T12:22:00Z">
        <w:r w:rsidRPr="006827AF">
          <w:rPr>
            <w:highlight w:val="magenta"/>
            <w:rPrChange w:id="325" w:author="Ben Fels" w:date="2024-12-21T13:23:00Z" w16du:dateUtc="2024-12-21T12:23:00Z">
              <w:rPr/>
            </w:rPrChange>
          </w:rPr>
          <w:fldChar w:fldCharType="end"/>
        </w:r>
        <w:r w:rsidRPr="005918DB">
          <w:t xml:space="preserve"> </w:t>
        </w:r>
        <w:r w:rsidRPr="005E17A1">
          <w:rPr>
            <w:highlight w:val="yellow"/>
            <w:rPrChange w:id="326"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27" w:author="Ben Fels" w:date="2024-12-21T13:24:00Z" w16du:dateUtc="2024-12-21T12:24:00Z">
              <w:rPr/>
            </w:rPrChange>
          </w:rPr>
          <w:fldChar w:fldCharType="begin"/>
        </w:r>
        <w:r w:rsidRPr="005E17A1">
          <w:rPr>
            <w:highlight w:val="magenta"/>
            <w:rPrChange w:id="328"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29" w:author="Ben Fels" w:date="2024-12-21T13:24:00Z" w16du:dateUtc="2024-12-21T12:24:00Z">
              <w:rPr/>
            </w:rPrChange>
          </w:rPr>
          <w:fldChar w:fldCharType="separate"/>
        </w:r>
        <w:r w:rsidRPr="005E17A1">
          <w:rPr>
            <w:rFonts w:cs="Arial"/>
            <w:highlight w:val="magenta"/>
            <w:rPrChange w:id="330"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31" w:author="Ben Fels" w:date="2024-12-21T13:24:00Z" w16du:dateUtc="2024-12-21T12:24:00Z">
              <w:rPr/>
            </w:rPrChange>
          </w:rPr>
          <w:fldChar w:fldCharType="end"/>
        </w:r>
        <w:r w:rsidRPr="005918DB">
          <w:t xml:space="preserve"> </w:t>
        </w:r>
        <w:r w:rsidRPr="005E17A1">
          <w:rPr>
            <w:highlight w:val="yellow"/>
            <w:rPrChange w:id="332" w:author="Ben Fels" w:date="2024-12-21T13:24:00Z" w16du:dateUtc="2024-12-21T12:24:00Z">
              <w:rPr/>
            </w:rPrChange>
          </w:rPr>
          <w:t xml:space="preserve">die automatische Identifikation und Extraktion der Argumentationskomponenten und deren Beziehungen zueinander </w:t>
        </w:r>
        <w:commentRangeStart w:id="333"/>
        <w:commentRangeStart w:id="334"/>
        <w:r w:rsidRPr="005E17A1">
          <w:rPr>
            <w:highlight w:val="yellow"/>
            <w:rPrChange w:id="335" w:author="Ben Fels" w:date="2024-12-21T13:24:00Z" w16du:dateUtc="2024-12-21T12:24:00Z">
              <w:rPr/>
            </w:rPrChange>
          </w:rPr>
          <w:t xml:space="preserve">aus Texten </w:t>
        </w:r>
      </w:ins>
      <w:commentRangeEnd w:id="333"/>
      <w:ins w:id="336" w:author="Ben Fels" w:date="2024-12-21T13:27:00Z" w16du:dateUtc="2024-12-21T12:27:00Z">
        <w:r w:rsidR="00EF77C8">
          <w:rPr>
            <w:rStyle w:val="Kommentarzeichen"/>
          </w:rPr>
          <w:commentReference w:id="333"/>
        </w:r>
      </w:ins>
      <w:commentRangeEnd w:id="334"/>
      <w:r w:rsidR="00252304">
        <w:rPr>
          <w:rStyle w:val="Kommentarzeichen"/>
        </w:rPr>
        <w:commentReference w:id="334"/>
      </w:r>
      <w:ins w:id="337" w:author="Ben Fels" w:date="2024-12-21T13:22:00Z" w16du:dateUtc="2024-12-21T12:22:00Z">
        <w:r w:rsidRPr="005E17A1">
          <w:rPr>
            <w:highlight w:val="yellow"/>
            <w:rPrChange w:id="338" w:author="Ben Fels" w:date="2024-12-21T13:24:00Z" w16du:dateUtc="2024-12-21T12:24:00Z">
              <w:rPr/>
            </w:rPrChange>
          </w:rPr>
          <w:t>verstanden werden.</w:t>
        </w:r>
        <w:r w:rsidRPr="005918DB">
          <w:t xml:space="preserve"> Argument Mining stammt aus dem Bereich des NLP </w:t>
        </w:r>
        <w:r w:rsidRPr="005E17A1">
          <w:rPr>
            <w:highlight w:val="magenta"/>
            <w:rPrChange w:id="339" w:author="Ben Fels" w:date="2024-12-21T13:24:00Z" w16du:dateUtc="2024-12-21T12:24:00Z">
              <w:rPr/>
            </w:rPrChange>
          </w:rPr>
          <w:fldChar w:fldCharType="begin"/>
        </w:r>
        <w:r w:rsidRPr="005E17A1">
          <w:rPr>
            <w:highlight w:val="magenta"/>
            <w:rPrChange w:id="340"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41" w:author="Ben Fels" w:date="2024-12-21T13:24:00Z" w16du:dateUtc="2024-12-21T12:24:00Z">
              <w:rPr/>
            </w:rPrChange>
          </w:rPr>
          <w:fldChar w:fldCharType="separate"/>
        </w:r>
        <w:r w:rsidRPr="005E17A1">
          <w:rPr>
            <w:rFonts w:cs="Arial"/>
            <w:highlight w:val="magenta"/>
            <w:rPrChange w:id="342" w:author="Ben Fels" w:date="2024-12-21T13:24:00Z" w16du:dateUtc="2024-12-21T12:24:00Z">
              <w:rPr>
                <w:rFonts w:cs="Arial"/>
              </w:rPr>
            </w:rPrChange>
          </w:rPr>
          <w:t>(Yeginbergen et al., 2024, S. 11687)</w:t>
        </w:r>
        <w:r w:rsidRPr="005E17A1">
          <w:rPr>
            <w:highlight w:val="magenta"/>
            <w:rPrChange w:id="343" w:author="Ben Fels" w:date="2024-12-21T13:24:00Z" w16du:dateUtc="2024-12-21T12:24:00Z">
              <w:rPr/>
            </w:rPrChange>
          </w:rPr>
          <w:fldChar w:fldCharType="end"/>
        </w:r>
      </w:ins>
      <w:ins w:id="344" w:author="Ben Fels" w:date="2024-12-21T13:24:00Z" w16du:dateUtc="2024-12-21T12:24:00Z">
        <w:r w:rsidR="005E17A1">
          <w:t xml:space="preserve">, </w:t>
        </w:r>
      </w:ins>
      <w:ins w:id="345" w:author="Ben Fels" w:date="2024-12-21T13:22:00Z" w16du:dateUtc="2024-12-21T12:22:00Z">
        <w:r w:rsidRPr="005918DB">
          <w:t xml:space="preserve">welcher wiederum ein Teil aus dem Bereich der künstlichen Intelligenz ist </w:t>
        </w:r>
        <w:r w:rsidRPr="005E17A1">
          <w:rPr>
            <w:highlight w:val="magenta"/>
            <w:rPrChange w:id="346" w:author="Ben Fels" w:date="2024-12-21T13:24:00Z" w16du:dateUtc="2024-12-21T12:24:00Z">
              <w:rPr/>
            </w:rPrChange>
          </w:rPr>
          <w:fldChar w:fldCharType="begin"/>
        </w:r>
        <w:r w:rsidRPr="005E17A1">
          <w:rPr>
            <w:highlight w:val="magenta"/>
            <w:rPrChange w:id="347"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48" w:author="Ben Fels" w:date="2024-12-21T13:24:00Z" w16du:dateUtc="2024-12-21T12:24:00Z">
              <w:rPr/>
            </w:rPrChange>
          </w:rPr>
          <w:fldChar w:fldCharType="separate"/>
        </w:r>
        <w:r w:rsidRPr="005E17A1">
          <w:rPr>
            <w:rFonts w:cs="Arial"/>
            <w:highlight w:val="magenta"/>
            <w:rPrChange w:id="349" w:author="Ben Fels" w:date="2024-12-21T13:24:00Z" w16du:dateUtc="2024-12-21T12:24:00Z">
              <w:rPr>
                <w:rFonts w:cs="Arial"/>
              </w:rPr>
            </w:rPrChange>
          </w:rPr>
          <w:t>(Kochmar, 2022; Lu et al., 2024, S. 2)</w:t>
        </w:r>
        <w:r w:rsidRPr="005E17A1">
          <w:rPr>
            <w:highlight w:val="magenta"/>
            <w:rPrChange w:id="350" w:author="Ben Fels" w:date="2024-12-21T13:24:00Z" w16du:dateUtc="2024-12-21T12:24:00Z">
              <w:rPr/>
            </w:rPrChange>
          </w:rPr>
          <w:fldChar w:fldCharType="end"/>
        </w:r>
        <w:r w:rsidRPr="005E17A1">
          <w:rPr>
            <w:highlight w:val="magenta"/>
            <w:rPrChange w:id="351" w:author="Ben Fels" w:date="2024-12-21T13:24:00Z" w16du:dateUtc="2024-12-21T12:24:00Z">
              <w:rPr/>
            </w:rPrChange>
          </w:rPr>
          <w:t>.</w:t>
        </w:r>
      </w:ins>
      <w:ins w:id="352" w:author="Ben Fels" w:date="2024-12-21T13:25:00Z" w16du:dateUtc="2024-12-21T12:25:00Z">
        <w:r w:rsidR="00204D6A">
          <w:t xml:space="preserve"> </w:t>
        </w:r>
        <w:r w:rsidR="00204D6A" w:rsidRPr="00204D6A">
          <w:rPr>
            <w:highlight w:val="cyan"/>
            <w:rPrChange w:id="353" w:author="Ben Fels" w:date="2024-12-21T13:25:00Z" w16du:dateUtc="2024-12-21T12:25:00Z">
              <w:rPr/>
            </w:rPrChange>
          </w:rPr>
          <w:t>Hier ggf. künstliche Intelligenz definieren</w:t>
        </w:r>
      </w:ins>
    </w:p>
    <w:p w14:paraId="1242DDEA" w14:textId="3C632D5E" w:rsidR="006B219E" w:rsidDel="00A8436A" w:rsidRDefault="006B219E">
      <w:pPr>
        <w:jc w:val="both"/>
        <w:rPr>
          <w:del w:id="354" w:author="Ben Fels" w:date="2024-12-21T19:43:00Z" w16du:dateUtc="2024-12-21T18:43:00Z"/>
          <w:moveTo w:id="355" w:author="Ben Fels" w:date="2024-12-21T11:53:00Z" w16du:dateUtc="2024-12-21T10:53:00Z"/>
        </w:rPr>
        <w:pPrChange w:id="356" w:author="Ben Fels" w:date="2024-12-21T13:23:00Z" w16du:dateUtc="2024-12-21T12:23:00Z">
          <w:pPr/>
        </w:pPrChange>
      </w:pPr>
    </w:p>
    <w:p w14:paraId="4D1E8235" w14:textId="5F59027A" w:rsidR="004328D8" w:rsidDel="00EF77C8" w:rsidRDefault="004328D8" w:rsidP="004328D8">
      <w:pPr>
        <w:rPr>
          <w:del w:id="357" w:author="Ben Fels" w:date="2024-12-21T13:27:00Z" w16du:dateUtc="2024-12-21T12:27:00Z"/>
        </w:rPr>
      </w:pPr>
      <w:moveToRangeStart w:id="358" w:author="Ben Fels" w:date="2024-12-21T12:00:00Z" w:name="move185674825"/>
      <w:moveToRangeEnd w:id="305"/>
      <w:moveTo w:id="359" w:author="Ben Fels" w:date="2024-12-21T12:00:00Z" w16du:dateUtc="2024-12-21T11:00:00Z">
        <w:del w:id="360"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61" w:author="Ben Fels" w:date="2024-12-21T13:36:00Z" w16du:dateUtc="2024-12-21T12:36:00Z"/>
          <w:moveTo w:id="362" w:author="Ben Fels" w:date="2024-12-21T12:00:00Z" w16du:dateUtc="2024-12-21T11:00:00Z"/>
        </w:rPr>
      </w:pPr>
      <w:moveTo w:id="363" w:author="Ben Fels" w:date="2024-12-21T12:00:00Z" w16du:dateUtc="2024-12-21T11:00:00Z">
        <w:del w:id="364"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65" w:author="Ben Fels" w:date="2024-12-21T19:40:00Z" w16du:dateUtc="2024-12-21T18:40:00Z"/>
          <w:moveTo w:id="366" w:author="Ben Fels" w:date="2024-12-21T12:00:00Z" w16du:dateUtc="2024-12-21T11:00:00Z"/>
          <w:i/>
        </w:rPr>
      </w:pPr>
      <w:moveTo w:id="367" w:author="Ben Fels" w:date="2024-12-21T12:00:00Z" w16du:dateUtc="2024-12-21T11:00:00Z">
        <w:del w:id="368" w:author="Ben Fels" w:date="2024-12-21T19:40:00Z" w16du:dateUtc="2024-12-21T18:40:00Z">
          <w:r w:rsidRPr="00EE07C6" w:rsidDel="006B219E">
            <w:rPr>
              <w:highlight w:val="magenta"/>
            </w:rPr>
            <w:fldChar w:fldCharType="begin"/>
          </w:r>
        </w:del>
      </w:moveTo>
      <w:del w:id="369"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70" w:author="Ben Fels" w:date="2024-12-21T12:00:00Z" w16du:dateUtc="2024-12-21T11:00:00Z">
        <w:del w:id="371" w:author="Ben Fels" w:date="2024-12-21T19:40:00Z" w16du:dateUtc="2024-12-21T18:40:00Z">
          <w:r w:rsidRPr="00EE07C6" w:rsidDel="006B219E">
            <w:rPr>
              <w:highlight w:val="magenta"/>
            </w:rPr>
            <w:fldChar w:fldCharType="separate"/>
          </w:r>
        </w:del>
      </w:moveTo>
      <w:del w:id="372" w:author="Ben Fels" w:date="2024-12-21T19:40:00Z" w16du:dateUtc="2024-12-21T18:40:00Z">
        <w:r w:rsidR="006B219E" w:rsidRPr="006B219E" w:rsidDel="006B219E">
          <w:rPr>
            <w:rFonts w:cs="Arial"/>
            <w:highlight w:val="magenta"/>
          </w:rPr>
          <w:delText>(2020)</w:delText>
        </w:r>
      </w:del>
      <w:moveTo w:id="373" w:author="Ben Fels" w:date="2024-12-21T12:00:00Z" w16du:dateUtc="2024-12-21T11:00:00Z">
        <w:del w:id="374"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75" w:author="Ben Fels" w:date="2024-12-21T13:38:00Z" w16du:dateUtc="2024-12-21T12:38:00Z"/>
          <w:moveTo w:id="376" w:author="Ben Fels" w:date="2024-12-21T12:00:00Z" w16du:dateUtc="2024-12-21T11:00:00Z"/>
          <w:i/>
        </w:rPr>
      </w:pPr>
      <w:moveTo w:id="377" w:author="Ben Fels" w:date="2024-12-21T12:00:00Z" w16du:dateUtc="2024-12-21T11:00:00Z">
        <w:del w:id="378"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79" w:author="Ben Fels" w:date="2024-12-21T13:39:00Z" w16du:dateUtc="2024-12-21T12:39:00Z"/>
          <w:moveTo w:id="380" w:author="Ben Fels" w:date="2024-12-21T12:00:00Z" w16du:dateUtc="2024-12-21T11:00:00Z"/>
          <w:b/>
          <w:rPrChange w:id="381" w:author="Ben Fels" w:date="2024-12-21T18:08:00Z" w16du:dateUtc="2024-12-21T17:08:00Z">
            <w:rPr>
              <w:del w:id="382" w:author="Ben Fels" w:date="2024-12-21T13:39:00Z" w16du:dateUtc="2024-12-21T12:39:00Z"/>
              <w:moveTo w:id="383" w:author="Ben Fels" w:date="2024-12-21T12:00:00Z" w16du:dateUtc="2024-12-21T11:00:00Z"/>
              <w:b/>
              <w:lang w:val="en-US"/>
            </w:rPr>
          </w:rPrChange>
        </w:rPr>
      </w:pPr>
      <w:moveTo w:id="384" w:author="Ben Fels" w:date="2024-12-21T12:00:00Z" w16du:dateUtc="2024-12-21T11:00:00Z">
        <w:del w:id="385"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86" w:author="Ben Fels" w:date="2024-12-21T12:00:00Z" w16du:dateUtc="2024-12-21T11:00:00Z"/>
          <w:moveTo w:id="387" w:author="Ben Fels" w:date="2024-12-21T12:00:00Z" w16du:dateUtc="2024-12-21T11:00:00Z"/>
        </w:rPr>
      </w:pPr>
      <w:moveTo w:id="388" w:author="Ben Fels" w:date="2024-12-21T12:00:00Z" w16du:dateUtc="2024-12-21T11:00:00Z">
        <w:del w:id="389"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90" w:author="Ben Fels" w:date="2024-12-21T13:39:00Z" w16du:dateUtc="2024-12-21T12:39:00Z"/>
          <w:moveTo w:id="391" w:author="Ben Fels" w:date="2024-12-21T12:00:00Z" w16du:dateUtc="2024-12-21T11:00:00Z"/>
        </w:rPr>
      </w:pPr>
      <w:moveTo w:id="392" w:author="Ben Fels" w:date="2024-12-21T12:00:00Z" w16du:dateUtc="2024-12-21T11:00:00Z">
        <w:del w:id="393" w:author="Ben Fels" w:date="2024-12-21T12:00:00Z" w16du:dateUtc="2024-12-21T11:00:00Z">
          <w:r w:rsidDel="004328D8">
            <w:delText>Doch was genau ist ein Argument?</w:delText>
          </w:r>
        </w:del>
      </w:moveTo>
    </w:p>
    <w:p w14:paraId="03AE9598" w14:textId="088A20D0" w:rsidR="004328D8" w:rsidRDefault="004328D8" w:rsidP="004328D8">
      <w:pPr>
        <w:pStyle w:val="berschrift3"/>
        <w:rPr>
          <w:ins w:id="394" w:author="Ben Fels" w:date="2024-12-21T13:34:00Z" w16du:dateUtc="2024-12-21T12:34:00Z"/>
        </w:rPr>
      </w:pPr>
      <w:bookmarkStart w:id="395" w:name="_Toc187929380"/>
      <w:moveToRangeEnd w:id="358"/>
      <w:ins w:id="396" w:author="Ben Fels" w:date="2024-12-21T12:01:00Z" w16du:dateUtc="2024-12-21T11:01:00Z">
        <w:r>
          <w:t xml:space="preserve">Aufgaben des Argument </w:t>
        </w:r>
        <w:proofErr w:type="spellStart"/>
        <w:r>
          <w:t>minings</w:t>
        </w:r>
      </w:ins>
      <w:bookmarkEnd w:id="395"/>
      <w:proofErr w:type="spellEnd"/>
    </w:p>
    <w:p w14:paraId="0B39212C" w14:textId="77777777" w:rsidR="00026FF8" w:rsidRDefault="00E93172" w:rsidP="006E6972">
      <w:pPr>
        <w:jc w:val="both"/>
      </w:pPr>
      <w:ins w:id="397"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98" w:author="Ben Fels" w:date="2024-12-21T20:19:00Z" w16du:dateUtc="2024-12-21T19:19:00Z">
        <w:r w:rsidR="00CC21E1" w:rsidRPr="007B766F">
          <w:rPr>
            <w:highlight w:val="green"/>
          </w:rPr>
          <w:t xml:space="preserve">. Es werden sowohl </w:t>
        </w:r>
      </w:ins>
      <w:ins w:id="399" w:author="Ben Fels" w:date="2024-12-21T13:46:00Z" w16du:dateUtc="2024-12-21T12:46:00Z">
        <w:r w:rsidR="00D50C0A" w:rsidRPr="007B766F">
          <w:rPr>
            <w:highlight w:val="green"/>
            <w:rPrChange w:id="400" w:author="Ben Fels" w:date="2024-12-21T13:46:00Z" w16du:dateUtc="2024-12-21T12:46:00Z">
              <w:rPr>
                <w:lang w:val="en-US"/>
              </w:rPr>
            </w:rPrChange>
          </w:rPr>
          <w:t>zwei</w:t>
        </w:r>
      </w:ins>
      <w:ins w:id="401"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402"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403" w:author="Ben Fels" w:date="2024-12-21T13:49:00Z" w16du:dateUtc="2024-12-21T12:49:00Z">
        <w:r w:rsidR="00495AC8">
          <w:fldChar w:fldCharType="end"/>
        </w:r>
      </w:ins>
      <w:del w:id="404"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405" w:author="Ben Fels" w:date="2024-12-21T20:19:00Z" w16du:dateUtc="2024-12-21T19:19:00Z">
        <w:r w:rsidR="00CC21E1">
          <w:t xml:space="preserve"> a</w:t>
        </w:r>
        <w:r w:rsidR="00CC21E1" w:rsidRPr="007B766F">
          <w:rPr>
            <w:highlight w:val="green"/>
          </w:rPr>
          <w:t xml:space="preserve">ls auch </w:t>
        </w:r>
      </w:ins>
      <w:ins w:id="406" w:author="Ben Fels" w:date="2024-12-21T13:47:00Z" w16du:dateUtc="2024-12-21T12:47:00Z">
        <w:r w:rsidR="00D50C0A" w:rsidRPr="007B766F">
          <w:rPr>
            <w:highlight w:val="green"/>
          </w:rPr>
          <w:t>drei</w:t>
        </w:r>
        <w:r w:rsidR="00D50C0A" w:rsidRPr="00FF68C4">
          <w:t xml:space="preserve"> </w:t>
        </w:r>
      </w:ins>
      <w:ins w:id="407" w:author="Ben Fels" w:date="2024-12-21T13:49:00Z" w16du:dateUtc="2024-12-21T12:49:00Z">
        <w:r w:rsidR="00495AC8" w:rsidRPr="00877DAF">
          <w:rPr>
            <w:highlight w:val="magenta"/>
            <w:rPrChange w:id="408"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09" w:author="Ben Fels" w:date="2024-12-21T13:49:00Z" w16du:dateUtc="2024-12-21T12:49:00Z">
        <w:r w:rsidR="00495AC8" w:rsidRPr="00877DAF">
          <w:rPr>
            <w:highlight w:val="magenta"/>
            <w:rPrChange w:id="410"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11" w:author="Ben Fels" w:date="2024-12-21T13:49:00Z" w16du:dateUtc="2024-12-21T12:49:00Z">
        <w:r w:rsidR="00495AC8" w:rsidRPr="00877DAF">
          <w:rPr>
            <w:highlight w:val="magenta"/>
            <w:rPrChange w:id="412" w:author="Ben Fels" w:date="2024-12-21T18:36:00Z" w16du:dateUtc="2024-12-21T17:36:00Z">
              <w:rPr/>
            </w:rPrChange>
          </w:rPr>
          <w:fldChar w:fldCharType="end"/>
        </w:r>
        <w:r w:rsidR="00495AC8" w:rsidRPr="00FF68C4">
          <w:t xml:space="preserve"> </w:t>
        </w:r>
      </w:ins>
      <w:ins w:id="413" w:author="Ben Fels" w:date="2024-12-21T13:47:00Z" w16du:dateUtc="2024-12-21T12:47:00Z">
        <w:r w:rsidR="00D50C0A" w:rsidRPr="007B766F">
          <w:rPr>
            <w:highlight w:val="green"/>
          </w:rPr>
          <w:t>Teilaufgaben benannt.</w:t>
        </w:r>
      </w:ins>
      <w:r w:rsidR="00395122" w:rsidRPr="007B766F">
        <w:rPr>
          <w:highlight w:val="green"/>
        </w:rPr>
        <w:t xml:space="preserve"> </w:t>
      </w:r>
      <w:ins w:id="414"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15" w:author="Ben Fels" w:date="2024-12-21T13:40:00Z" w16du:dateUtc="2024-12-21T12:40:00Z">
        <w:r w:rsidR="007031B4" w:rsidRPr="008C679F">
          <w:rPr>
            <w:highlight w:val="green"/>
            <w:rPrChange w:id="416" w:author="Ben Fels" w:date="2024-12-21T14:12:00Z" w16du:dateUtc="2024-12-21T13:12:00Z">
              <w:rPr/>
            </w:rPrChange>
          </w:rPr>
          <w:t xml:space="preserve">Für diese Untersuchung wird die folgende </w:t>
        </w:r>
      </w:ins>
      <w:ins w:id="417" w:author="Ben Fels" w:date="2024-12-21T13:51:00Z" w16du:dateUtc="2024-12-21T12:51:00Z">
        <w:r w:rsidR="00D01EBE" w:rsidRPr="008C679F">
          <w:rPr>
            <w:highlight w:val="green"/>
            <w:rPrChange w:id="418" w:author="Ben Fels" w:date="2024-12-21T14:12:00Z" w16du:dateUtc="2024-12-21T13:12:00Z">
              <w:rPr/>
            </w:rPrChange>
          </w:rPr>
          <w:t xml:space="preserve">dreiteilige </w:t>
        </w:r>
        <w:r w:rsidR="00475EAE" w:rsidRPr="008C679F">
          <w:rPr>
            <w:highlight w:val="green"/>
            <w:rPrChange w:id="419" w:author="Ben Fels" w:date="2024-12-21T14:12:00Z" w16du:dateUtc="2024-12-21T13:12:00Z">
              <w:rPr/>
            </w:rPrChange>
          </w:rPr>
          <w:t xml:space="preserve">Gliederung der </w:t>
        </w:r>
      </w:ins>
      <w:ins w:id="420" w:author="Ben Fels" w:date="2024-12-21T13:34:00Z" w16du:dateUtc="2024-12-21T12:34:00Z">
        <w:r w:rsidRPr="008C679F">
          <w:rPr>
            <w:highlight w:val="green"/>
            <w:rPrChange w:id="421" w:author="Ben Fels" w:date="2024-12-21T14:12:00Z" w16du:dateUtc="2024-12-21T13:12:00Z">
              <w:rPr/>
            </w:rPrChange>
          </w:rPr>
          <w:t xml:space="preserve">Teilaufgaben </w:t>
        </w:r>
      </w:ins>
      <w:ins w:id="422" w:author="Ben Fels" w:date="2024-12-21T13:41:00Z" w16du:dateUtc="2024-12-21T12:41:00Z">
        <w:r w:rsidR="00B14C0A" w:rsidRPr="008C679F">
          <w:rPr>
            <w:highlight w:val="green"/>
            <w:rPrChange w:id="423" w:author="Ben Fels" w:date="2024-12-21T14:12:00Z" w16du:dateUtc="2024-12-21T13:12:00Z">
              <w:rPr/>
            </w:rPrChange>
          </w:rPr>
          <w:t>herangezogen</w:t>
        </w:r>
      </w:ins>
      <w:ins w:id="424" w:author="Ben Fels" w:date="2024-12-21T13:34:00Z" w16du:dateUtc="2024-12-21T12:34:00Z">
        <w:r w:rsidRPr="008C679F">
          <w:rPr>
            <w:highlight w:val="green"/>
            <w:rPrChange w:id="425" w:author="Ben Fels" w:date="2024-12-21T14:12:00Z" w16du:dateUtc="2024-12-21T13:12:00Z">
              <w:rPr/>
            </w:rPrChange>
          </w:rPr>
          <w:t xml:space="preserve">. Zunächst wird der argumentative Text von dem </w:t>
        </w:r>
        <w:r w:rsidRPr="008C679F">
          <w:rPr>
            <w:highlight w:val="green"/>
            <w:rPrChange w:id="426" w:author="Ben Fels" w:date="2024-12-21T14:12:00Z" w16du:dateUtc="2024-12-21T13:12:00Z">
              <w:rPr/>
            </w:rPrChange>
          </w:rPr>
          <w:lastRenderedPageBreak/>
          <w:t xml:space="preserve">nicht-argumentativen Text getrennt, gefolgt von der Unterteilung der </w:t>
        </w:r>
        <w:commentRangeStart w:id="427"/>
        <w:r w:rsidRPr="008C679F">
          <w:rPr>
            <w:highlight w:val="green"/>
            <w:rPrChange w:id="428" w:author="Ben Fels" w:date="2024-12-21T14:12:00Z" w16du:dateUtc="2024-12-21T13:12:00Z">
              <w:rPr/>
            </w:rPrChange>
          </w:rPr>
          <w:t>Argumentationskomponenten in Behauptungen und Prämissen. Abschließend werden die argumentativen Bezie</w:t>
        </w:r>
      </w:ins>
      <w:commentRangeEnd w:id="427"/>
      <w:r w:rsidR="00EE61BF">
        <w:rPr>
          <w:rStyle w:val="Kommentarzeichen"/>
        </w:rPr>
        <w:commentReference w:id="427"/>
      </w:r>
      <w:ins w:id="429" w:author="Ben Fels" w:date="2024-12-21T13:34:00Z" w16du:dateUtc="2024-12-21T12:34:00Z">
        <w:r w:rsidRPr="008C679F">
          <w:rPr>
            <w:highlight w:val="green"/>
            <w:rPrChange w:id="430" w:author="Ben Fels" w:date="2024-12-21T14:12:00Z" w16du:dateUtc="2024-12-21T13:12:00Z">
              <w:rPr/>
            </w:rPrChange>
          </w:rPr>
          <w:t xml:space="preserve">hungen </w:t>
        </w:r>
      </w:ins>
      <w:r w:rsidR="00E62394">
        <w:rPr>
          <w:highlight w:val="green"/>
        </w:rPr>
        <w:t xml:space="preserve">zwischen den Argumentationskomponenten </w:t>
      </w:r>
      <w:ins w:id="431" w:author="Ben Fels" w:date="2024-12-21T13:34:00Z" w16du:dateUtc="2024-12-21T12:34:00Z">
        <w:r w:rsidRPr="008C679F">
          <w:rPr>
            <w:highlight w:val="green"/>
            <w:rPrChange w:id="432"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433" w:author="Ben Fels" w:date="2024-12-21T13:45:00Z" w16du:dateUtc="2024-12-21T12:45:00Z">
        <w:r w:rsidRPr="007B766F">
          <w:rPr>
            <w:highlight w:val="green"/>
          </w:rPr>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34" w:author="Ben Fels" w:date="2024-12-21T13:46:00Z" w16du:dateUtc="2024-12-21T12:46:00Z">
        <w:r>
          <w:t>.</w:t>
        </w:r>
      </w:ins>
      <w:ins w:id="435" w:author="Ben Fels" w:date="2024-12-21T14:01:00Z" w16du:dateUtc="2024-12-21T13:01:00Z">
        <w:r>
          <w:t xml:space="preserve"> </w:t>
        </w:r>
      </w:ins>
    </w:p>
    <w:p w14:paraId="2E2B9C8A" w14:textId="486C5CE1" w:rsidR="00F86CE9" w:rsidRDefault="00035068" w:rsidP="009816B9">
      <w:pPr>
        <w:jc w:val="both"/>
      </w:pPr>
      <w:r>
        <w:t xml:space="preserve">Zur Bearbeitung der Teilaufgaben werden nach </w:t>
      </w:r>
      <w:ins w:id="436"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437" w:author="Ben Fels" w:date="2024-12-21T19:41:00Z" w16du:dateUtc="2024-12-21T18:41:00Z">
        <w:r w:rsidR="00BC3DF2" w:rsidRPr="00D23882">
          <w:t xml:space="preserve">diverse </w:t>
        </w:r>
      </w:ins>
      <w:ins w:id="438" w:author="Ben Fels" w:date="2024-12-21T19:40:00Z" w16du:dateUtc="2024-12-21T18:40:00Z">
        <w:r w:rsidR="00BC3DF2" w:rsidRPr="00D23882">
          <w:t xml:space="preserve">Techniken, einschließlich statistischer und linguistischer Methoden </w:t>
        </w:r>
      </w:ins>
      <w:r w:rsidR="00164717">
        <w:t>genutzt</w:t>
      </w:r>
      <w:ins w:id="439" w:author="Ben Fels" w:date="2024-12-21T19:40:00Z" w16du:dateUtc="2024-12-21T18:40:00Z">
        <w:r w:rsidR="00BC3DF2" w:rsidRPr="00D23882">
          <w:t>.</w:t>
        </w:r>
      </w:ins>
      <w:r w:rsidR="00965CED">
        <w:t xml:space="preserve"> </w:t>
      </w:r>
      <w:ins w:id="440"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441" w:author="Ben Fels" w:date="2024-12-21T13:56:00Z" w16du:dateUtc="2024-12-21T12:56:00Z">
        <w:r w:rsidR="0020785D" w:rsidRPr="000A16D0">
          <w:t>als</w:t>
        </w:r>
      </w:ins>
      <w:ins w:id="442" w:author="Ben Fels" w:date="2024-12-21T13:57:00Z" w16du:dateUtc="2024-12-21T12:57:00Z">
        <w:r w:rsidR="0020785D" w:rsidRPr="000A16D0">
          <w:t xml:space="preserve"> eine Sequenzetikettierungsaufgabe</w:t>
        </w:r>
      </w:ins>
      <w:ins w:id="443" w:author="Ben Fels" w:date="2024-12-21T13:56:00Z" w16du:dateUtc="2024-12-21T12:56:00Z">
        <w:r w:rsidR="0020785D" w:rsidRPr="000A16D0">
          <w:t xml:space="preserve"> </w:t>
        </w:r>
      </w:ins>
      <w:ins w:id="444" w:author="Ben Fels" w:date="2024-12-21T13:57:00Z" w16du:dateUtc="2024-12-21T12:57:00Z">
        <w:r w:rsidR="0020785D" w:rsidRPr="000A16D0">
          <w:t>(</w:t>
        </w:r>
      </w:ins>
      <w:proofErr w:type="spellStart"/>
      <w:ins w:id="445" w:author="Ben Fels" w:date="2024-12-21T12:15:00Z" w16du:dateUtc="2024-12-21T11:15:00Z">
        <w:r w:rsidR="0020785D" w:rsidRPr="000A16D0">
          <w:rPr>
            <w:highlight w:val="darkGray"/>
          </w:rPr>
          <w:t>sequence</w:t>
        </w:r>
        <w:proofErr w:type="spellEnd"/>
        <w:r w:rsidR="0020785D" w:rsidRPr="000A16D0">
          <w:rPr>
            <w:highlight w:val="darkGray"/>
          </w:rPr>
          <w:t xml:space="preserve"> </w:t>
        </w:r>
        <w:proofErr w:type="spellStart"/>
        <w:r w:rsidR="0020785D" w:rsidRPr="000A16D0">
          <w:rPr>
            <w:highlight w:val="darkGray"/>
          </w:rPr>
          <w:t>labeling</w:t>
        </w:r>
        <w:proofErr w:type="spellEnd"/>
        <w:r w:rsidR="0020785D" w:rsidRPr="000A16D0">
          <w:rPr>
            <w:highlight w:val="darkGray"/>
          </w:rPr>
          <w:t xml:space="preserve"> </w:t>
        </w:r>
        <w:proofErr w:type="spellStart"/>
        <w:r w:rsidR="0020785D" w:rsidRPr="000A16D0">
          <w:rPr>
            <w:highlight w:val="darkGray"/>
          </w:rPr>
          <w:t>task</w:t>
        </w:r>
      </w:ins>
      <w:proofErr w:type="spellEnd"/>
      <w:ins w:id="446" w:author="Ben Fels" w:date="2024-12-21T13:57:00Z" w16du:dateUtc="2024-12-21T12:57:00Z">
        <w:r w:rsidR="0020785D" w:rsidRPr="000A16D0">
          <w:t>)</w:t>
        </w:r>
      </w:ins>
      <w:r w:rsidR="0020785D">
        <w:t>,</w:t>
      </w:r>
      <w:r w:rsidR="0020785D" w:rsidRPr="00C07F2A">
        <w:t xml:space="preserve"> </w:t>
      </w:r>
      <w:r w:rsidR="0020785D">
        <w:t xml:space="preserve">vergleichbar mit der </w:t>
      </w:r>
      <w:proofErr w:type="spellStart"/>
      <w:r w:rsidR="0020785D">
        <w:t>Named</w:t>
      </w:r>
      <w:proofErr w:type="spellEnd"/>
      <w:r w:rsidR="0020785D">
        <w:t xml:space="preserve"> Entity Recognition </w:t>
      </w:r>
      <w:ins w:id="447"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448"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449" w:author="Ben Fels" w:date="2024-12-21T12:15:00Z" w16du:dateUtc="2024-12-21T11:15:00Z">
        <w:r w:rsidR="0020785D" w:rsidRPr="0062282A">
          <w:rPr>
            <w:highlight w:val="magenta"/>
          </w:rPr>
          <w:fldChar w:fldCharType="end"/>
        </w:r>
      </w:ins>
      <w:r w:rsidR="00965CED">
        <w:t>.</w:t>
      </w:r>
    </w:p>
    <w:p w14:paraId="018F52D6" w14:textId="77777777" w:rsidR="00BB17BB" w:rsidRDefault="00BB17BB" w:rsidP="00BB17BB">
      <w:pPr>
        <w:jc w:val="both"/>
      </w:pPr>
      <w:ins w:id="450" w:author="Ben Fels" w:date="2024-12-21T11:56:00Z" w16du:dateUtc="2024-12-21T10:56:00Z">
        <w:r w:rsidRPr="00C34F32">
          <w:rPr>
            <w:rFonts w:cs="Arial"/>
            <w:highlight w:val="magenta"/>
          </w:rPr>
          <w:t xml:space="preserve">Cabrio &amp; </w:t>
        </w:r>
        <w:proofErr w:type="spellStart"/>
        <w:r w:rsidRPr="00C34F32">
          <w:rPr>
            <w:rFonts w:cs="Arial"/>
            <w:highlight w:val="magenta"/>
          </w:rPr>
          <w:t>Villat</w:t>
        </w:r>
        <w:r w:rsidRPr="00165108">
          <w:rPr>
            <w:rFonts w:cs="Arial"/>
            <w:highlight w:val="magenta"/>
          </w:rPr>
          <w:t>a</w:t>
        </w:r>
      </w:ins>
      <w:proofErr w:type="spellEnd"/>
      <w:r w:rsidRPr="00165108">
        <w:rPr>
          <w:rFonts w:cs="Arial"/>
          <w:highlight w:val="magenta"/>
        </w:rPr>
        <w:t xml:space="preserve"> </w:t>
      </w:r>
      <w:ins w:id="451"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452" w:author="Ben Fels" w:date="2024-12-21T11:56:00Z" w16du:dateUtc="2024-12-21T10:56:00Z">
        <w:r w:rsidRPr="00165108">
          <w:rPr>
            <w:highlight w:val="magenta"/>
          </w:rPr>
          <w:fldChar w:fldCharType="separate"/>
        </w:r>
      </w:ins>
      <w:r w:rsidRPr="00165108">
        <w:rPr>
          <w:rFonts w:cs="Arial"/>
          <w:highlight w:val="magenta"/>
        </w:rPr>
        <w:t>(2018, S. 5431)</w:t>
      </w:r>
      <w:ins w:id="453" w:author="Ben Fels" w:date="2024-12-21T11:56:00Z" w16du:dateUtc="2024-12-21T10:56:00Z">
        <w:r w:rsidRPr="00165108">
          <w:rPr>
            <w:highlight w:val="magenta"/>
          </w:rPr>
          <w:fldChar w:fldCharType="end"/>
        </w:r>
        <w:r w:rsidRPr="00C34F32">
          <w:t xml:space="preserve"> </w:t>
        </w:r>
        <w:commentRangeStart w:id="454"/>
        <w:r w:rsidRPr="00C34F32">
          <w:t>tragen die leistungsfähigsten Algorithmen</w:t>
        </w:r>
      </w:ins>
      <w:r>
        <w:t xml:space="preserve"> und </w:t>
      </w:r>
      <w:ins w:id="455"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454"/>
      <w:r>
        <w:rPr>
          <w:rStyle w:val="Kommentarzeichen"/>
        </w:rPr>
        <w:commentReference w:id="454"/>
      </w:r>
    </w:p>
    <w:p w14:paraId="76DFC4D7" w14:textId="77777777" w:rsidR="00BB17BB" w:rsidRPr="00010F4B" w:rsidDel="002F0878" w:rsidRDefault="00BB17BB" w:rsidP="0020785D">
      <w:pPr>
        <w:rPr>
          <w:ins w:id="456" w:author="Ben Fels" w:date="2024-12-21T12:01:00Z" w16du:dateUtc="2024-12-21T11:01:00Z"/>
          <w:del w:id="457" w:author="Ben Fels" w:date="2024-12-21T12:16:00Z" w16du:dateUtc="2024-12-21T11:16:00Z"/>
        </w:rPr>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58" w:author="Ben Fels" w:date="2024-12-21T14:02:00Z" w16du:dateUtc="2024-12-21T13:02:00Z">
        <w:r w:rsidR="00B22C69">
          <w:t xml:space="preserve">beispielsweise </w:t>
        </w:r>
      </w:ins>
      <w:r w:rsidR="009816B9">
        <w:t xml:space="preserve">aus </w:t>
      </w:r>
      <w:ins w:id="459" w:author="Ben Fels" w:date="2024-12-21T14:02:00Z" w16du:dateUtc="2024-12-21T13:02:00Z">
        <w:r w:rsidR="009E5C33" w:rsidRPr="00895A9C">
          <w:rPr>
            <w:rFonts w:cs="Arial"/>
            <w:highlight w:val="magenta"/>
          </w:rPr>
          <w:t xml:space="preserve">Stab &amp; </w:t>
        </w:r>
        <w:proofErr w:type="spellStart"/>
        <w:r w:rsidR="009E5C33" w:rsidRPr="00895A9C">
          <w:rPr>
            <w:rFonts w:cs="Arial"/>
            <w:highlight w:val="magenta"/>
          </w:rPr>
          <w:t>Gurevych</w:t>
        </w:r>
        <w:proofErr w:type="spellEnd"/>
        <w:r w:rsidR="00B22C69">
          <w:t xml:space="preserve"> </w:t>
        </w:r>
      </w:ins>
      <w:r w:rsidR="009E5C33" w:rsidRPr="00E92839">
        <w:rPr>
          <w:highlight w:val="magenta"/>
          <w:rPrChange w:id="460" w:author="Ben Fels" w:date="2024-12-21T14:02:00Z" w16du:dateUtc="2024-12-21T13:02:00Z">
            <w:rPr/>
          </w:rPrChange>
        </w:rPr>
        <w:fldChar w:fldCharType="begin"/>
      </w:r>
      <w:r w:rsidR="009E5C33" w:rsidRPr="00E92839">
        <w:rPr>
          <w:highlight w:val="magenta"/>
          <w:rPrChange w:id="461"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62" w:author="Ben Fels" w:date="2024-12-21T14:02:00Z" w16du:dateUtc="2024-12-21T13:02:00Z">
            <w:rPr/>
          </w:rPrChange>
        </w:rPr>
        <w:fldChar w:fldCharType="separate"/>
      </w:r>
      <w:r w:rsidR="009E5C33" w:rsidRPr="00E92839">
        <w:rPr>
          <w:rFonts w:cs="Arial"/>
          <w:highlight w:val="magenta"/>
          <w:rPrChange w:id="463" w:author="Ben Fels" w:date="2024-12-21T14:02:00Z" w16du:dateUtc="2024-12-21T13:02:00Z">
            <w:rPr>
              <w:rFonts w:cs="Arial"/>
            </w:rPr>
          </w:rPrChange>
        </w:rPr>
        <w:t>(2017b)</w:t>
      </w:r>
      <w:r w:rsidR="009E5C33" w:rsidRPr="00E92839">
        <w:rPr>
          <w:highlight w:val="magenta"/>
          <w:rPrChange w:id="464" w:author="Ben Fels" w:date="2024-12-21T14:02:00Z" w16du:dateUtc="2024-12-21T13:02:00Z">
            <w:rPr/>
          </w:rPrChange>
        </w:rPr>
        <w:fldChar w:fldCharType="end"/>
      </w:r>
      <w:ins w:id="465" w:author="Ben Fels" w:date="2024-12-21T14:03:00Z" w16du:dateUtc="2024-12-21T13:03:00Z">
        <w:r w:rsidR="00E92839">
          <w:t xml:space="preserve"> </w:t>
        </w:r>
      </w:ins>
      <w:r w:rsidR="009816B9">
        <w:t xml:space="preserve">hervorgeht. </w:t>
      </w:r>
      <w:r w:rsidR="006E43E6">
        <w:t>Stattdessen</w:t>
      </w:r>
      <w:ins w:id="466" w:author="Ben Fels" w:date="2024-12-21T14:01:00Z" w16du:dateUtc="2024-12-21T13:01:00Z">
        <w:r w:rsidR="00B22C69">
          <w:t xml:space="preserve"> soll sich die </w:t>
        </w:r>
      </w:ins>
      <w:r w:rsidR="006E43E6">
        <w:t xml:space="preserve">gute Performance bei NLP-Aufgaben und die </w:t>
      </w:r>
      <w:ins w:id="467"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68" w:author="Ben Fels" w:date="2024-12-21T13:44:00Z" w16du:dateUtc="2024-12-21T12:44:00Z"/>
          <w:moveTo w:id="469" w:author="Ben Fels" w:date="2024-12-21T12:01:00Z" w16du:dateUtc="2024-12-21T11:01:00Z"/>
        </w:rPr>
      </w:pPr>
      <w:moveToRangeStart w:id="470" w:author="Ben Fels" w:date="2024-12-21T12:01:00Z" w:name="move185674925"/>
      <w:moveTo w:id="471" w:author="Ben Fels" w:date="2024-12-21T12:01:00Z" w16du:dateUtc="2024-12-21T11:01:00Z">
        <w:del w:id="472"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73" w:author="Ben Fels" w:date="2024-12-21T13:45:00Z" w16du:dateUtc="2024-12-21T12:45:00Z"/>
          <w:moveTo w:id="474" w:author="Ben Fels" w:date="2024-12-21T12:01:00Z" w16du:dateUtc="2024-12-21T11:01:00Z"/>
        </w:rPr>
      </w:pPr>
      <w:moveTo w:id="475" w:author="Ben Fels" w:date="2024-12-21T12:01:00Z" w16du:dateUtc="2024-12-21T11:01:00Z">
        <w:del w:id="47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7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78" w:author="Ben Fels" w:date="2024-12-21T13:48:00Z" w16du:dateUtc="2024-12-21T12:48:00Z"/>
          <w:moveTo w:id="479" w:author="Ben Fels" w:date="2024-12-21T12:01:00Z" w16du:dateUtc="2024-12-21T11:01:00Z"/>
        </w:rPr>
      </w:pPr>
      <w:moveTo w:id="480" w:author="Ben Fels" w:date="2024-12-21T12:01:00Z" w16du:dateUtc="2024-12-21T11:01:00Z">
        <w:del w:id="48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82" w:author="Ben Fels" w:date="2024-12-21T13:53:00Z" w16du:dateUtc="2024-12-21T12:53:00Z"/>
          <w:moveTo w:id="483" w:author="Ben Fels" w:date="2024-12-21T12:01:00Z" w16du:dateUtc="2024-12-21T11:01:00Z"/>
        </w:rPr>
        <w:pPrChange w:id="484" w:author="Ben Fels" w:date="2024-12-21T13:50:00Z" w16du:dateUtc="2024-12-21T12:50:00Z">
          <w:pPr>
            <w:pStyle w:val="Listenabsatz"/>
            <w:numPr>
              <w:numId w:val="37"/>
            </w:numPr>
            <w:ind w:left="1068" w:hanging="360"/>
          </w:pPr>
        </w:pPrChange>
      </w:pPr>
      <w:moveTo w:id="485" w:author="Ben Fels" w:date="2024-12-21T12:01:00Z" w16du:dateUtc="2024-12-21T11:01:00Z">
        <w:del w:id="486" w:author="Ben Fels" w:date="2024-12-21T13:53:00Z" w16du:dateUtc="2024-12-21T12:53:00Z">
          <w:r w:rsidDel="00CE516B">
            <w:delText xml:space="preserve">Anhand </w:delText>
          </w:r>
        </w:del>
        <w:del w:id="487" w:author="Ben Fels" w:date="2024-12-21T13:50:00Z" w16du:dateUtc="2024-12-21T12:50:00Z">
          <w:r w:rsidDel="00503AE4">
            <w:delText xml:space="preserve">dieser </w:delText>
          </w:r>
        </w:del>
        <w:del w:id="488" w:author="Ben Fels" w:date="2024-12-21T13:53:00Z" w16du:dateUtc="2024-12-21T12:53:00Z">
          <w:r w:rsidDel="00CE516B">
            <w:delText xml:space="preserve">Beziehungen können Argumentationsgraphen </w:delText>
          </w:r>
        </w:del>
        <w:del w:id="489" w:author="Ben Fels" w:date="2024-12-21T13:50:00Z" w16du:dateUtc="2024-12-21T12:50:00Z">
          <w:r w:rsidDel="00503AE4">
            <w:delText xml:space="preserve">gebaut </w:delText>
          </w:r>
        </w:del>
        <w:del w:id="490"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91" w:author="Ben Fels" w:date="2024-12-21T12:14:00Z" w16du:dateUtc="2024-12-21T11:14:00Z"/>
          <w:moveTo w:id="492" w:author="Ben Fels" w:date="2024-12-21T12:01:00Z" w16du:dateUtc="2024-12-21T11:01:00Z"/>
        </w:rPr>
      </w:pPr>
      <w:moveTo w:id="493" w:author="Ben Fels" w:date="2024-12-21T12:01:00Z" w16du:dateUtc="2024-12-21T11:01:00Z">
        <w:del w:id="494"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95"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96" w:author="Ben Fels" w:date="2024-12-21T12:14:00Z" w16du:dateUtc="2024-12-21T11:14:00Z"/>
          <w:moveTo w:id="497" w:author="Ben Fels" w:date="2024-12-21T12:01:00Z" w16du:dateUtc="2024-12-21T11:01:00Z"/>
        </w:rPr>
      </w:pPr>
      <w:moveTo w:id="498" w:author="Ben Fels" w:date="2024-12-21T12:01:00Z" w16du:dateUtc="2024-12-21T11:01:00Z">
        <w:del w:id="499"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500" w:author="Ben Fels" w:date="2024-12-21T12:14:00Z" w16du:dateUtc="2024-12-21T11:14:00Z"/>
          <w:moveTo w:id="501" w:author="Ben Fels" w:date="2024-12-21T12:01:00Z" w16du:dateUtc="2024-12-21T11:01:00Z"/>
        </w:rPr>
      </w:pPr>
      <w:moveTo w:id="502" w:author="Ben Fels" w:date="2024-12-21T12:01:00Z" w16du:dateUtc="2024-12-21T11:01:00Z">
        <w:del w:id="503"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504" w:author="Ben Fels" w:date="2024-12-21T12:14:00Z" w16du:dateUtc="2024-12-21T11:14:00Z"/>
          <w:moveTo w:id="505" w:author="Ben Fels" w:date="2024-12-21T12:01:00Z" w16du:dateUtc="2024-12-21T11:01:00Z"/>
        </w:rPr>
      </w:pPr>
      <w:moveTo w:id="506" w:author="Ben Fels" w:date="2024-12-21T12:01:00Z" w16du:dateUtc="2024-12-21T11:01:00Z">
        <w:del w:id="507"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508" w:author="Ben Fels" w:date="2024-12-21T12:14:00Z" w16du:dateUtc="2024-12-21T11:14:00Z"/>
          <w:moveTo w:id="509" w:author="Ben Fels" w:date="2024-12-21T12:01:00Z" w16du:dateUtc="2024-12-21T11:01:00Z"/>
        </w:rPr>
      </w:pPr>
      <w:moveTo w:id="510" w:author="Ben Fels" w:date="2024-12-21T12:01:00Z" w16du:dateUtc="2024-12-21T11:01:00Z">
        <w:del w:id="511"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12" w:author="Ben Fels" w:date="2024-12-21T12:14:00Z" w16du:dateUtc="2024-12-21T11:14:00Z"/>
          <w:moveTo w:id="513" w:author="Ben Fels" w:date="2024-12-21T12:01:00Z" w16du:dateUtc="2024-12-21T11:01:00Z"/>
        </w:rPr>
        <w:pPrChange w:id="514" w:author="Ben Fels" w:date="2024-12-21T12:14:00Z" w16du:dateUtc="2024-12-21T11:14:00Z">
          <w:pPr>
            <w:pStyle w:val="Listenabsatz"/>
            <w:numPr>
              <w:ilvl w:val="1"/>
              <w:numId w:val="21"/>
            </w:numPr>
            <w:ind w:left="1440" w:hanging="360"/>
          </w:pPr>
        </w:pPrChange>
      </w:pPr>
      <w:moveTo w:id="515" w:author="Ben Fels" w:date="2024-12-21T12:01:00Z" w16du:dateUtc="2024-12-21T11:01:00Z">
        <w:del w:id="516"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17" w:author="Ben Fels" w:date="2024-12-21T12:14:00Z" w16du:dateUtc="2024-12-21T11:14:00Z"/>
          <w:moveTo w:id="518" w:author="Ben Fels" w:date="2024-12-21T12:01:00Z" w16du:dateUtc="2024-12-21T11:01:00Z"/>
          <w:b/>
        </w:rPr>
        <w:pPrChange w:id="519" w:author="Ben Fels" w:date="2024-12-21T12:14:00Z" w16du:dateUtc="2024-12-21T11:14:00Z">
          <w:pPr>
            <w:pStyle w:val="Listenabsatz"/>
            <w:numPr>
              <w:ilvl w:val="1"/>
              <w:numId w:val="21"/>
            </w:numPr>
            <w:ind w:left="1440" w:hanging="360"/>
          </w:pPr>
        </w:pPrChange>
      </w:pPr>
      <w:moveTo w:id="520" w:author="Ben Fels" w:date="2024-12-21T12:01:00Z" w16du:dateUtc="2024-12-21T11:01:00Z">
        <w:del w:id="521"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22" w:author="Ben Fels" w:date="2024-12-21T12:14:00Z" w16du:dateUtc="2024-12-21T11:14:00Z"/>
          <w:moveTo w:id="523" w:author="Ben Fels" w:date="2024-12-21T12:01:00Z" w16du:dateUtc="2024-12-21T11:01:00Z"/>
          <w:b/>
        </w:rPr>
        <w:pPrChange w:id="524" w:author="Ben Fels" w:date="2024-12-21T12:14:00Z" w16du:dateUtc="2024-12-21T11:14:00Z">
          <w:pPr>
            <w:pStyle w:val="Listenabsatz"/>
            <w:numPr>
              <w:numId w:val="21"/>
            </w:numPr>
            <w:ind w:hanging="360"/>
          </w:pPr>
        </w:pPrChange>
      </w:pPr>
      <w:moveTo w:id="525" w:author="Ben Fels" w:date="2024-12-21T12:01:00Z" w16du:dateUtc="2024-12-21T11:01:00Z">
        <w:del w:id="526"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27" w:author="Ben Fels" w:date="2024-12-21T12:15:00Z" w16du:dateUtc="2024-12-21T11:15:00Z"/>
          <w:moveTo w:id="528" w:author="Ben Fels" w:date="2024-12-21T12:01:00Z" w16du:dateUtc="2024-12-21T11:01:00Z"/>
        </w:rPr>
      </w:pPr>
      <w:moveTo w:id="529" w:author="Ben Fels" w:date="2024-12-21T12:01:00Z" w16du:dateUtc="2024-12-21T11:01:00Z">
        <w:del w:id="530"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31" w:author="Ben Fels" w:date="2024-12-21T12:15:00Z" w16du:dateUtc="2024-12-21T11:15:00Z"/>
          <w:moveTo w:id="532" w:author="Ben Fels" w:date="2024-12-21T12:01:00Z" w16du:dateUtc="2024-12-21T11:01:00Z"/>
        </w:rPr>
      </w:pPr>
      <w:moveTo w:id="533" w:author="Ben Fels" w:date="2024-12-21T12:01:00Z" w16du:dateUtc="2024-12-21T11:01:00Z">
        <w:del w:id="534"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35" w:author="Ben Fels" w:date="2024-12-21T14:13:00Z" w16du:dateUtc="2024-12-21T13:13:00Z"/>
          <w:moveTo w:id="536" w:author="Ben Fels" w:date="2024-12-21T12:01:00Z" w16du:dateUtc="2024-12-21T11:01:00Z"/>
        </w:rPr>
      </w:pPr>
      <w:moveTo w:id="537" w:author="Ben Fels" w:date="2024-12-21T12:01:00Z" w16du:dateUtc="2024-12-21T11:01:00Z">
        <w:del w:id="538"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539" w:author="Ben Fels" w:date="2024-12-21T12:16:00Z" w16du:dateUtc="2024-12-21T11:16:00Z"/>
          <w:moveTo w:id="540" w:author="Ben Fels" w:date="2024-12-21T12:01:00Z" w16du:dateUtc="2024-12-21T11:01:00Z"/>
        </w:rPr>
      </w:pPr>
      <w:moveTo w:id="541" w:author="Ben Fels" w:date="2024-12-21T12:01:00Z" w16du:dateUtc="2024-12-21T11:01:00Z">
        <w:del w:id="542"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43" w:author="Ben Fels" w:date="2024-12-21T12:16:00Z" w16du:dateUtc="2024-12-21T11:16:00Z"/>
          <w:moveTo w:id="544" w:author="Ben Fels" w:date="2024-12-21T12:01:00Z" w16du:dateUtc="2024-12-21T11:01:00Z"/>
        </w:rPr>
      </w:pPr>
      <w:moveTo w:id="545" w:author="Ben Fels" w:date="2024-12-21T12:01:00Z" w16du:dateUtc="2024-12-21T11:01:00Z">
        <w:del w:id="546"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47" w:author="Ben Fels" w:date="2024-12-21T12:16:00Z" w16du:dateUtc="2024-12-21T11:16:00Z"/>
          <w:moveTo w:id="548" w:author="Ben Fels" w:date="2024-12-21T12:01:00Z" w16du:dateUtc="2024-12-21T11:01:00Z"/>
          <w:rPrChange w:id="549" w:author="Ben Fels" w:date="2024-12-21T13:57:00Z" w16du:dateUtc="2024-12-21T12:57:00Z">
            <w:rPr>
              <w:del w:id="550" w:author="Ben Fels" w:date="2024-12-21T12:16:00Z" w16du:dateUtc="2024-12-21T11:16:00Z"/>
              <w:moveTo w:id="551" w:author="Ben Fels" w:date="2024-12-21T12:01:00Z" w16du:dateUtc="2024-12-21T11:01:00Z"/>
              <w:lang w:val="en-US"/>
            </w:rPr>
          </w:rPrChange>
        </w:rPr>
        <w:pPrChange w:id="552" w:author="Ben Fels" w:date="2024-12-21T12:16:00Z" w16du:dateUtc="2024-12-21T11:16:00Z">
          <w:pPr>
            <w:pStyle w:val="Listenabsatz"/>
            <w:numPr>
              <w:numId w:val="21"/>
            </w:numPr>
            <w:ind w:hanging="360"/>
          </w:pPr>
        </w:pPrChange>
      </w:pPr>
      <w:moveTo w:id="553" w:author="Ben Fels" w:date="2024-12-21T12:01:00Z" w16du:dateUtc="2024-12-21T11:01:00Z">
        <w:del w:id="554" w:author="Ben Fels" w:date="2024-12-21T12:16:00Z" w16du:dateUtc="2024-12-21T11:16:00Z">
          <w:r w:rsidRPr="00AD5E49" w:rsidDel="002F0878">
            <w:rPr>
              <w:rPrChange w:id="555"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56" w:author="Ben Fels" w:date="2024-12-21T12:16:00Z" w16du:dateUtc="2024-12-21T11:16:00Z"/>
          <w:moveTo w:id="557" w:author="Ben Fels" w:date="2024-12-21T12:01:00Z" w16du:dateUtc="2024-12-21T11:01:00Z"/>
          <w:rPrChange w:id="558" w:author="Ben Fels" w:date="2024-12-21T13:57:00Z" w16du:dateUtc="2024-12-21T12:57:00Z">
            <w:rPr>
              <w:del w:id="559" w:author="Ben Fels" w:date="2024-12-21T12:16:00Z" w16du:dateUtc="2024-12-21T11:16:00Z"/>
              <w:moveTo w:id="560" w:author="Ben Fels" w:date="2024-12-21T12:01:00Z" w16du:dateUtc="2024-12-21T11:01:00Z"/>
              <w:lang w:val="en-US"/>
            </w:rPr>
          </w:rPrChange>
        </w:rPr>
        <w:pPrChange w:id="561" w:author="Ben Fels" w:date="2024-12-21T12:16:00Z" w16du:dateUtc="2024-12-21T11:16:00Z">
          <w:pPr>
            <w:pStyle w:val="Listenabsatz"/>
            <w:numPr>
              <w:numId w:val="21"/>
            </w:numPr>
            <w:ind w:hanging="360"/>
          </w:pPr>
        </w:pPrChange>
      </w:pPr>
      <w:moveTo w:id="562" w:author="Ben Fels" w:date="2024-12-21T12:01:00Z" w16du:dateUtc="2024-12-21T11:01:00Z">
        <w:del w:id="563" w:author="Ben Fels" w:date="2024-12-21T12:16:00Z" w16du:dateUtc="2024-12-21T11:16:00Z">
          <w:r w:rsidRPr="00AD5E49" w:rsidDel="002F0878">
            <w:rPr>
              <w:rPrChange w:id="564"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65" w:author="Ben Fels" w:date="2024-12-21T12:21:00Z" w16du:dateUtc="2024-12-21T11:21:00Z"/>
          <w:moveTo w:id="566" w:author="Ben Fels" w:date="2024-12-21T12:01:00Z" w16du:dateUtc="2024-12-21T11:01:00Z"/>
        </w:rPr>
        <w:pPrChange w:id="567" w:author="Ben Fels" w:date="2024-12-21T12:21:00Z" w16du:dateUtc="2024-12-21T11:21:00Z">
          <w:pPr>
            <w:pStyle w:val="Listenabsatz"/>
            <w:numPr>
              <w:numId w:val="33"/>
            </w:numPr>
            <w:ind w:hanging="360"/>
          </w:pPr>
        </w:pPrChange>
      </w:pPr>
      <w:moveTo w:id="568" w:author="Ben Fels" w:date="2024-12-21T12:01:00Z" w16du:dateUtc="2024-12-21T11:01:00Z">
        <w:del w:id="569"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70" w:author="Ben Fels" w:date="2024-12-21T12:21:00Z" w16du:dateUtc="2024-12-21T11:21:00Z"/>
          <w:moveTo w:id="571" w:author="Ben Fels" w:date="2024-12-21T12:01:00Z" w16du:dateUtc="2024-12-21T11:01:00Z"/>
        </w:rPr>
        <w:pPrChange w:id="572" w:author="Ben Fels" w:date="2024-12-21T12:21:00Z" w16du:dateUtc="2024-12-21T11:21:00Z">
          <w:pPr>
            <w:pStyle w:val="Listenabsatz"/>
            <w:numPr>
              <w:numId w:val="33"/>
            </w:numPr>
            <w:ind w:hanging="360"/>
          </w:pPr>
        </w:pPrChange>
      </w:pPr>
      <w:moveTo w:id="573" w:author="Ben Fels" w:date="2024-12-21T12:01:00Z" w16du:dateUtc="2024-12-21T11:01:00Z">
        <w:del w:id="574"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75" w:author="Ben Fels" w:date="2024-12-21T18:55:00Z" w16du:dateUtc="2024-12-21T17:55:00Z"/>
          <w:moveTo w:id="576" w:author="Ben Fels" w:date="2024-12-21T12:01:00Z" w16du:dateUtc="2024-12-21T11:01:00Z"/>
          <w:sz w:val="22"/>
          <w:szCs w:val="20"/>
        </w:rPr>
      </w:pPr>
      <w:moveTo w:id="577" w:author="Ben Fels" w:date="2024-12-21T12:01:00Z" w16du:dateUtc="2024-12-21T11:01:00Z">
        <w:del w:id="578"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79" w:author="Ben Fels" w:date="2024-12-21T18:55:00Z" w16du:dateUtc="2024-12-21T17:55:00Z"/>
          <w:moveTo w:id="580" w:author="Ben Fels" w:date="2024-12-21T12:01:00Z" w16du:dateUtc="2024-12-21T11:01:00Z"/>
        </w:rPr>
      </w:pPr>
    </w:p>
    <w:p w14:paraId="457DDD12" w14:textId="102B5A52" w:rsidR="004328D8" w:rsidRDefault="004328D8" w:rsidP="004328D8">
      <w:pPr>
        <w:rPr>
          <w:ins w:id="581" w:author="Ben Fels" w:date="2024-12-21T12:02:00Z" w16du:dateUtc="2024-12-21T11:02:00Z"/>
        </w:rPr>
      </w:pPr>
      <w:moveTo w:id="582" w:author="Ben Fels" w:date="2024-12-21T12:01:00Z" w16du:dateUtc="2024-12-21T11:01:00Z">
        <w:del w:id="583" w:author="Ben Fels" w:date="2024-12-21T18:55:00Z" w16du:dateUtc="2024-12-21T17:55:00Z">
          <w:r w:rsidRPr="00C72A2A" w:rsidDel="00462532">
            <w:delText>Um die Argumente zu extrahieren wird Prompt Engineering verwendet.</w:delText>
          </w:r>
        </w:del>
        <w:del w:id="584" w:author="Ben Fels" w:date="2024-12-21T12:58:00Z" w16du:dateUtc="2024-12-21T11:58:00Z">
          <w:r w:rsidRPr="00C72A2A"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RPr="00C72A2A" w:rsidDel="00F049CF">
            <w:delText xml:space="preserve">“ </w:delText>
          </w:r>
          <w:r w:rsidRPr="005A7749" w:rsidDel="00F049CF">
            <w:rPr>
              <w:highlight w:val="magenta"/>
            </w:rPr>
            <w:fldChar w:fldCharType="begin"/>
          </w:r>
          <w:r w:rsidRPr="00C72A2A"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C72A2A" w:rsidDel="00F049CF">
            <w:rPr>
              <w:rFonts w:cs="Arial"/>
              <w:highlight w:val="magenta"/>
            </w:rPr>
            <w:delText>(Peldszus &amp; Stede, 2013, S. 25)</w:delText>
          </w:r>
          <w:r w:rsidRPr="005A7749" w:rsidDel="00F049CF">
            <w:rPr>
              <w:highlight w:val="magenta"/>
            </w:rPr>
            <w:fldChar w:fldCharType="end"/>
          </w:r>
        </w:del>
      </w:moveTo>
      <w:moveToRangeEnd w:id="470"/>
    </w:p>
    <w:p w14:paraId="0896E69E" w14:textId="77777777" w:rsidR="004328D8" w:rsidRPr="00BC40CC" w:rsidRDefault="004328D8">
      <w:pPr>
        <w:pStyle w:val="berschrift3"/>
        <w:rPr>
          <w:ins w:id="585" w:author="Ben Fels" w:date="2024-12-21T12:02:00Z" w16du:dateUtc="2024-12-21T11:02:00Z"/>
          <w:lang w:val="en-US"/>
        </w:rPr>
        <w:pPrChange w:id="586" w:author="Ben Fels" w:date="2024-12-21T12:02:00Z" w16du:dateUtc="2024-12-21T11:02:00Z">
          <w:pPr>
            <w:pStyle w:val="berschrift2"/>
          </w:pPr>
        </w:pPrChange>
      </w:pPr>
      <w:bookmarkStart w:id="587" w:name="_Toc187929381"/>
      <w:ins w:id="588" w:author="Ben Fels" w:date="2024-12-21T12:02:00Z" w16du:dateUtc="2024-12-21T11:02:00Z">
        <w:r w:rsidRPr="00BC40CC">
          <w:rPr>
            <w:lang w:val="en-US"/>
          </w:rPr>
          <w:t>Argument diagramming techniques / Argument Schemes</w:t>
        </w:r>
        <w:bookmarkEnd w:id="587"/>
      </w:ins>
    </w:p>
    <w:p w14:paraId="1B6CD5E4" w14:textId="0B6BB887" w:rsidR="004328D8" w:rsidRDefault="004328D8" w:rsidP="006F5D81">
      <w:pPr>
        <w:jc w:val="both"/>
        <w:rPr>
          <w:ins w:id="589" w:author="Ben Fels" w:date="2024-12-21T12:02:00Z" w16du:dateUtc="2024-12-21T11:02:00Z"/>
        </w:rPr>
      </w:pPr>
      <w:ins w:id="590"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91" w:author="Ben Fels" w:date="2024-12-21T12:02:00Z" w16du:dateUtc="2024-12-21T11:02:00Z">
        <w:r>
          <w:t xml:space="preserve"> in einem </w:t>
        </w:r>
        <w:commentRangeStart w:id="592"/>
        <w:r>
          <w:t xml:space="preserve">Argument-Graphen </w:t>
        </w:r>
      </w:ins>
      <w:commentRangeEnd w:id="592"/>
      <w:r w:rsidR="001801E3">
        <w:rPr>
          <w:rStyle w:val="Kommentarzeichen"/>
        </w:rPr>
        <w:commentReference w:id="592"/>
      </w:r>
      <w:ins w:id="593" w:author="Ben Fels" w:date="2024-12-21T12:02:00Z" w16du:dateUtc="2024-12-21T11:02:00Z">
        <w:r>
          <w:t>abgebildet werden, mit dem Prämissen und Schl</w:t>
        </w:r>
      </w:ins>
      <w:r w:rsidR="00980541">
        <w:t>u</w:t>
      </w:r>
      <w:ins w:id="594"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95"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96"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597" w:author="Ben Fels" w:date="2024-12-21T11:53:00Z" w16du:dateUtc="2024-12-21T10:53:00Z">
            <w:rPr>
              <w:lang w:val="en-US"/>
            </w:rPr>
          </w:rPrChange>
        </w:rPr>
        <w:pPrChange w:id="598" w:author="Ben Fels" w:date="2024-12-21T11:53:00Z" w16du:dateUtc="2024-12-21T10:53:00Z">
          <w:pPr>
            <w:jc w:val="both"/>
          </w:pPr>
        </w:pPrChange>
      </w:pPr>
    </w:p>
    <w:p w14:paraId="72AFB885" w14:textId="77777777" w:rsidR="00B9084A" w:rsidRPr="002C461A" w:rsidRDefault="00B9084A" w:rsidP="00F41933">
      <w:pPr>
        <w:rPr>
          <w:ins w:id="599" w:author="Ben Fels" w:date="2024-12-21T09:22:00Z" w16du:dateUtc="2024-12-21T08:22:00Z"/>
        </w:rPr>
      </w:pPr>
    </w:p>
    <w:p w14:paraId="719F866C" w14:textId="60E39057" w:rsidR="00F41933" w:rsidRPr="00CF00D2" w:rsidRDefault="00F41933">
      <w:pPr>
        <w:pStyle w:val="berschrift3"/>
        <w:rPr>
          <w:ins w:id="600" w:author="Ben Fels" w:date="2024-12-21T09:22:00Z" w16du:dateUtc="2024-12-21T08:22:00Z"/>
          <w:lang w:val="en-US"/>
          <w:rPrChange w:id="601" w:author="Ben Fels" w:date="2024-12-21T09:58:00Z" w16du:dateUtc="2024-12-21T08:58:00Z">
            <w:rPr>
              <w:ins w:id="602" w:author="Ben Fels" w:date="2024-12-21T09:22:00Z" w16du:dateUtc="2024-12-21T08:22:00Z"/>
            </w:rPr>
          </w:rPrChange>
        </w:rPr>
        <w:pPrChange w:id="603" w:author="Ben Fels" w:date="2024-12-21T11:55:00Z" w16du:dateUtc="2024-12-21T10:55:00Z">
          <w:pPr/>
        </w:pPrChange>
      </w:pPr>
      <w:bookmarkStart w:id="604" w:name="_Toc187929383"/>
      <w:ins w:id="605" w:author="Ben Fels" w:date="2024-12-21T09:22:00Z" w16du:dateUtc="2024-12-21T08:22:00Z">
        <w:r w:rsidRPr="00CF00D2">
          <w:rPr>
            <w:lang w:val="en-US"/>
            <w:rPrChange w:id="606" w:author="Ben Fels" w:date="2024-12-21T09:58:00Z" w16du:dateUtc="2024-12-21T08:58:00Z">
              <w:rPr/>
            </w:rPrChange>
          </w:rPr>
          <w:t>Large Language Models</w:t>
        </w:r>
        <w:bookmarkEnd w:id="604"/>
      </w:ins>
    </w:p>
    <w:p w14:paraId="1909E1DC" w14:textId="4813D1B3" w:rsidR="00E444D6" w:rsidRPr="00E444D6" w:rsidRDefault="00E444D6" w:rsidP="00BC46DA">
      <w:pPr>
        <w:jc w:val="both"/>
        <w:rPr>
          <w:ins w:id="607" w:author="Ben Fels" w:date="2024-12-21T11:58:00Z" w16du:dateUtc="2024-12-21T10:58:00Z"/>
        </w:rPr>
      </w:pPr>
      <w:moveToRangeStart w:id="608" w:author="Ben Fels" w:date="2024-12-21T11:55:00Z" w:name="move185674546"/>
      <w:r w:rsidRPr="00920EC0">
        <w:rPr>
          <w:highlight w:val="cyan"/>
        </w:rPr>
        <w:t>Einordnung von LLMs in den Kontext KI</w:t>
      </w:r>
    </w:p>
    <w:p w14:paraId="759E3213" w14:textId="17661795" w:rsidR="0062504F" w:rsidRDefault="006767DB" w:rsidP="002F066A">
      <w:pPr>
        <w:jc w:val="both"/>
      </w:pPr>
      <w:proofErr w:type="spellStart"/>
      <w:r>
        <w:rPr>
          <w:rFonts w:cs="Arial"/>
          <w:highlight w:val="magenta"/>
        </w:rPr>
        <w:t>Patil</w:t>
      </w:r>
      <w:proofErr w:type="spellEnd"/>
      <w:r>
        <w:rPr>
          <w:rFonts w:cs="Arial"/>
          <w:highlight w:val="magenta"/>
        </w:rPr>
        <w:t xml:space="preserve"> &amp; </w:t>
      </w:r>
      <w:proofErr w:type="spellStart"/>
      <w:ins w:id="609" w:author="Ben Fels" w:date="2024-12-21T11:58:00Z" w16du:dateUtc="2024-12-21T10:58:00Z">
        <w:r w:rsidR="00B95707" w:rsidRPr="00E50642">
          <w:rPr>
            <w:rFonts w:cs="Arial"/>
            <w:highlight w:val="magenta"/>
          </w:rPr>
          <w:t>Gudivada</w:t>
        </w:r>
        <w:proofErr w:type="spellEnd"/>
        <w:r w:rsidR="00B95707" w:rsidRPr="00E50642">
          <w:rPr>
            <w:rFonts w:cs="Arial"/>
            <w:highlight w:val="magenta"/>
          </w:rPr>
          <w:t xml:space="preserve">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610"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proofErr w:type="spellStart"/>
      <w:ins w:id="611" w:author="Ben Fels" w:date="2024-12-21T11:58:00Z" w16du:dateUtc="2024-12-21T10:58:00Z">
        <w:r w:rsidR="002A5784">
          <w:rPr>
            <w:rFonts w:cs="Arial"/>
          </w:rPr>
          <w:t>transformerbasierten</w:t>
        </w:r>
        <w:proofErr w:type="spellEnd"/>
        <w:r w:rsidR="002A5784">
          <w:rPr>
            <w:rFonts w:cs="Arial"/>
          </w:rPr>
          <w:t xml:space="preserve"> LLMs</w:t>
        </w:r>
        <w:r w:rsidR="007036F9">
          <w:rPr>
            <w:rFonts w:cs="Arial"/>
          </w:rPr>
          <w:t xml:space="preserve">: </w:t>
        </w:r>
      </w:ins>
      <w:proofErr w:type="spellStart"/>
      <w:r w:rsidR="007036F9" w:rsidRPr="00C36A6B">
        <w:rPr>
          <w:rFonts w:cs="Arial"/>
          <w:highlight w:val="yellow"/>
        </w:rPr>
        <w:t>P</w:t>
      </w:r>
      <w:ins w:id="612" w:author="Ben Fels" w:date="2024-12-21T11:58:00Z" w16du:dateUtc="2024-12-21T10:58:00Z">
        <w:r w:rsidR="007036F9" w:rsidRPr="00C36A6B">
          <w:rPr>
            <w:rFonts w:cs="Arial"/>
            <w:i/>
            <w:highlight w:val="yellow"/>
          </w:rPr>
          <w:t>re</w:t>
        </w:r>
      </w:ins>
      <w:proofErr w:type="spellEnd"/>
      <w:r w:rsidR="007D64BB" w:rsidRPr="00C36A6B">
        <w:rPr>
          <w:rFonts w:cs="Arial"/>
          <w:i/>
          <w:highlight w:val="yellow"/>
        </w:rPr>
        <w:t>-</w:t>
      </w:r>
      <w:ins w:id="613" w:author="Ben Fels" w:date="2024-12-21T11:58:00Z" w16du:dateUtc="2024-12-21T10:58:00Z">
        <w:r w:rsidR="007036F9" w:rsidRPr="00C36A6B">
          <w:rPr>
            <w:rFonts w:cs="Arial"/>
            <w:i/>
            <w:highlight w:val="yellow"/>
          </w:rPr>
          <w:t>training</w:t>
        </w:r>
      </w:ins>
      <w:r w:rsidR="00EC732D" w:rsidRPr="00C36A6B">
        <w:rPr>
          <w:rFonts w:cs="Arial"/>
          <w:highlight w:val="yellow"/>
        </w:rPr>
        <w:t>, T</w:t>
      </w:r>
      <w:ins w:id="614" w:author="Ben Fels" w:date="2024-12-21T11:58:00Z" w16du:dateUtc="2024-12-21T10:58:00Z">
        <w:r w:rsidR="007036F9" w:rsidRPr="00C36A6B">
          <w:rPr>
            <w:rFonts w:cs="Arial"/>
            <w:i/>
            <w:highlight w:val="yellow"/>
          </w:rPr>
          <w:t>ransfer</w:t>
        </w:r>
      </w:ins>
      <w:r w:rsidR="00EC732D" w:rsidRPr="00C36A6B">
        <w:rPr>
          <w:rFonts w:cs="Arial"/>
          <w:i/>
          <w:highlight w:val="yellow"/>
        </w:rPr>
        <w:t>-L</w:t>
      </w:r>
      <w:ins w:id="615"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w:t>
      </w:r>
      <w:proofErr w:type="spellStart"/>
      <w:r w:rsidR="00EC732D" w:rsidRPr="00C36A6B">
        <w:rPr>
          <w:rFonts w:cs="Arial"/>
          <w:i/>
          <w:highlight w:val="yellow"/>
        </w:rPr>
        <w:t>Context</w:t>
      </w:r>
      <w:proofErr w:type="spellEnd"/>
      <w:r w:rsidR="00EC732D" w:rsidRPr="00C36A6B">
        <w:rPr>
          <w:rFonts w:cs="Arial"/>
          <w:i/>
          <w:highlight w:val="yellow"/>
        </w:rPr>
        <w:t>-Learning</w:t>
      </w:r>
      <w:r w:rsidR="00EC732D">
        <w:rPr>
          <w:rFonts w:cs="Arial"/>
          <w:i/>
        </w:rPr>
        <w:t xml:space="preserve"> </w:t>
      </w:r>
      <w:ins w:id="616" w:author="Ben Fels" w:date="2024-12-21T11:58:00Z" w16du:dateUtc="2024-12-21T10:58:00Z">
        <w:r w:rsidR="007036F9" w:rsidRPr="001C2A8B">
          <w:rPr>
            <w:rFonts w:cs="Arial"/>
            <w:i/>
            <w:highlight w:val="magenta"/>
          </w:rPr>
          <w:fldChar w:fldCharType="begin"/>
        </w:r>
        <w:r w:rsidR="007036F9">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7036F9" w:rsidRPr="001C2A8B">
          <w:rPr>
            <w:rFonts w:cs="Arial"/>
            <w:i/>
            <w:highlight w:val="magenta"/>
          </w:rPr>
          <w:fldChar w:fldCharType="separate"/>
        </w:r>
        <w:r w:rsidR="007036F9" w:rsidRPr="001C2A8B">
          <w:rPr>
            <w:rFonts w:cs="Arial"/>
            <w:highlight w:val="magenta"/>
          </w:rPr>
          <w:t>(Patil &amp; Gudivada, 2024, S. 3)</w:t>
        </w:r>
        <w:r w:rsidR="007036F9" w:rsidRPr="001C2A8B">
          <w:rPr>
            <w:rFonts w:cs="Arial"/>
            <w:i/>
            <w:highlight w:val="magenta"/>
          </w:rPr>
          <w:fldChar w:fldCharType="end"/>
        </w:r>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761CC4" w:rsidRPr="00761CC4">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w:t>
      </w:r>
      <w:proofErr w:type="spellStart"/>
      <w:r w:rsidR="00E80DDB" w:rsidRPr="00590A49">
        <w:rPr>
          <w:rFonts w:cs="Arial"/>
          <w:highlight w:val="green"/>
        </w:rPr>
        <w:t>Pre</w:t>
      </w:r>
      <w:proofErr w:type="spellEnd"/>
      <w:r w:rsidR="00E80DDB" w:rsidRPr="00590A49">
        <w:rPr>
          <w:rFonts w:cs="Arial"/>
          <w:highlight w:val="green"/>
        </w:rPr>
        <w:t>-training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 xml:space="preserve">sprünglich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F11230">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F11230" w:rsidRPr="00F11230">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w:t>
      </w:r>
      <w:proofErr w:type="spellStart"/>
      <w:r w:rsidR="00081A6C" w:rsidRPr="007377F7">
        <w:rPr>
          <w:bCs/>
          <w:highlight w:val="red"/>
        </w:rPr>
        <w:t>Context</w:t>
      </w:r>
      <w:proofErr w:type="spellEnd"/>
      <w:r w:rsidR="00081A6C" w:rsidRPr="007377F7">
        <w:rPr>
          <w:bCs/>
          <w:highlight w:val="red"/>
        </w:rPr>
        <w:t xml:space="preserve"> Learning (ICL)</w:t>
      </w:r>
      <w:r w:rsidR="00081A6C">
        <w:rPr>
          <w:bCs/>
        </w:rPr>
        <w:t xml:space="preserve"> </w:t>
      </w:r>
      <w:r w:rsidR="00645B20">
        <w:rPr>
          <w:bCs/>
        </w:rPr>
        <w:t xml:space="preserve">wird </w:t>
      </w:r>
      <w:r w:rsidR="00081A6C">
        <w:rPr>
          <w:bCs/>
        </w:rPr>
        <w:t xml:space="preserve">sich die Generalisierungsfähigkeit eines LLMs </w:t>
      </w:r>
      <w:r w:rsidR="00645B20">
        <w:rPr>
          <w:bCs/>
        </w:rPr>
        <w:t xml:space="preserve">zunutze gemacht.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 </w:t>
      </w:r>
      <w:r w:rsidR="005B7A4A">
        <w:rPr>
          <w:bCs/>
        </w:rPr>
        <w:t xml:space="preserve">das mittels </w:t>
      </w:r>
      <w:r w:rsidR="00E32753">
        <w:rPr>
          <w:bCs/>
        </w:rPr>
        <w:t xml:space="preserve">Prompts </w:t>
      </w:r>
      <w:r w:rsidR="007D2933" w:rsidRPr="00204D5B">
        <w:rPr>
          <w:bCs/>
        </w:rPr>
        <w:t xml:space="preserve">das Modell anhand von Beispielen an die gewünschte Aufgabe </w:t>
      </w:r>
      <w:r w:rsidR="00EA19B3">
        <w:rPr>
          <w:bCs/>
        </w:rPr>
        <w:t>angepasst werden kann</w:t>
      </w:r>
      <w:r w:rsidR="007D2933" w:rsidRPr="00204D5B">
        <w:rPr>
          <w:bCs/>
        </w:rPr>
        <w:t>.</w:t>
      </w:r>
      <w:r w:rsidR="007D2933" w:rsidRPr="00451847">
        <w:rPr>
          <w:bCs/>
        </w:rPr>
        <w:t xml:space="preserve"> Die </w:t>
      </w:r>
      <w:r w:rsidR="003A1F47">
        <w:rPr>
          <w:bCs/>
        </w:rPr>
        <w:t xml:space="preserve">Parameter </w:t>
      </w:r>
      <w:r w:rsidR="007D2933" w:rsidRPr="00451847">
        <w:rPr>
          <w:bCs/>
        </w:rPr>
        <w:t xml:space="preserve">des Modells werden dabei nicht verändert. </w:t>
      </w:r>
      <w:r w:rsidR="007D2933" w:rsidRPr="0051071F">
        <w:rPr>
          <w:bCs/>
          <w:lang w:val="en-US"/>
        </w:rPr>
        <w:t xml:space="preserve">ICL </w:t>
      </w:r>
      <w:proofErr w:type="spellStart"/>
      <w:r w:rsidR="007D2933" w:rsidRPr="0051071F">
        <w:rPr>
          <w:bCs/>
          <w:lang w:val="en-US"/>
        </w:rPr>
        <w:t>kann</w:t>
      </w:r>
      <w:proofErr w:type="spellEnd"/>
      <w:r w:rsidR="007D2933" w:rsidRPr="0051071F">
        <w:rPr>
          <w:bCs/>
          <w:lang w:val="en-US"/>
        </w:rPr>
        <w:t xml:space="preserve"> in Zero-Shot Learning, One-Shot Learning und Few-Shot Learning </w:t>
      </w:r>
      <w:proofErr w:type="spellStart"/>
      <w:r w:rsidR="007D2933" w:rsidRPr="0051071F">
        <w:rPr>
          <w:bCs/>
          <w:lang w:val="en-US"/>
        </w:rPr>
        <w:t>unterschieden</w:t>
      </w:r>
      <w:proofErr w:type="spellEnd"/>
      <w:r w:rsidR="007D2933" w:rsidRPr="0051071F">
        <w:rPr>
          <w:bCs/>
          <w:lang w:val="en-US"/>
        </w:rPr>
        <w:t xml:space="preserve"> </w:t>
      </w:r>
      <w:proofErr w:type="spellStart"/>
      <w:r w:rsidR="007D2933" w:rsidRPr="0051071F">
        <w:rPr>
          <w:bCs/>
          <w:lang w:val="en-US"/>
        </w:rPr>
        <w:t>werden</w:t>
      </w:r>
      <w:proofErr w:type="spellEnd"/>
      <w:r w:rsidR="007D2933" w:rsidRPr="0051071F">
        <w:rPr>
          <w:bCs/>
          <w:lang w:val="en-US"/>
        </w:rPr>
        <w:t xml:space="preserve"> </w:t>
      </w:r>
      <w:r w:rsidR="007D2933" w:rsidRPr="002A79C7">
        <w:rPr>
          <w:bCs/>
          <w:highlight w:val="magenta"/>
          <w:lang w:val="en-US"/>
        </w:rPr>
        <w:fldChar w:fldCharType="begin"/>
      </w:r>
      <w:r w:rsidR="007D2933" w:rsidRPr="0051071F">
        <w:rPr>
          <w:bCs/>
          <w:highlight w:val="magenta"/>
          <w:lang w:val="en-US"/>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617" w:author="Ben Fels" w:date="2024-12-22T11:04:00Z" w16du:dateUtc="2024-12-22T10:04:00Z">
            <w:rPr>
              <w:rFonts w:cs="Arial"/>
            </w:rPr>
          </w:rPrChange>
        </w:rPr>
        <w:t>(</w:t>
      </w:r>
      <w:proofErr w:type="spellStart"/>
      <w:r w:rsidR="007D2933" w:rsidRPr="002A79C7">
        <w:rPr>
          <w:rFonts w:cs="Arial"/>
          <w:highlight w:val="magenta"/>
          <w:rPrChange w:id="618" w:author="Ben Fels" w:date="2024-12-22T11:04:00Z" w16du:dateUtc="2024-12-22T10:04:00Z">
            <w:rPr>
              <w:rFonts w:cs="Arial"/>
            </w:rPr>
          </w:rPrChange>
        </w:rPr>
        <w:t>Patil</w:t>
      </w:r>
      <w:proofErr w:type="spellEnd"/>
      <w:r w:rsidR="007D2933" w:rsidRPr="002A79C7">
        <w:rPr>
          <w:rFonts w:cs="Arial"/>
          <w:highlight w:val="magenta"/>
          <w:rPrChange w:id="619" w:author="Ben Fels" w:date="2024-12-22T11:04:00Z" w16du:dateUtc="2024-12-22T10:04:00Z">
            <w:rPr>
              <w:rFonts w:cs="Arial"/>
            </w:rPr>
          </w:rPrChange>
        </w:rPr>
        <w:t xml:space="preserve"> &amp; </w:t>
      </w:r>
      <w:proofErr w:type="spellStart"/>
      <w:r w:rsidR="007D2933" w:rsidRPr="002A79C7">
        <w:rPr>
          <w:rFonts w:cs="Arial"/>
          <w:highlight w:val="magenta"/>
          <w:rPrChange w:id="620" w:author="Ben Fels" w:date="2024-12-22T11:04:00Z" w16du:dateUtc="2024-12-22T10:04:00Z">
            <w:rPr>
              <w:rFonts w:cs="Arial"/>
            </w:rPr>
          </w:rPrChange>
        </w:rPr>
        <w:t>Gudivada</w:t>
      </w:r>
      <w:proofErr w:type="spellEnd"/>
      <w:r w:rsidR="007D2933" w:rsidRPr="002A79C7">
        <w:rPr>
          <w:rFonts w:cs="Arial"/>
          <w:highlight w:val="magenta"/>
          <w:rPrChange w:id="621" w:author="Ben Fels" w:date="2024-12-22T11:04:00Z" w16du:dateUtc="2024-12-22T10:04:00Z">
            <w:rPr>
              <w:rFonts w:cs="Arial"/>
            </w:rPr>
          </w:rPrChange>
        </w:rPr>
        <w:t>, 2024, S. 23–25; Tunstall et al., 2023, S. 189)</w:t>
      </w:r>
      <w:r w:rsidR="007D2933" w:rsidRPr="002A79C7">
        <w:rPr>
          <w:bCs/>
          <w:highlight w:val="magenta"/>
        </w:rPr>
        <w:fldChar w:fldCharType="end"/>
      </w:r>
      <w:r w:rsidR="007D2933" w:rsidRPr="00451847">
        <w:rPr>
          <w:bCs/>
        </w:rPr>
        <w:t xml:space="preserve">. Die Unterscheidung richtet sich danach, wie viele Beispiele in der Eingabeaufforderung übergeben werden. </w:t>
      </w:r>
      <w:r w:rsidR="00E32753" w:rsidRPr="00451847">
        <w:t>Prompt Engineering baut darauf auf</w:t>
      </w:r>
      <w:r w:rsidR="00E32753">
        <w:t xml:space="preserve">, dass LLMs in der Lage sind Aufgaben zu erfüllen, für welche sie nicht explizit trainiert wurden </w:t>
      </w:r>
      <w:r w:rsidR="00E32753" w:rsidRPr="00451847">
        <w:t xml:space="preserve">und beschäftigt sich mit der Gestaltung von Eingabeaufforderungen für bestimmte Aufgaben </w:t>
      </w:r>
      <w:r w:rsidR="00E32753" w:rsidRPr="007377F7">
        <w:rPr>
          <w:highlight w:val="magenta"/>
        </w:rPr>
        <w:fldChar w:fldCharType="begin"/>
      </w:r>
      <w:r w:rsidR="00E32753"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E32753" w:rsidRPr="007377F7">
        <w:rPr>
          <w:highlight w:val="magenta"/>
        </w:rPr>
        <w:fldChar w:fldCharType="separate"/>
      </w:r>
      <w:r w:rsidR="00E32753" w:rsidRPr="007377F7">
        <w:rPr>
          <w:rFonts w:cs="Arial"/>
          <w:highlight w:val="magenta"/>
        </w:rPr>
        <w:t>(Trad &amp; Chehab, 2024, S. 369)</w:t>
      </w:r>
      <w:r w:rsidR="00E32753" w:rsidRPr="007377F7">
        <w:rPr>
          <w:highlight w:val="magenta"/>
        </w:rPr>
        <w:fldChar w:fldCharType="end"/>
      </w:r>
      <w:r w:rsidR="00E32753" w:rsidRPr="00451847">
        <w:t xml:space="preserve">. </w:t>
      </w:r>
    </w:p>
    <w:p w14:paraId="6B967A64" w14:textId="4AFCED6D" w:rsidR="008E390B" w:rsidRDefault="00FD5253" w:rsidP="00FC1DEA">
      <w:r>
        <w:t xml:space="preserve">Laut </w:t>
      </w:r>
      <w:ins w:id="622" w:author="Ben Fels" w:date="2024-12-21T11:57:00Z" w16du:dateUtc="2024-12-21T10:57:00Z">
        <w:r w:rsidRPr="001F7D20">
          <w:rPr>
            <w:rFonts w:cs="Arial"/>
            <w:highlight w:val="magenta"/>
          </w:rPr>
          <w:t>Lu et al.</w:t>
        </w:r>
      </w:ins>
      <w:r>
        <w:rPr>
          <w:rFonts w:cs="Arial"/>
        </w:rPr>
        <w:t xml:space="preserve"> </w:t>
      </w:r>
      <w:ins w:id="623" w:author="Ben Fels" w:date="2024-12-21T11:57:00Z" w16du:dateUtc="2024-12-21T10:57:00Z">
        <w:r w:rsidRPr="001F7D20">
          <w:rPr>
            <w:highlight w:val="magenta"/>
          </w:rPr>
          <w:fldChar w:fldCharType="begin"/>
        </w:r>
      </w:ins>
      <w:r w:rsidR="00092F4E">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624" w:author="Ben Fels" w:date="2024-12-21T11:57:00Z" w16du:dateUtc="2024-12-21T10:57:00Z">
        <w:r w:rsidRPr="001F7D20">
          <w:rPr>
            <w:highlight w:val="magenta"/>
          </w:rPr>
          <w:fldChar w:fldCharType="separate"/>
        </w:r>
      </w:ins>
      <w:r w:rsidR="00092F4E" w:rsidRPr="00092F4E">
        <w:rPr>
          <w:rFonts w:cs="Arial"/>
          <w:highlight w:val="magenta"/>
        </w:rPr>
        <w:t>(2024, S. 2)</w:t>
      </w:r>
      <w:ins w:id="625" w:author="Ben Fels" w:date="2024-12-21T11:57:00Z" w16du:dateUtc="2024-12-21T10:57:00Z">
        <w:r w:rsidRPr="001F7D20">
          <w:rPr>
            <w:highlight w:val="magenta"/>
          </w:rPr>
          <w:fldChar w:fldCharType="end"/>
        </w:r>
      </w:ins>
      <w:r w:rsidR="00092F4E">
        <w:t xml:space="preserve"> </w:t>
      </w:r>
      <w:r>
        <w:rPr>
          <w:rFonts w:cs="Arial"/>
        </w:rPr>
        <w:t>sind e</w:t>
      </w:r>
      <w:ins w:id="626" w:author="Ben Fels" w:date="2024-12-21T11:57:00Z" w16du:dateUtc="2024-12-21T10:57:00Z">
        <w:r w:rsidRPr="00267C65">
          <w:t xml:space="preserve">inige Organisationen sind der Auffassung, dass das Training eines eigenen Modells nicht rentabel ist. </w:t>
        </w:r>
      </w:ins>
      <w:r w:rsidR="002F066A">
        <w:t>Die e</w:t>
      </w:r>
      <w:ins w:id="627" w:author="Ben Fels" w:date="2024-12-21T11:46:00Z" w16du:dateUtc="2024-12-21T10:46:00Z">
        <w:r w:rsidR="00841FA3">
          <w:t>norme</w:t>
        </w:r>
      </w:ins>
      <w:r w:rsidR="002F066A">
        <w:t>n</w:t>
      </w:r>
      <w:ins w:id="628" w:author="Ben Fels" w:date="2024-12-21T11:46:00Z" w16du:dateUtc="2024-12-21T10:46:00Z">
        <w:r w:rsidR="00841FA3">
          <w:t xml:space="preserve"> Hardwareanforderungen beim Trainieren eigener LLMs </w:t>
        </w:r>
      </w:ins>
      <w:r w:rsidR="008E390B">
        <w:t>unterstreichen dies.</w:t>
      </w:r>
    </w:p>
    <w:p w14:paraId="2146EFCD" w14:textId="2D9E3D6F" w:rsidR="00841FA3" w:rsidRDefault="008E390B" w:rsidP="00FC1DEA">
      <w:proofErr w:type="spellStart"/>
      <w:r>
        <w:t>s.</w:t>
      </w:r>
      <w:ins w:id="629" w:author="Ben Fels" w:date="2024-12-21T11:46:00Z" w16du:dateUtc="2024-12-21T10:46:00Z">
        <w:r w:rsidR="00841FA3">
          <w:t>Table</w:t>
        </w:r>
        <w:proofErr w:type="spellEnd"/>
        <w:r w:rsidR="00841FA3">
          <w:t xml:space="preserve"> 1 </w:t>
        </w:r>
        <w:r w:rsidR="00841FA3" w:rsidRPr="00433E4E">
          <w:rPr>
            <w:highlight w:val="magenta"/>
          </w:rPr>
          <w:fldChar w:fldCharType="begin"/>
        </w:r>
        <w:r w:rsidR="00841FA3">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00841FA3" w:rsidRPr="00433E4E">
          <w:rPr>
            <w:highlight w:val="magenta"/>
          </w:rPr>
          <w:fldChar w:fldCharType="separate"/>
        </w:r>
        <w:r w:rsidR="00841FA3" w:rsidRPr="00433E4E">
          <w:rPr>
            <w:rFonts w:cs="Arial"/>
            <w:highlight w:val="magenta"/>
          </w:rPr>
          <w:t>(Patil &amp; Gudivada, 2024, S. 6)</w:t>
        </w:r>
        <w:r w:rsidR="00841FA3" w:rsidRPr="00433E4E">
          <w:rPr>
            <w:highlight w:val="magenta"/>
          </w:rPr>
          <w:fldChar w:fldCharType="end"/>
        </w:r>
        <w:r w:rsidR="00841FA3">
          <w:t xml:space="preserve"> von zu sehen. Zur Einordnung, eine H100 Grafikkarte kostet …</w:t>
        </w:r>
      </w:ins>
    </w:p>
    <w:p w14:paraId="08269A62" w14:textId="485E6250" w:rsidR="001D4E29" w:rsidRPr="004930E1" w:rsidRDefault="008A06AE" w:rsidP="00BA1CE8">
      <w:pPr>
        <w:jc w:val="both"/>
        <w:rPr>
          <w:ins w:id="630" w:author="Ben Fels" w:date="2024-12-21T11:57:00Z" w16du:dateUtc="2024-12-21T10:57:00Z"/>
          <w:lang w:val="en-US"/>
        </w:rPr>
      </w:pPr>
      <w:r>
        <w:t xml:space="preserve">Eine Alternative </w:t>
      </w:r>
      <w:r w:rsidR="004A414C">
        <w:t xml:space="preserve">stellt </w:t>
      </w:r>
      <w:r w:rsidR="008D436C">
        <w:t xml:space="preserve">die Verwendung eines </w:t>
      </w:r>
      <w:r>
        <w:t xml:space="preserve">bereits vortrainiertes </w:t>
      </w:r>
      <w:r w:rsidR="008D436C">
        <w:t xml:space="preserve">LLM und </w:t>
      </w:r>
      <w:r w:rsidR="00F71824">
        <w:t xml:space="preserve">die Anwendung von </w:t>
      </w:r>
      <w:r w:rsidR="009E1404">
        <w:t>F</w:t>
      </w:r>
      <w:ins w:id="631" w:author="Ben Fels" w:date="2024-12-21T11:57:00Z" w16du:dateUtc="2024-12-21T10:57:00Z">
        <w:r w:rsidR="00FD5253" w:rsidRPr="00267C65">
          <w:t>ine-</w:t>
        </w:r>
      </w:ins>
      <w:r w:rsidR="009E1404">
        <w:t>T</w:t>
      </w:r>
      <w:ins w:id="632" w:author="Ben Fels" w:date="2024-12-21T11:57:00Z" w16du:dateUtc="2024-12-21T10:57:00Z">
        <w:r w:rsidR="00FD5253" w:rsidRPr="00267C65">
          <w:t xml:space="preserve">uning </w:t>
        </w:r>
      </w:ins>
      <w:r>
        <w:t>auf den eigenen Anwendungsfall</w:t>
      </w:r>
      <w:r w:rsidR="004A414C">
        <w:t xml:space="preserve"> dar</w:t>
      </w:r>
      <w:r w:rsidR="00F42DFB">
        <w:t>, da dies nach</w:t>
      </w:r>
      <w:r w:rsidR="00FC1DEA">
        <w:t xml:space="preserve"> </w:t>
      </w:r>
      <w:ins w:id="633" w:author="Ben Fels" w:date="2024-12-21T11:57:00Z" w16du:dateUtc="2024-12-21T10:57:00Z">
        <w:r w:rsidR="00FC1DEA" w:rsidRPr="00D66BEB">
          <w:rPr>
            <w:rFonts w:cs="Arial"/>
            <w:highlight w:val="magenta"/>
          </w:rPr>
          <w:t>(</w:t>
        </w:r>
        <w:proofErr w:type="spellStart"/>
        <w:r w:rsidR="00FC1DEA" w:rsidRPr="00D66BEB">
          <w:rPr>
            <w:rFonts w:cs="Arial"/>
            <w:highlight w:val="magenta"/>
          </w:rPr>
          <w:t>Patil</w:t>
        </w:r>
        <w:proofErr w:type="spellEnd"/>
        <w:r w:rsidR="00FC1DEA" w:rsidRPr="00D66BEB">
          <w:rPr>
            <w:rFonts w:cs="Arial"/>
            <w:highlight w:val="magenta"/>
          </w:rPr>
          <w:t xml:space="preserve"> </w:t>
        </w:r>
        <w:r w:rsidR="00FC1DEA" w:rsidRPr="00D66BEB">
          <w:rPr>
            <w:rFonts w:cs="Arial"/>
            <w:highlight w:val="magenta"/>
          </w:rPr>
          <w:lastRenderedPageBreak/>
          <w:t xml:space="preserve">&amp; </w:t>
        </w:r>
        <w:proofErr w:type="spellStart"/>
        <w:r w:rsidR="00FC1DEA" w:rsidRPr="00D66BEB">
          <w:rPr>
            <w:rFonts w:cs="Arial"/>
            <w:highlight w:val="magenta"/>
          </w:rPr>
          <w:t>Gudivada</w:t>
        </w:r>
      </w:ins>
      <w:proofErr w:type="spellEnd"/>
      <w:r w:rsidR="008E1C19">
        <w:t xml:space="preserve"> </w:t>
      </w:r>
      <w:ins w:id="634" w:author="Ben Fels" w:date="2024-12-21T11:57:00Z" w16du:dateUtc="2024-12-21T10:57:00Z">
        <w:r w:rsidR="008E1C19" w:rsidRPr="00D66BEB">
          <w:rPr>
            <w:rFonts w:cs="Arial"/>
            <w:highlight w:val="magenta"/>
          </w:rPr>
          <w:fldChar w:fldCharType="begin"/>
        </w:r>
      </w:ins>
      <w:r w:rsidR="0091047A">
        <w:rPr>
          <w:rFonts w:cs="Arial"/>
          <w:highlight w:val="magenta"/>
        </w:rPr>
        <w:instrText xml:space="preserve"> ADDIN ZOTERO_ITEM CSL_CITATION {"citationID":"fMj8TA2M","properties":{"formattedCitation":"(2024,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635"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636"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führen an, dass </w:t>
      </w:r>
      <w:r w:rsidR="00201933">
        <w:t xml:space="preserve">für das Fine-Tuning </w:t>
      </w:r>
      <w:r w:rsidR="001713AB">
        <w:t xml:space="preserve">ein Datensatz </w:t>
      </w:r>
      <w:r w:rsidR="00BE7654">
        <w:t xml:space="preserve">in mit einem Umfang von </w:t>
      </w:r>
      <w:r w:rsidR="001713AB">
        <w:t>typischer Weise tausende bis hunderttausende von beschrifteten Beispiele</w:t>
      </w:r>
      <w:r w:rsidR="00BE7654">
        <w:t>n</w:t>
      </w:r>
      <w:r w:rsidR="001713AB">
        <w:t xml:space="preserve"> bedarf. </w:t>
      </w:r>
      <w:r w:rsidR="001713AB" w:rsidRPr="00D436EA">
        <w:rPr>
          <w:bCs/>
        </w:rPr>
        <w:t xml:space="preserve">Die Notwendigkeit solcher großen Datensätze mit beschrifteten Daten für </w:t>
      </w:r>
      <w:r w:rsidR="001713AB">
        <w:rPr>
          <w:bCs/>
        </w:rPr>
        <w:t xml:space="preserve">eine </w:t>
      </w:r>
      <w:r w:rsidR="001713AB" w:rsidRPr="00D436EA">
        <w:rPr>
          <w:bCs/>
        </w:rPr>
        <w:t>neue Aufgabe schränkt die Anwendbarkeit von LLMs ein</w:t>
      </w:r>
      <w:r w:rsidR="001713AB">
        <w:rPr>
          <w:bCs/>
        </w:rPr>
        <w:t xml:space="preserve">. Für viele Aufgaben ist das Zusammenstellen solcher Datensätze aufwändig und müsste für jede Aufgabe wiederholt werden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t xml:space="preserve">Allerdings besteht nicht immer </w:t>
      </w:r>
      <w:r w:rsidR="003147E4" w:rsidRPr="0015571F">
        <w:t xml:space="preserve">die Möglichkeit, einen großen Datensatz mit annotierten Daten zusammenzustellen, da dies zeitaufwändig und </w:t>
      </w:r>
      <w:r w:rsidR="00DC7B0E">
        <w:t>kostenintensiv</w:t>
      </w:r>
      <w:r w:rsidR="003147E4" w:rsidRPr="0015571F">
        <w:t xml:space="preserve"> sein kann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wie auch in dem Fall von Argument Mining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51071F">
        <w:rPr>
          <w:highlight w:val="magenta"/>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w:instrText>
      </w:r>
      <w:r w:rsidR="003147E4" w:rsidRPr="004930E1">
        <w:rPr>
          <w:highlight w:val="magenta"/>
          <w:lang w:val="en-US"/>
        </w:rPr>
        <w:instrText xml:space="preserve">mily":"Reed","given":"Chris"}],"issued":{"date-parts":[["2020",1]]}},"locator":"780","label":"page"}],"schema":"https://github.com/citation-style-language/schema/raw/master/csl-citation.json"} </w:instrText>
      </w:r>
      <w:r w:rsidR="003147E4" w:rsidRPr="007377F7">
        <w:rPr>
          <w:highlight w:val="magenta"/>
        </w:rPr>
        <w:fldChar w:fldCharType="separate"/>
      </w:r>
      <w:r w:rsidR="003147E4" w:rsidRPr="004930E1">
        <w:rPr>
          <w:rFonts w:cs="Arial"/>
          <w:highlight w:val="magenta"/>
          <w:lang w:val="en-US"/>
        </w:rPr>
        <w:t>(Lawrence &amp; Reed, 2020, S. 780)</w:t>
      </w:r>
      <w:r w:rsidR="003147E4" w:rsidRPr="007377F7">
        <w:rPr>
          <w:highlight w:val="magenta"/>
        </w:rPr>
        <w:fldChar w:fldCharType="end"/>
      </w:r>
      <w:r w:rsidR="003147E4" w:rsidRPr="004930E1">
        <w:rPr>
          <w:lang w:val="en-US"/>
        </w:rPr>
        <w:t>.</w:t>
      </w:r>
      <w:moveToRangeStart w:id="637" w:author="Ben Fels" w:date="2024-12-21T11:57:00Z" w:name="move185674655"/>
    </w:p>
    <w:p w14:paraId="390127F6" w14:textId="11BBA5CE" w:rsidR="00DC79DE" w:rsidRPr="005C66C3" w:rsidRDefault="00DC79DE" w:rsidP="00DC79DE">
      <w:pPr>
        <w:jc w:val="both"/>
      </w:pPr>
      <w:moveToRangeStart w:id="638" w:author="Ben Fels" w:date="2024-12-21T11:56:00Z" w:name="move185674583"/>
      <w:moveToRangeEnd w:id="608"/>
      <w:moveToRangeEnd w:id="637"/>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w:instrText>
      </w:r>
      <w:r w:rsidRPr="0051071F">
        <w:rPr>
          <w:highlight w:val="magenta"/>
        </w:rPr>
        <w:instrText xml:space="preserve">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51071F">
        <w:rPr>
          <w:rFonts w:cs="Arial"/>
          <w:highlight w:val="magenta"/>
        </w:rPr>
        <w:t>(2024)</w:t>
      </w:r>
      <w:r w:rsidRPr="007377F7">
        <w:rPr>
          <w:highlight w:val="magenta"/>
        </w:rPr>
        <w:fldChar w:fldCharType="end"/>
      </w:r>
      <w:r w:rsidRPr="0051071F">
        <w:t xml:space="preserve"> konnten für medizinische Benchmarks zeigen, dass mittels Prompt Engineering Techniken ohne Fine-Tuning dem Stand der Technik entsprechende Ergebnisse für Open-Source Modelle erzielt werden können. Dem gegenüber stehen Untersuchungen wie </w:t>
      </w:r>
      <w:r w:rsidRPr="0051071F">
        <w:rPr>
          <w:rFonts w:cs="Arial"/>
          <w:highlight w:val="magenta"/>
        </w:rPr>
        <w:t xml:space="preserve">Trad und </w:t>
      </w:r>
      <w:proofErr w:type="spellStart"/>
      <w:r w:rsidRPr="0051071F">
        <w:rPr>
          <w:rFonts w:cs="Arial"/>
          <w:highlight w:val="magenta"/>
        </w:rPr>
        <w:t>Chehab</w:t>
      </w:r>
      <w:proofErr w:type="spellEnd"/>
      <w:r w:rsidRPr="0051071F">
        <w:rPr>
          <w:rFonts w:cs="Arial"/>
          <w:highlight w:val="magenta"/>
        </w:rPr>
        <w:t xml:space="preserve"> </w:t>
      </w:r>
      <w:r w:rsidRPr="007377F7">
        <w:rPr>
          <w:rFonts w:cs="Arial"/>
          <w:highlight w:val="magenta"/>
        </w:rPr>
        <w:fldChar w:fldCharType="begin"/>
      </w:r>
      <w:r w:rsidRPr="0051071F">
        <w:rPr>
          <w:rFonts w:cs="Arial"/>
          <w:highlight w:val="magenta"/>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Pr="008C2DCD">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w:t>
      </w:r>
      <w:proofErr w:type="spellStart"/>
      <w:r w:rsidRPr="007377F7">
        <w:rPr>
          <w:rFonts w:cs="Arial"/>
          <w:highlight w:val="magenta"/>
        </w:rPr>
        <w:t>Yeginbergen</w:t>
      </w:r>
      <w:proofErr w:type="spellEnd"/>
      <w:r w:rsidRPr="007377F7">
        <w:rPr>
          <w:rFonts w:cs="Arial"/>
          <w:highlight w:val="magenta"/>
        </w:rPr>
        <w:t xml:space="preserve"> et al., 2024)</w:t>
      </w:r>
      <w:r w:rsidRPr="007377F7">
        <w:rPr>
          <w:rFonts w:cs="Arial"/>
          <w:highlight w:val="magenta"/>
        </w:rPr>
        <w:fldChar w:fldCharType="end"/>
      </w:r>
      <w:r w:rsidRPr="00451847">
        <w:rPr>
          <w:rFonts w:cs="Arial"/>
        </w:rPr>
        <w:t xml:space="preserve">, welche zu dem Ergebnis kommen, dass Prompt Engineering eine schlechtere Leistung hervorbringt als Fine-Tuning. </w:t>
      </w:r>
      <w:r w:rsidR="00D264F3">
        <w:rPr>
          <w:rFonts w:cs="Arial"/>
        </w:rPr>
        <w:t xml:space="preserve">Auch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Pr>
          <w:rFonts w:cs="Arial"/>
        </w:rPr>
        <w:t xml:space="preserve">führen an, dass die </w:t>
      </w:r>
      <w:r w:rsidR="00FC3248">
        <w:t xml:space="preserve">Ergebnisse des </w:t>
      </w:r>
      <w:r w:rsidR="00D264F3">
        <w:t xml:space="preserve">ICL </w:t>
      </w:r>
      <w:r w:rsidR="00FC3248">
        <w:t>in der Regel schlechter</w:t>
      </w:r>
      <w:r w:rsidR="00D264F3">
        <w:t xml:space="preserve"> sind,</w:t>
      </w:r>
      <w:r w:rsidR="00FC3248">
        <w:t xml:space="preserve"> als </w:t>
      </w:r>
      <w:r w:rsidR="00096089">
        <w:t>die eines Fine-</w:t>
      </w:r>
      <w:proofErr w:type="spellStart"/>
      <w:r w:rsidR="00096089">
        <w:t>Tuned</w:t>
      </w:r>
      <w:proofErr w:type="spellEnd"/>
      <w:r w:rsidR="00096089">
        <w:t xml:space="preserve"> LLMs</w:t>
      </w:r>
      <w:r w:rsidR="00FC3248">
        <w:t xml:space="preserve">, jedoch </w:t>
      </w:r>
      <w:r w:rsidR="00096089">
        <w:t xml:space="preserve">mit dem Hinweis, dass </w:t>
      </w:r>
      <w:r w:rsidR="00FC3248" w:rsidRPr="00B319A6">
        <w:t>weniger aufgabenspezi</w:t>
      </w:r>
      <w:r w:rsidR="00FC3248">
        <w:t>fische Daten benötigt</w:t>
      </w:r>
      <w:r w:rsidR="00FA3616">
        <w:t xml:space="preserve"> werden</w:t>
      </w:r>
      <w:r w:rsidR="00FC3248">
        <w:t>.</w:t>
      </w:r>
      <w:r w:rsidR="00FA3616">
        <w:t xml:space="preserve"> </w:t>
      </w:r>
      <w:r w:rsidR="00625650">
        <w:t xml:space="preserve">Folglich </w:t>
      </w:r>
      <w:r w:rsidRPr="00451847">
        <w:rPr>
          <w:rFonts w:cs="Arial"/>
        </w:rPr>
        <w:t xml:space="preserve">bleibt </w:t>
      </w:r>
      <w:r w:rsidR="00DA47D5">
        <w:rPr>
          <w:rFonts w:cs="Arial"/>
        </w:rPr>
        <w:t>ICL</w:t>
      </w:r>
      <w:r w:rsidRPr="00451847">
        <w:rPr>
          <w:rFonts w:cs="Arial"/>
        </w:rPr>
        <w:t xml:space="preserve">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moveToRangeEnd w:id="638"/>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39" w:name="_Toc187929384"/>
      <w:bookmarkStart w:id="640" w:name="_Ref188081953"/>
      <w:bookmarkStart w:id="641" w:name="_Ref188081954"/>
      <w:bookmarkStart w:id="642" w:name="_Ref188081959"/>
      <w:bookmarkStart w:id="643" w:name="_Ref188081963"/>
      <w:r w:rsidRPr="001F3F1D">
        <w:rPr>
          <w:lang w:val="en-US"/>
        </w:rPr>
        <w:t xml:space="preserve">Daten und </w:t>
      </w:r>
      <w:proofErr w:type="spellStart"/>
      <w:r w:rsidRPr="001F3F1D">
        <w:rPr>
          <w:lang w:val="en-US"/>
        </w:rPr>
        <w:t>Methoden</w:t>
      </w:r>
      <w:bookmarkEnd w:id="639"/>
      <w:bookmarkEnd w:id="640"/>
      <w:bookmarkEnd w:id="641"/>
      <w:bookmarkEnd w:id="642"/>
      <w:bookmarkEnd w:id="643"/>
      <w:proofErr w:type="spellEnd"/>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proofErr w:type="spellStart"/>
      <w:r w:rsidRPr="001F3F1D">
        <w:rPr>
          <w:color w:val="FF0000"/>
          <w:lang w:val="en-US"/>
        </w:rPr>
        <w:t>Vorgehen</w:t>
      </w:r>
      <w:proofErr w:type="spellEnd"/>
      <w:r w:rsidRPr="001F3F1D">
        <w:rPr>
          <w:color w:val="FF0000"/>
          <w:lang w:val="en-US"/>
        </w:rPr>
        <w:t xml:space="preserve"> </w:t>
      </w:r>
      <w:proofErr w:type="spellStart"/>
      <w:r w:rsidRPr="001F3F1D">
        <w:rPr>
          <w:color w:val="FF0000"/>
          <w:lang w:val="en-US"/>
        </w:rPr>
        <w:t>Datengenerierung</w:t>
      </w:r>
      <w:proofErr w:type="spellEnd"/>
      <w:r w:rsidRPr="001F3F1D">
        <w:rPr>
          <w:color w:val="FF0000"/>
          <w:lang w:val="en-US"/>
        </w:rPr>
        <w:t xml:space="preserve"> und -</w:t>
      </w:r>
      <w:proofErr w:type="spellStart"/>
      <w:r w:rsidRPr="001F3F1D">
        <w:rPr>
          <w:color w:val="FF0000"/>
          <w:lang w:val="en-US"/>
        </w:rPr>
        <w:t>aufbereitung</w:t>
      </w:r>
      <w:proofErr w:type="spellEnd"/>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Datenlage</w:t>
      </w:r>
      <w:proofErr w:type="spellEnd"/>
      <w:r w:rsidRPr="001F3F1D">
        <w:rPr>
          <w:color w:val="FF0000"/>
          <w:lang w:val="en-US"/>
        </w:rPr>
        <w:t xml:space="preserve"> und -</w:t>
      </w:r>
      <w:proofErr w:type="spellStart"/>
      <w:r w:rsidRPr="001F3F1D">
        <w:rPr>
          <w:color w:val="FF0000"/>
          <w:lang w:val="en-US"/>
        </w:rPr>
        <w:t>qualität</w:t>
      </w:r>
      <w:proofErr w:type="spellEnd"/>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xml:space="preserve">- </w:t>
      </w:r>
      <w:proofErr w:type="spellStart"/>
      <w:r w:rsidRPr="001F3F1D">
        <w:rPr>
          <w:color w:val="FF0000"/>
          <w:lang w:val="en-US"/>
        </w:rPr>
        <w:t>Vorgehen</w:t>
      </w:r>
      <w:proofErr w:type="spellEnd"/>
      <w:r w:rsidRPr="001F3F1D">
        <w:rPr>
          <w:color w:val="FF0000"/>
          <w:lang w:val="en-US"/>
        </w:rPr>
        <w:t xml:space="preserve"> und </w:t>
      </w:r>
      <w:proofErr w:type="spellStart"/>
      <w:r w:rsidRPr="001F3F1D">
        <w:rPr>
          <w:color w:val="FF0000"/>
          <w:lang w:val="en-US"/>
        </w:rPr>
        <w:t>Methoden</w:t>
      </w:r>
      <w:proofErr w:type="spellEnd"/>
      <w:r w:rsidRPr="001F3F1D">
        <w:rPr>
          <w:color w:val="FF0000"/>
          <w:lang w:val="en-US"/>
        </w:rPr>
        <w:t xml:space="preserve"> der </w:t>
      </w:r>
      <w:proofErr w:type="spellStart"/>
      <w:r w:rsidRPr="001F3F1D">
        <w:rPr>
          <w:color w:val="FF0000"/>
          <w:lang w:val="en-US"/>
        </w:rPr>
        <w:t>Datenanalyse</w:t>
      </w:r>
      <w:proofErr w:type="spellEnd"/>
    </w:p>
    <w:p w14:paraId="77F73523" w14:textId="7C1EDC70" w:rsidR="000E19D8" w:rsidRPr="00292A16" w:rsidRDefault="00EE7F2F" w:rsidP="00292A16">
      <w:pPr>
        <w:pStyle w:val="berschrift2"/>
        <w:rPr>
          <w:lang w:val="en-US"/>
        </w:rPr>
      </w:pPr>
      <w:bookmarkStart w:id="644" w:name="_Toc187929385"/>
      <w:ins w:id="645" w:author="Ben Fels" w:date="2024-12-17T09:00:00Z" w16du:dateUtc="2024-12-17T08:00:00Z">
        <w:r w:rsidRPr="001F3F1D">
          <w:rPr>
            <w:lang w:val="en-US"/>
          </w:rPr>
          <w:t>Modell</w:t>
        </w:r>
      </w:ins>
      <w:r w:rsidR="00292A16">
        <w:rPr>
          <w:lang w:val="en-US"/>
        </w:rPr>
        <w:t xml:space="preserve"> / LLM / Large Language Model</w:t>
      </w:r>
      <w:bookmarkEnd w:id="644"/>
    </w:p>
    <w:p w14:paraId="698D6A0F" w14:textId="04771D2A" w:rsidR="0080055D" w:rsidRDefault="0080055D" w:rsidP="001F7CA5">
      <w:pPr>
        <w:autoSpaceDE w:val="0"/>
        <w:autoSpaceDN w:val="0"/>
        <w:adjustRightInd w:val="0"/>
        <w:spacing w:after="0"/>
        <w:jc w:val="both"/>
        <w:rPr>
          <w:ins w:id="646" w:author="Ben Fels" w:date="2024-12-21T20:44:00Z" w16du:dateUtc="2024-12-21T19:44:00Z"/>
        </w:rPr>
      </w:pPr>
      <w:ins w:id="647"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BBFE72E" w14:textId="7B638BD5" w:rsidR="002E6767" w:rsidRPr="002E6767" w:rsidRDefault="002E6767" w:rsidP="001F7CA5">
      <w:pPr>
        <w:autoSpaceDE w:val="0"/>
        <w:autoSpaceDN w:val="0"/>
        <w:adjustRightInd w:val="0"/>
        <w:spacing w:after="0"/>
        <w:jc w:val="both"/>
        <w:rPr>
          <w:ins w:id="648" w:author="Ben Fels" w:date="2024-12-20T16:54:00Z" w16du:dateUtc="2024-12-20T15:54:00Z"/>
        </w:rPr>
      </w:pPr>
      <w:ins w:id="649" w:author="Ben Fels" w:date="2024-12-22T12:34:00Z" w16du:dateUtc="2024-12-22T11:34:00Z">
        <w:r w:rsidRPr="00B30CF1">
          <w:rPr>
            <w:highlight w:val="cyan"/>
            <w:rPrChange w:id="650" w:author="Ben Fels" w:date="2024-12-22T12:34:00Z" w16du:dateUtc="2024-12-22T11:34:00Z">
              <w:rPr/>
            </w:rPrChange>
          </w:rPr>
          <w:lastRenderedPageBreak/>
          <w:t>Modellbeschreibung</w:t>
        </w:r>
      </w:ins>
    </w:p>
    <w:p w14:paraId="144E9556" w14:textId="5ACFBD30" w:rsidR="00E25817" w:rsidRDefault="002D5E78" w:rsidP="0052749B">
      <w:pPr>
        <w:jc w:val="both"/>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w:t>
      </w:r>
      <w:r w:rsidR="00FC6FE4">
        <w:t xml:space="preserve">den </w:t>
      </w:r>
      <w:r w:rsidR="00AA5E24">
        <w:t xml:space="preserve">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Das</w:t>
      </w:r>
      <w:r w:rsidR="00B1398E">
        <w:t xml:space="preserve"> ebenfalls von OpenAI</w:t>
      </w:r>
      <w:r w:rsidR="00CC7EB5">
        <w:t xml:space="preserve">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w:t>
      </w:r>
      <w:r w:rsidR="005A4A64">
        <w:t xml:space="preserve">geringeren </w:t>
      </w:r>
      <w:r w:rsidR="008B186B" w:rsidRPr="00407C0C">
        <w:t>Anfragebegrenzungen</w:t>
      </w:r>
      <w:r w:rsidR="0052749B" w:rsidRPr="00FC3BA4">
        <w:rPr>
          <w:highlight w:val="magenta"/>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im Hinblick auf den begrenzten Bearbeitungszeitraum und </w:t>
      </w:r>
      <w:r w:rsidR="008107DD">
        <w:t xml:space="preserve">das </w:t>
      </w:r>
      <w:r w:rsidR="007C69BA">
        <w:t xml:space="preserve">Budget </w:t>
      </w:r>
      <w:r w:rsidR="008D1E47">
        <w:t>nicht ausgewählt</w:t>
      </w:r>
      <w:r w:rsidR="008107DD">
        <w:t xml:space="preserve">. </w:t>
      </w:r>
      <w:r w:rsidR="004C38F0">
        <w:t>Eine ausführliche Dokumentation bekräftigt die Entscheidung</w:t>
      </w:r>
      <w:r w:rsidR="00153BBA">
        <w:t>.</w:t>
      </w:r>
      <w:r w:rsidR="00E25817">
        <w:t xml:space="preserve"> </w:t>
      </w:r>
    </w:p>
    <w:p w14:paraId="2775C825" w14:textId="33A81079" w:rsidR="00676481" w:rsidRDefault="00237740" w:rsidP="005A47FA">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5452A401" w14:textId="48DB1090" w:rsidR="00676481" w:rsidRPr="00B333A1" w:rsidRDefault="00676481" w:rsidP="00C17180">
      <w:pPr>
        <w:rPr>
          <w:b/>
        </w:rPr>
      </w:pPr>
      <w:r w:rsidRPr="00B333A1">
        <w:rPr>
          <w:b/>
        </w:rPr>
        <w:t>Tokens</w:t>
      </w:r>
      <w:r w:rsidR="00C17180">
        <w:rPr>
          <w:b/>
        </w:rPr>
        <w:t xml:space="preserve">, </w:t>
      </w:r>
      <w:r w:rsidR="00C17180" w:rsidRPr="000133A9">
        <w:rPr>
          <w:b/>
        </w:rPr>
        <w:t>Kontextfenster</w:t>
      </w:r>
    </w:p>
    <w:p w14:paraId="102160C0" w14:textId="54D9FC32"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einem Zeichen bis zu einem Wort. Die genaue Aufteilung der Texte in Tokens richtet sich nach dem verwendeten Kodierung (engl. </w:t>
      </w:r>
      <w:proofErr w:type="spellStart"/>
      <w:r w:rsidRPr="000814D3">
        <w:rPr>
          <w:highlight w:val="green"/>
        </w:rPr>
        <w:t>encoding</w:t>
      </w:r>
      <w:proofErr w:type="spellEnd"/>
      <w:r w:rsidRPr="000814D3">
        <w:rPr>
          <w:highlight w:val="green"/>
        </w:rPr>
        <w:t xml:space="preserve">) und können von LLM zu LLM abweichen. Ein sogenannter </w:t>
      </w:r>
      <w:proofErr w:type="spellStart"/>
      <w:r w:rsidRPr="000814D3">
        <w:rPr>
          <w:highlight w:val="green"/>
        </w:rPr>
        <w:t>Tokenizer</w:t>
      </w:r>
      <w:proofErr w:type="spellEnd"/>
      <w:r w:rsidRPr="000814D3">
        <w:rPr>
          <w:highlight w:val="green"/>
        </w:rPr>
        <w:t xml:space="preserve">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w:t>
      </w:r>
      <w:proofErr w:type="spellStart"/>
      <w:r w:rsidRPr="000814D3">
        <w:rPr>
          <w:highlight w:val="green"/>
        </w:rPr>
        <w:t>Tokenanzahl</w:t>
      </w:r>
      <w:proofErr w:type="spellEnd"/>
      <w:r w:rsidRPr="000814D3">
        <w:rPr>
          <w:highlight w:val="green"/>
        </w:rPr>
        <w:t xml:space="preserve">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w:t>
      </w:r>
      <w:proofErr w:type="spellStart"/>
      <w:r w:rsidR="000133A9" w:rsidRPr="001649A3">
        <w:rPr>
          <w:highlight w:val="green"/>
        </w:rPr>
        <w:t>Reasoning</w:t>
      </w:r>
      <w:proofErr w:type="spellEnd"/>
      <w:r w:rsidR="000133A9" w:rsidRPr="001649A3">
        <w:rPr>
          <w:highlight w:val="green"/>
        </w:rPr>
        <w:t xml:space="preserve">-Tokens.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proofErr w:type="spellStart"/>
      <w:r w:rsidR="00E67EF3" w:rsidRPr="001649A3">
        <w:rPr>
          <w:highlight w:val="green"/>
        </w:rPr>
        <w:t>Reasoning</w:t>
      </w:r>
      <w:proofErr w:type="spellEnd"/>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lastRenderedPageBreak/>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51"/>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51"/>
      <w:r w:rsidR="00B63A6E" w:rsidRPr="00B63A6E">
        <w:rPr>
          <w:rStyle w:val="Kommentarzeichen"/>
          <w:highlight w:val="magenta"/>
        </w:rPr>
        <w:commentReference w:id="651"/>
      </w:r>
      <w:r w:rsidR="009563E0" w:rsidRPr="00B63A6E">
        <w:rPr>
          <w:highlight w:val="magenta"/>
        </w:rPr>
        <w:t>.</w:t>
      </w:r>
      <w:r w:rsidR="009563E0">
        <w:t xml:space="preserve"> </w:t>
      </w:r>
      <w:ins w:id="652" w:author="Ben Fels" w:date="2024-12-21T09:18:00Z" w16du:dateUtc="2024-12-21T08:18:00Z">
        <w:r w:rsidR="00131A69" w:rsidRPr="00FB1A1A">
          <w:rPr>
            <w:highlight w:val="green"/>
          </w:rPr>
          <w:t xml:space="preserve">Um die </w:t>
        </w:r>
      </w:ins>
      <w:ins w:id="653" w:author="Ben Fels" w:date="2024-12-21T09:19:00Z" w16du:dateUtc="2024-12-21T08:19:00Z">
        <w:r w:rsidR="007317C2" w:rsidRPr="00FB1A1A">
          <w:rPr>
            <w:highlight w:val="green"/>
          </w:rPr>
          <w:t xml:space="preserve">Ausgaben des LLMs </w:t>
        </w:r>
      </w:ins>
      <w:ins w:id="654" w:author="Ben Fels" w:date="2024-12-21T09:18:00Z" w16du:dateUtc="2024-12-21T08:18:00Z">
        <w:r w:rsidR="00B365FE" w:rsidRPr="00FB1A1A">
          <w:rPr>
            <w:highlight w:val="green"/>
          </w:rPr>
          <w:t xml:space="preserve">möglichst </w:t>
        </w:r>
      </w:ins>
      <w:ins w:id="655"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56"/>
      <w:proofErr w:type="spellStart"/>
      <w:r w:rsidR="009E1BF7" w:rsidRPr="006D79D5">
        <w:rPr>
          <w:i/>
        </w:rPr>
        <w:t>seed</w:t>
      </w:r>
      <w:proofErr w:type="spellEnd"/>
      <w:r w:rsidR="0041371D">
        <w:t xml:space="preserve">, </w:t>
      </w:r>
      <w:proofErr w:type="spellStart"/>
      <w:r w:rsidR="009E1BF7" w:rsidRPr="006D79D5">
        <w:rPr>
          <w:i/>
        </w:rPr>
        <w:t>system_fingerprint</w:t>
      </w:r>
      <w:proofErr w:type="spellEnd"/>
      <w:r w:rsidR="009E1BF7">
        <w:t xml:space="preserve"> </w:t>
      </w:r>
      <w:r w:rsidR="0041371D">
        <w:t>u</w:t>
      </w:r>
      <w:r w:rsidR="00856B4D">
        <w:t>nd</w:t>
      </w:r>
      <w:r w:rsidR="004E6251">
        <w:t xml:space="preserve"> beispielsweise</w:t>
      </w:r>
      <w:r w:rsidR="00856B4D">
        <w:t xml:space="preserve"> </w:t>
      </w:r>
      <w:proofErr w:type="spellStart"/>
      <w:r w:rsidR="00856B4D" w:rsidRPr="006D79D5">
        <w:rPr>
          <w:i/>
        </w:rPr>
        <w:t>temperatur</w:t>
      </w:r>
      <w:r w:rsidR="006D79D5">
        <w:rPr>
          <w:i/>
        </w:rPr>
        <w:t>e</w:t>
      </w:r>
      <w:proofErr w:type="spellEnd"/>
      <w:r w:rsidR="00856B4D">
        <w:t xml:space="preserve"> </w:t>
      </w:r>
      <w:commentRangeEnd w:id="656"/>
      <w:r w:rsidR="004E6251">
        <w:rPr>
          <w:rStyle w:val="Kommentarzeichen"/>
        </w:rPr>
        <w:commentReference w:id="656"/>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proofErr w:type="spellStart"/>
      <w:r w:rsidR="006B1593" w:rsidRPr="002E38EC">
        <w:rPr>
          <w:i/>
        </w:rPr>
        <w:t>t</w:t>
      </w:r>
      <w:ins w:id="657" w:author="Ben Fels" w:date="2024-12-21T09:19:00Z" w16du:dateUtc="2024-12-21T08:19:00Z">
        <w:r w:rsidR="006B1593" w:rsidRPr="002E38EC">
          <w:rPr>
            <w:i/>
            <w:rPrChange w:id="658" w:author="Ben Fels" w:date="2024-12-21T09:19:00Z" w16du:dateUtc="2024-12-21T08:19:00Z">
              <w:rPr>
                <w:lang w:val="en-US"/>
              </w:rPr>
            </w:rPrChange>
          </w:rPr>
          <w:t>emp</w:t>
        </w:r>
        <w:r w:rsidR="006B1593" w:rsidRPr="002E38EC">
          <w:rPr>
            <w:i/>
          </w:rPr>
          <w:t>eratur</w:t>
        </w:r>
      </w:ins>
      <w:r w:rsidR="006B1593" w:rsidRPr="002E38EC">
        <w:rPr>
          <w:i/>
        </w:rPr>
        <w:t>e</w:t>
      </w:r>
      <w:proofErr w:type="spellEnd"/>
      <w:ins w:id="659"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660"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661"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662" w:author="Ben Fels" w:date="2024-12-20T16:54:00Z" w16du:dateUtc="2024-12-20T15:54:00Z">
            <w:rPr>
              <w:lang w:val="en-US"/>
            </w:rPr>
          </w:rPrChange>
        </w:rPr>
        <w:fldChar w:fldCharType="end"/>
      </w:r>
      <w:r w:rsidR="006B1593">
        <w:t xml:space="preserve">. Er wurde für weniger zufällige Ausgaben folglich auf </w:t>
      </w:r>
      <w:proofErr w:type="spellStart"/>
      <w:ins w:id="663" w:author="Ben Fels" w:date="2024-12-21T09:20:00Z" w16du:dateUtc="2024-12-21T08:20:00Z">
        <w:r w:rsidR="006B1593">
          <w:t>Null</w:t>
        </w:r>
        <w:proofErr w:type="spellEnd"/>
        <w:r w:rsidR="006B1593">
          <w:t xml:space="preserve"> festgelegt</w:t>
        </w:r>
        <w:r w:rsidR="006B1593" w:rsidRPr="00E022D3">
          <w:rPr>
            <w:rPrChange w:id="664" w:author="Ben Fels" w:date="2024-12-21T09:20:00Z" w16du:dateUtc="2024-12-21T08:20:00Z">
              <w:rPr>
                <w:lang w:val="en-US"/>
              </w:rPr>
            </w:rPrChange>
          </w:rPr>
          <w:t>.</w:t>
        </w:r>
      </w:ins>
      <w:r w:rsidR="009D6143">
        <w:t xml:space="preserve"> </w:t>
      </w:r>
      <w:r w:rsidR="0039087B">
        <w:t xml:space="preserve">Der </w:t>
      </w:r>
      <w:proofErr w:type="spellStart"/>
      <w:r w:rsidR="00936757" w:rsidRPr="00480ADD">
        <w:rPr>
          <w:i/>
        </w:rPr>
        <w:t>system_fingerprint</w:t>
      </w:r>
      <w:proofErr w:type="spellEnd"/>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proofErr w:type="spellStart"/>
      <w:r w:rsidR="0039087B" w:rsidRPr="00FB1A1A">
        <w:rPr>
          <w:i/>
          <w:highlight w:val="green"/>
        </w:rPr>
        <w:t>seed</w:t>
      </w:r>
      <w:proofErr w:type="spellEnd"/>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proofErr w:type="spellStart"/>
      <w:r w:rsidR="00745761" w:rsidRPr="00FB1A1A">
        <w:rPr>
          <w:i/>
          <w:highlight w:val="green"/>
        </w:rPr>
        <w:t>system_fin</w:t>
      </w:r>
      <w:commentRangeStart w:id="665"/>
      <w:r w:rsidR="00745761" w:rsidRPr="00FB1A1A">
        <w:rPr>
          <w:i/>
          <w:highlight w:val="green"/>
        </w:rPr>
        <w:t>gerp</w:t>
      </w:r>
      <w:commentRangeEnd w:id="665"/>
      <w:r w:rsidR="00956256" w:rsidRPr="00FB1A1A">
        <w:rPr>
          <w:rStyle w:val="Kommentarzeichen"/>
          <w:highlight w:val="green"/>
        </w:rPr>
        <w:commentReference w:id="665"/>
      </w:r>
      <w:r w:rsidR="00745761" w:rsidRPr="00FB1A1A">
        <w:rPr>
          <w:i/>
          <w:highlight w:val="green"/>
        </w:rPr>
        <w:t>rint</w:t>
      </w:r>
      <w:proofErr w:type="spellEnd"/>
      <w:r w:rsidR="00745761" w:rsidRPr="00FB1A1A">
        <w:rPr>
          <w:highlight w:val="green"/>
        </w:rPr>
        <w:t xml:space="preserve"> </w:t>
      </w:r>
      <w:proofErr w:type="gramStart"/>
      <w:r w:rsidR="00745761" w:rsidRPr="00FB1A1A">
        <w:rPr>
          <w:highlight w:val="green"/>
        </w:rPr>
        <w:t xml:space="preserve">zu </w:t>
      </w:r>
      <w:r w:rsidR="000C2D96" w:rsidRPr="00FB1A1A">
        <w:rPr>
          <w:highlight w:val="green"/>
        </w:rPr>
        <w:t>meist</w:t>
      </w:r>
      <w:proofErr w:type="gramEnd"/>
      <w:r w:rsidR="000C2D96" w:rsidRPr="00FB1A1A">
        <w:rPr>
          <w:highlight w:val="green"/>
        </w:rPr>
        <w:t xml:space="preserve">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t>Structured Output</w:t>
      </w:r>
    </w:p>
    <w:p w14:paraId="22C3F27F" w14:textId="4F47EF7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rsidRPr="007F13B6">
        <w:rPr>
          <w:highlight w:val="green"/>
        </w:rPr>
        <w:t xml:space="preserve">akzeptiert </w:t>
      </w:r>
      <w:r w:rsidR="00AC7F6C" w:rsidRPr="007F13B6">
        <w:rPr>
          <w:highlight w:val="green"/>
        </w:rPr>
        <w:t xml:space="preserve">GPT-4o mini </w:t>
      </w:r>
      <w:r w:rsidR="00A14A57" w:rsidRPr="007F13B6">
        <w:rPr>
          <w:highlight w:val="green"/>
        </w:rPr>
        <w:t xml:space="preserve">sowohl Texte als auch Bilder als Eingaben und </w:t>
      </w:r>
      <w:r w:rsidRPr="007F13B6">
        <w:rPr>
          <w:highlight w:val="green"/>
        </w:rPr>
        <w:t>p</w:t>
      </w:r>
      <w:r w:rsidR="00A14A57" w:rsidRPr="007F13B6">
        <w:rPr>
          <w:highlight w:val="green"/>
        </w:rPr>
        <w:t xml:space="preserve">roduziert </w:t>
      </w:r>
      <w:r w:rsidRPr="007F13B6">
        <w:rPr>
          <w:highlight w:val="green"/>
        </w:rPr>
        <w:t xml:space="preserve">Texte als Ausgabe. Hierbei </w:t>
      </w:r>
      <w:r w:rsidR="00D74459" w:rsidRPr="007F13B6">
        <w:rPr>
          <w:highlight w:val="green"/>
        </w:rPr>
        <w:t xml:space="preserve">unterstützt </w:t>
      </w:r>
      <w:r w:rsidR="00970FF1" w:rsidRPr="007F13B6">
        <w:rPr>
          <w:highlight w:val="green"/>
        </w:rPr>
        <w:t xml:space="preserve">es </w:t>
      </w:r>
      <w:r w:rsidR="00D74459" w:rsidRPr="007F13B6">
        <w:rPr>
          <w:highlight w:val="green"/>
        </w:rPr>
        <w:t xml:space="preserve">strukturierte Ausgaben. </w:t>
      </w:r>
      <w:r w:rsidR="007821B7" w:rsidRPr="007F13B6">
        <w:rPr>
          <w:highlight w:val="green"/>
        </w:rPr>
        <w:t xml:space="preserve">Damit kann sichergestellt werden, dass </w:t>
      </w:r>
      <w:r w:rsidR="00EB4235" w:rsidRPr="007F13B6">
        <w:rPr>
          <w:highlight w:val="green"/>
        </w:rPr>
        <w:t xml:space="preserve">die Ausgaben des </w:t>
      </w:r>
      <w:r w:rsidR="007821B7" w:rsidRPr="007F13B6">
        <w:rPr>
          <w:highlight w:val="green"/>
        </w:rPr>
        <w:t>LLM</w:t>
      </w:r>
      <w:r w:rsidR="00EB4235" w:rsidRPr="007F13B6">
        <w:rPr>
          <w:highlight w:val="green"/>
        </w:rPr>
        <w:t>s</w:t>
      </w:r>
      <w:r w:rsidR="007821B7" w:rsidRPr="007F13B6">
        <w:rPr>
          <w:highlight w:val="green"/>
        </w:rPr>
        <w:t xml:space="preserve"> </w:t>
      </w:r>
      <w:r w:rsidR="00425B9F" w:rsidRPr="007F13B6">
        <w:rPr>
          <w:highlight w:val="green"/>
        </w:rPr>
        <w:t>dem übergebenen JSON-Schema entsprechen</w:t>
      </w:r>
      <w:r w:rsidR="006427D6" w:rsidRPr="007F13B6">
        <w:rPr>
          <w:highlight w:val="green"/>
        </w:rPr>
        <w:t xml:space="preserve"> un</w:t>
      </w:r>
      <w:r w:rsidR="007E76C5" w:rsidRPr="007F13B6">
        <w:rPr>
          <w:highlight w:val="green"/>
        </w:rPr>
        <w:t>d sich auf die wesentlichen Informationen beschränk</w:t>
      </w:r>
      <w:r w:rsidR="00BB286E" w:rsidRPr="007F13B6">
        <w:rPr>
          <w:highlight w:val="green"/>
        </w:rPr>
        <w:t>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r w:rsidR="008619BD" w:rsidRPr="007F13B6">
        <w:rPr>
          <w:highlight w:val="green"/>
        </w:rPr>
        <w:t xml:space="preserve">Die Ausgabe </w:t>
      </w:r>
      <w:r w:rsidR="00481850" w:rsidRPr="007F13B6">
        <w:rPr>
          <w:highlight w:val="green"/>
        </w:rPr>
        <w:t xml:space="preserve">des LLMs in Form </w:t>
      </w:r>
      <w:r w:rsidR="008619BD" w:rsidRPr="007F13B6">
        <w:rPr>
          <w:highlight w:val="green"/>
        </w:rPr>
        <w:t xml:space="preserve">von Text als unstrukturierte Daten würde </w:t>
      </w:r>
      <w:r w:rsidR="003423EC" w:rsidRPr="007F13B6">
        <w:rPr>
          <w:highlight w:val="green"/>
        </w:rPr>
        <w:t xml:space="preserve">aus meiner Sicht die Weiterverarbeitung erschweren, weshalb die </w:t>
      </w:r>
      <w:r w:rsidR="001F7DFC" w:rsidRPr="007F13B6">
        <w:rPr>
          <w:highlight w:val="green"/>
        </w:rPr>
        <w:t xml:space="preserve">Auferlegung eines JSON-Schemas </w:t>
      </w:r>
      <w:r w:rsidR="00366C38" w:rsidRPr="007F13B6">
        <w:rPr>
          <w:highlight w:val="green"/>
        </w:rPr>
        <w:t>für eine semi-strukturierte</w:t>
      </w:r>
      <w:r w:rsidR="0031102C" w:rsidRPr="007F13B6">
        <w:rPr>
          <w:highlight w:val="green"/>
        </w:rPr>
        <w:t xml:space="preserve"> Ausgabe</w:t>
      </w:r>
      <w:r w:rsidR="00E934D8" w:rsidRPr="007F13B6">
        <w:rPr>
          <w:highlight w:val="green"/>
        </w:rPr>
        <w:t xml:space="preserve"> </w:t>
      </w:r>
      <w:r w:rsidR="00BB2CB2" w:rsidRPr="007F13B6">
        <w:rPr>
          <w:highlight w:val="green"/>
        </w:rPr>
        <w:t xml:space="preserve">als </w:t>
      </w:r>
      <w:r w:rsidR="00AA6B1B" w:rsidRPr="007F13B6">
        <w:rPr>
          <w:highlight w:val="green"/>
        </w:rPr>
        <w:t>wesentliche</w:t>
      </w:r>
      <w:r w:rsidR="00BB2CB2" w:rsidRPr="007F13B6">
        <w:rPr>
          <w:highlight w:val="green"/>
        </w:rPr>
        <w:t>r</w:t>
      </w:r>
      <w:r w:rsidR="00AA6B1B" w:rsidRPr="007F13B6">
        <w:rPr>
          <w:highlight w:val="green"/>
        </w:rPr>
        <w:t xml:space="preserve"> </w:t>
      </w:r>
      <w:r w:rsidR="001F7DFC" w:rsidRPr="007F13B6">
        <w:rPr>
          <w:highlight w:val="green"/>
        </w:rPr>
        <w:t xml:space="preserve">Vorteil </w:t>
      </w:r>
      <w:r w:rsidR="00BB2CB2" w:rsidRPr="007F13B6">
        <w:rPr>
          <w:highlight w:val="green"/>
        </w:rPr>
        <w:t>angesehen wird</w:t>
      </w:r>
      <w:r w:rsidR="001F7DFC" w:rsidRPr="007F13B6">
        <w:rPr>
          <w:highlight w:val="green"/>
        </w:rPr>
        <w:t>.</w:t>
      </w:r>
      <w:r w:rsidR="00542DB7" w:rsidRPr="007F13B6">
        <w:rPr>
          <w:highlight w:val="green"/>
        </w:rPr>
        <w:t xml:space="preserve"> Für den </w:t>
      </w:r>
      <w:r w:rsidR="00CF49FF" w:rsidRPr="007F13B6">
        <w:rPr>
          <w:highlight w:val="green"/>
        </w:rPr>
        <w:t xml:space="preserve">vorliegenden </w:t>
      </w:r>
      <w:r w:rsidR="00542DB7" w:rsidRPr="007F13B6">
        <w:rPr>
          <w:highlight w:val="green"/>
        </w:rPr>
        <w:t xml:space="preserve">Anwendungsfall </w:t>
      </w:r>
      <w:r w:rsidR="00CF49FF" w:rsidRPr="007F13B6">
        <w:rPr>
          <w:highlight w:val="green"/>
        </w:rPr>
        <w:t xml:space="preserve">wurde solch ein </w:t>
      </w:r>
      <w:commentRangeStart w:id="666"/>
      <w:r w:rsidR="00CF49FF" w:rsidRPr="007F13B6">
        <w:rPr>
          <w:highlight w:val="green"/>
        </w:rPr>
        <w:t>JSON-Schema</w:t>
      </w:r>
      <w:r w:rsidR="002C0744" w:rsidRPr="007F13B6">
        <w:rPr>
          <w:highlight w:val="green"/>
        </w:rPr>
        <w:t xml:space="preserve"> </w:t>
      </w:r>
      <w:commentRangeEnd w:id="666"/>
      <w:r w:rsidR="00422FB9" w:rsidRPr="007F13B6">
        <w:rPr>
          <w:rStyle w:val="Kommentarzeichen"/>
          <w:highlight w:val="green"/>
        </w:rPr>
        <w:commentReference w:id="666"/>
      </w:r>
      <w:r w:rsidR="002C0744" w:rsidRPr="007F13B6">
        <w:rPr>
          <w:highlight w:val="green"/>
        </w:rPr>
        <w:t xml:space="preserve">eigenständig erstellt </w:t>
      </w:r>
      <w:r w:rsidR="001364EC" w:rsidRPr="007F13B6">
        <w:rPr>
          <w:highlight w:val="green"/>
        </w:rPr>
        <w:t>und bei den Anfragen an das LLM mit übergeben</w:t>
      </w:r>
      <w:r w:rsidR="001364EC">
        <w:t>.</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1A7A010A" w14:textId="42F74F23" w:rsidR="00537D17" w:rsidRDefault="002E6767" w:rsidP="00DB2053">
      <w:pPr>
        <w:autoSpaceDE w:val="0"/>
        <w:autoSpaceDN w:val="0"/>
        <w:adjustRightInd w:val="0"/>
        <w:spacing w:after="0"/>
        <w:jc w:val="both"/>
      </w:pPr>
      <w:ins w:id="667" w:author="Ben Fels" w:date="2024-12-22T12:34:00Z" w16du:dateUtc="2024-12-22T11:34:00Z">
        <w:r>
          <w:t xml:space="preserve">Das Modell wird über die OpenAI </w:t>
        </w:r>
      </w:ins>
      <w:r>
        <w:t xml:space="preserve">Batch </w:t>
      </w:r>
      <w:ins w:id="668"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w:t>
      </w:r>
      <w:r>
        <w:lastRenderedPageBreak/>
        <w:t xml:space="preserve">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2189E498" w14:textId="77777777" w:rsidR="00063B35" w:rsidRDefault="00063B35" w:rsidP="00DB2053">
      <w:pPr>
        <w:autoSpaceDE w:val="0"/>
        <w:autoSpaceDN w:val="0"/>
        <w:adjustRightInd w:val="0"/>
        <w:spacing w:after="0"/>
        <w:jc w:val="both"/>
      </w:pPr>
    </w:p>
    <w:p w14:paraId="6F5170DE" w14:textId="580581E3" w:rsidR="00063B35" w:rsidRPr="0067136C" w:rsidRDefault="00063B35" w:rsidP="00063B35">
      <w:pPr>
        <w:pStyle w:val="berschrift3"/>
        <w:rPr>
          <w:ins w:id="669" w:author="Ben Fels" w:date="2024-12-21T09:11:00Z" w16du:dateUtc="2024-12-21T08:11:00Z"/>
          <w:lang w:val="en-US"/>
        </w:rPr>
        <w:pPrChange w:id="670" w:author="Ben Fels" w:date="2024-12-21T11:55:00Z" w16du:dateUtc="2024-12-21T10:55:00Z">
          <w:pPr>
            <w:jc w:val="both"/>
          </w:pPr>
        </w:pPrChange>
      </w:pPr>
      <w:bookmarkStart w:id="671" w:name="_Toc187929382"/>
      <w:proofErr w:type="spellStart"/>
      <w:ins w:id="672" w:author="Ben Fels" w:date="2024-12-21T09:10:00Z" w16du:dateUtc="2024-12-21T08:10:00Z">
        <w:r w:rsidRPr="0067136C">
          <w:rPr>
            <w:lang w:val="en-US"/>
          </w:rPr>
          <w:t>Daten</w:t>
        </w:r>
      </w:ins>
      <w:bookmarkEnd w:id="671"/>
      <w:r>
        <w:rPr>
          <w:lang w:val="en-US"/>
        </w:rPr>
        <w:t>lage</w:t>
      </w:r>
      <w:proofErr w:type="spellEnd"/>
      <w:r>
        <w:rPr>
          <w:lang w:val="en-US"/>
        </w:rPr>
        <w:t xml:space="preserve"> und -</w:t>
      </w:r>
      <w:proofErr w:type="spellStart"/>
      <w:r>
        <w:rPr>
          <w:lang w:val="en-US"/>
        </w:rPr>
        <w:t>qualität</w:t>
      </w:r>
      <w:proofErr w:type="spellEnd"/>
    </w:p>
    <w:p w14:paraId="6B4B73D7" w14:textId="5259D8EC" w:rsidR="00063B35" w:rsidRDefault="00063B35" w:rsidP="00063B35">
      <w:pPr>
        <w:jc w:val="both"/>
      </w:pPr>
      <w:r>
        <w:t xml:space="preserve">Der Mangel an </w:t>
      </w:r>
      <w:ins w:id="673" w:author="Ben Fels" w:date="2024-12-21T09:22:00Z" w16du:dateUtc="2024-12-21T08:22:00Z">
        <w:r w:rsidRPr="00217233">
          <w:t>große</w:t>
        </w:r>
      </w:ins>
      <w:r>
        <w:t xml:space="preserve">n </w:t>
      </w:r>
      <w:ins w:id="674" w:author="Ben Fels" w:date="2024-12-21T09:22:00Z" w16du:dateUtc="2024-12-21T08:22:00Z">
        <w:r w:rsidRPr="00217233">
          <w:t xml:space="preserve">Mengen entsprechend annotierter Trainingsdaten </w:t>
        </w:r>
      </w:ins>
      <w:r w:rsidRPr="00217233">
        <w:t xml:space="preserve">stellt </w:t>
      </w:r>
      <w:r>
        <w:t xml:space="preserve">nach </w:t>
      </w:r>
      <w:ins w:id="675" w:author="Ben Fels" w:date="2024-12-21T09:22:00Z" w16du:dateUtc="2024-12-21T08:22:00Z">
        <w:r w:rsidRPr="004C02FA">
          <w:rPr>
            <w:rFonts w:cs="Arial"/>
            <w:highlight w:val="magenta"/>
          </w:rPr>
          <w:t>Lawrence &amp; Reed</w:t>
        </w:r>
      </w:ins>
      <w:r w:rsidRPr="00217233">
        <w:t xml:space="preserve"> </w:t>
      </w:r>
      <w:ins w:id="676" w:author="Ben Fels" w:date="2024-12-21T09:22:00Z" w16du:dateUtc="2024-12-21T08:22:00Z">
        <w:r w:rsidRPr="004C02FA">
          <w:rPr>
            <w:i/>
            <w:highlight w:val="magenta"/>
          </w:rPr>
          <w:fldChar w:fldCharType="begin"/>
        </w:r>
      </w:ins>
      <w:r>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677" w:author="Ben Fels" w:date="2024-12-21T09:22:00Z" w16du:dateUtc="2024-12-21T08:22:00Z">
        <w:r w:rsidRPr="004C02FA">
          <w:rPr>
            <w:i/>
            <w:highlight w:val="magenta"/>
          </w:rPr>
          <w:fldChar w:fldCharType="separate"/>
        </w:r>
      </w:ins>
      <w:r w:rsidRPr="00165108">
        <w:rPr>
          <w:rFonts w:cs="Arial"/>
          <w:highlight w:val="magenta"/>
        </w:rPr>
        <w:t>(2020, S. 798)</w:t>
      </w:r>
      <w:ins w:id="678" w:author="Ben Fels" w:date="2024-12-21T09:22:00Z" w16du:dateUtc="2024-12-21T08:22:00Z">
        <w:r w:rsidRPr="004C02FA">
          <w:rPr>
            <w:i/>
            <w:highlight w:val="magenta"/>
          </w:rPr>
          <w:fldChar w:fldCharType="end"/>
        </w:r>
      </w:ins>
      <w:r>
        <w:rPr>
          <w:i/>
        </w:rPr>
        <w:t xml:space="preserve"> </w:t>
      </w:r>
      <w:ins w:id="679" w:author="Ben Fels" w:date="2024-12-21T09:22:00Z" w16du:dateUtc="2024-12-21T08:22:00Z">
        <w:r w:rsidRPr="00217233">
          <w:t xml:space="preserve">eine große Herausforderung </w:t>
        </w:r>
      </w:ins>
      <w:r w:rsidRPr="00217233">
        <w:t>für das Argument Mining dar</w:t>
      </w:r>
      <w:r>
        <w:rPr>
          <w:i/>
        </w:rPr>
        <w:t>.</w:t>
      </w:r>
      <w:ins w:id="680" w:author="Ben Fels" w:date="2024-12-21T09:22:00Z" w16du:dateUtc="2024-12-21T08:22:00Z">
        <w:r w:rsidRPr="00F750C2">
          <w:t xml:space="preserve"> </w:t>
        </w:r>
      </w:ins>
      <w:r>
        <w:t>Sie führen jedoch an, dass u</w:t>
      </w:r>
      <w:ins w:id="681" w:author="Ben Fels" w:date="2024-12-21T09:23:00Z" w16du:dateUtc="2024-12-21T08:23:00Z">
        <w:r>
          <w:t xml:space="preserve">m </w:t>
        </w:r>
      </w:ins>
      <w:r>
        <w:t xml:space="preserve">diesem </w:t>
      </w:r>
      <w:ins w:id="682" w:author="Ben Fels" w:date="2024-12-21T09:23:00Z" w16du:dateUtc="2024-12-21T08:23:00Z">
        <w:r>
          <w:t xml:space="preserve">Mangel entgegenzuwirken, </w:t>
        </w:r>
      </w:ins>
      <w:r>
        <w:t xml:space="preserve">sich einige Untersuchungen </w:t>
      </w:r>
      <w:ins w:id="683" w:author="Ben Fels" w:date="2024-12-21T09:23:00Z" w16du:dateUtc="2024-12-21T08:23:00Z">
        <w:r>
          <w:t>mit der Erstellung von Annotations-Richtlinien beschäftigen</w:t>
        </w:r>
      </w:ins>
      <w:r>
        <w:t>, mit dem Hinweis, dass d</w:t>
      </w:r>
      <w:ins w:id="684" w:author="Ben Fels" w:date="2024-12-21T09:23:00Z" w16du:dateUtc="2024-12-21T08:23:00Z">
        <w:r>
          <w:t>i</w:t>
        </w:r>
      </w:ins>
      <w:r>
        <w:t>e</w:t>
      </w:r>
      <w:ins w:id="685" w:author="Ben Fels" w:date="2024-12-21T09:23:00Z" w16du:dateUtc="2024-12-21T08:23:00Z">
        <w:r>
          <w:t xml:space="preserve"> Verwendung </w:t>
        </w:r>
      </w:ins>
      <w:r>
        <w:t>von</w:t>
      </w:r>
      <w:ins w:id="686" w:author="Ben Fels" w:date="2024-12-21T09:23:00Z" w16du:dateUtc="2024-12-21T08:23:00Z">
        <w:r>
          <w:t xml:space="preserve"> spezifischen Annotations-Richtlinien bedeutet, dass sich </w:t>
        </w:r>
      </w:ins>
      <w:r>
        <w:t xml:space="preserve">diese </w:t>
      </w:r>
      <w:ins w:id="687" w:author="Ben Fels" w:date="2024-12-21T09:23:00Z" w16du:dateUtc="2024-12-21T08:23:00Z">
        <w:r>
          <w:t xml:space="preserve">auf den jeweiligen Bereich </w:t>
        </w:r>
      </w:ins>
      <w:r>
        <w:t xml:space="preserve">beschränken, </w:t>
      </w:r>
      <w:ins w:id="688" w:author="Ben Fels" w:date="2024-12-21T09:23:00Z" w16du:dateUtc="2024-12-21T08:23:00Z">
        <w:r>
          <w:t>i</w:t>
        </w:r>
      </w:ins>
      <w:r>
        <w:t>n d</w:t>
      </w:r>
      <w:ins w:id="689" w:author="Ben Fels" w:date="2024-12-21T09:23:00Z" w16du:dateUtc="2024-12-21T08:23:00Z">
        <w:r>
          <w:t xml:space="preserve">em sie entwickelt wurden </w:t>
        </w:r>
        <w:r w:rsidRPr="00474C2C">
          <w:rPr>
            <w:highlight w:val="magenta"/>
          </w:rPr>
          <w:fldChar w:fldCharType="begin"/>
        </w:r>
        <w:r>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Pr="00474C2C">
          <w:rPr>
            <w:highlight w:val="magenta"/>
          </w:rPr>
          <w:fldChar w:fldCharType="separate"/>
        </w:r>
        <w:r w:rsidRPr="00474C2C">
          <w:rPr>
            <w:rFonts w:cs="Arial"/>
            <w:highlight w:val="magenta"/>
          </w:rPr>
          <w:t>(Lawrence &amp; Reed, 2020, S. 806)</w:t>
        </w:r>
        <w:r w:rsidRPr="00474C2C">
          <w:rPr>
            <w:highlight w:val="magenta"/>
          </w:rPr>
          <w:fldChar w:fldCharType="end"/>
        </w:r>
        <w:r>
          <w:t xml:space="preserve">. </w:t>
        </w:r>
      </w:ins>
      <w:r>
        <w:t>Zudem kann es t</w:t>
      </w:r>
      <w:ins w:id="690" w:author="Ben Fels" w:date="2024-12-21T12:56:00Z" w16du:dateUtc="2024-12-21T11:56:00Z">
        <w:r>
          <w:t xml:space="preserve">rotz dieser Richtlinien zu Abweichungen aufgrund </w:t>
        </w:r>
      </w:ins>
      <w:r>
        <w:t>subjektiver Einschätzungen</w:t>
      </w:r>
      <w:ins w:id="691" w:author="Ben Fels" w:date="2024-12-21T12:56:00Z" w16du:dateUtc="2024-12-21T11:56:00Z">
        <w:r>
          <w:t xml:space="preserve"> kommen</w:t>
        </w:r>
      </w:ins>
      <w:r>
        <w:t xml:space="preserve"> </w:t>
      </w:r>
      <w:ins w:id="692" w:author="Ben Fels" w:date="2024-12-21T12:01:00Z" w16du:dateUtc="2024-12-21T11:01:00Z">
        <w:r w:rsidRPr="00EB396C">
          <w:rPr>
            <w:highlight w:val="magenta"/>
          </w:rPr>
          <w:fldChar w:fldCharType="begin"/>
        </w:r>
        <w:r>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Pr="00EB396C">
          <w:rPr>
            <w:highlight w:val="magenta"/>
          </w:rPr>
          <w:fldChar w:fldCharType="separate"/>
        </w:r>
        <w:r w:rsidRPr="00EB396C">
          <w:rPr>
            <w:rFonts w:cs="Arial"/>
            <w:highlight w:val="magenta"/>
          </w:rPr>
          <w:t>(</w:t>
        </w:r>
        <w:proofErr w:type="spellStart"/>
        <w:r w:rsidRPr="00EB396C">
          <w:rPr>
            <w:rFonts w:cs="Arial"/>
            <w:highlight w:val="magenta"/>
          </w:rPr>
          <w:t>Peldszus</w:t>
        </w:r>
        <w:proofErr w:type="spellEnd"/>
        <w:r w:rsidRPr="00EB396C">
          <w:rPr>
            <w:rFonts w:cs="Arial"/>
            <w:highlight w:val="magenta"/>
          </w:rPr>
          <w:t xml:space="preserve"> &amp; Stede, 2013, S. 27)</w:t>
        </w:r>
        <w:r w:rsidRPr="00EB396C">
          <w:rPr>
            <w:highlight w:val="magenta"/>
          </w:rPr>
          <w:fldChar w:fldCharType="end"/>
        </w:r>
      </w:ins>
      <w:r>
        <w:t xml:space="preserve">. Die </w:t>
      </w:r>
      <w:commentRangeStart w:id="693"/>
      <w:r>
        <w:t xml:space="preserve">Übereinstimmung zwischen den </w:t>
      </w:r>
      <w:proofErr w:type="spellStart"/>
      <w:r>
        <w:t>Annotatoren</w:t>
      </w:r>
      <w:proofErr w:type="spellEnd"/>
      <w:r>
        <w:t xml:space="preserve"> kann als </w:t>
      </w:r>
      <w:proofErr w:type="spellStart"/>
      <w:r>
        <w:t>Gütemaß</w:t>
      </w:r>
      <w:proofErr w:type="spellEnd"/>
      <w:r>
        <w:t xml:space="preserve"> für die Zuverlässi</w:t>
      </w:r>
      <w:commentRangeEnd w:id="693"/>
      <w:r>
        <w:rPr>
          <w:rStyle w:val="Kommentarzeichen"/>
        </w:rPr>
        <w:commentReference w:id="693"/>
      </w:r>
      <w:r>
        <w:t xml:space="preserve">gkeit der Annotation herangezogen werden </w:t>
      </w:r>
      <w:ins w:id="694" w:author="Ben Fels" w:date="2024-12-21T09:11:00Z" w16du:dateUtc="2024-12-21T08:11:00Z">
        <w:r w:rsidRPr="00104FE4">
          <w:rPr>
            <w:i/>
            <w:highlight w:val="magenta"/>
          </w:rPr>
          <w:fldChar w:fldCharType="begin"/>
        </w:r>
        <w:r>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Pr="00063B35">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Pr="00104FE4">
          <w:rPr>
            <w:i/>
            <w:highlight w:val="magenta"/>
          </w:rPr>
          <w:fldChar w:fldCharType="separate"/>
        </w:r>
        <w:r w:rsidRPr="00B8431D">
          <w:rPr>
            <w:rFonts w:cs="Arial"/>
            <w:highlight w:val="magenta"/>
            <w:lang w:val="en-US"/>
          </w:rPr>
          <w:t>(Cabrio &amp; Villata, 2018, S. 5428)</w:t>
        </w:r>
        <w:r w:rsidRPr="00104FE4">
          <w:rPr>
            <w:i/>
            <w:highlight w:val="magenta"/>
          </w:rPr>
          <w:fldChar w:fldCharType="end"/>
        </w:r>
      </w:ins>
      <w:r>
        <w:rPr>
          <w:i/>
          <w:lang w:val="en-US"/>
        </w:rPr>
        <w:t xml:space="preserve">. </w:t>
      </w:r>
      <w:ins w:id="695" w:author="Ben Fels" w:date="2024-12-21T09:11:00Z" w16du:dateUtc="2024-12-21T08:11:00Z">
        <w:r w:rsidRPr="0063569E">
          <w:rPr>
            <w:rFonts w:cs="Arial"/>
            <w:highlight w:val="magenta"/>
            <w:lang w:val="en-US"/>
          </w:rPr>
          <w:t>Cabrio &amp; Villata</w:t>
        </w:r>
      </w:ins>
      <w:r w:rsidRPr="0063569E">
        <w:rPr>
          <w:highlight w:val="magenta"/>
          <w:lang w:val="en-US"/>
        </w:rPr>
        <w:t xml:space="preserve"> </w:t>
      </w:r>
      <w:ins w:id="696" w:author="Ben Fels" w:date="2024-12-21T09:11:00Z" w16du:dateUtc="2024-12-21T08:11:00Z">
        <w:r w:rsidRPr="00BF1970">
          <w:rPr>
            <w:highlight w:val="magenta"/>
          </w:rPr>
          <w:fldChar w:fldCharType="begin"/>
        </w:r>
      </w:ins>
      <w:r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97" w:author="Ben Fels" w:date="2024-12-21T09:11:00Z" w16du:dateUtc="2024-12-21T08:11:00Z">
        <w:r w:rsidRPr="00BF1970">
          <w:rPr>
            <w:highlight w:val="magenta"/>
          </w:rPr>
          <w:fldChar w:fldCharType="separate"/>
        </w:r>
      </w:ins>
      <w:r w:rsidRPr="0063569E">
        <w:rPr>
          <w:rFonts w:cs="Arial"/>
          <w:highlight w:val="magenta"/>
          <w:lang w:val="en-US"/>
        </w:rPr>
        <w:t>(2018, S. 5432)</w:t>
      </w:r>
      <w:ins w:id="698" w:author="Ben Fels" w:date="2024-12-21T09:11:00Z" w16du:dateUtc="2024-12-21T08:11:00Z">
        <w:r w:rsidRPr="00BF1970">
          <w:rPr>
            <w:highlight w:val="magenta"/>
          </w:rPr>
          <w:fldChar w:fldCharType="end"/>
        </w:r>
      </w:ins>
      <w:r w:rsidRPr="0063569E">
        <w:rPr>
          <w:lang w:val="en-US"/>
        </w:rPr>
        <w:t xml:space="preserve"> </w:t>
      </w:r>
      <w:proofErr w:type="spellStart"/>
      <w:r w:rsidRPr="0063569E">
        <w:rPr>
          <w:lang w:val="en-US"/>
        </w:rPr>
        <w:t>bieten</w:t>
      </w:r>
      <w:proofErr w:type="spellEnd"/>
      <w:r w:rsidRPr="0063569E">
        <w:rPr>
          <w:lang w:val="en-US"/>
        </w:rPr>
        <w:t xml:space="preserve"> in </w:t>
      </w:r>
      <w:proofErr w:type="spellStart"/>
      <w:r w:rsidRPr="0063569E">
        <w:rPr>
          <w:lang w:val="en-US"/>
        </w:rPr>
        <w:t>Ihrer</w:t>
      </w:r>
      <w:proofErr w:type="spellEnd"/>
      <w:r w:rsidRPr="0063569E">
        <w:rPr>
          <w:lang w:val="en-US"/>
        </w:rPr>
        <w:t xml:space="preserve"> Arbeit </w:t>
      </w:r>
      <w:proofErr w:type="spellStart"/>
      <w:r w:rsidRPr="0063569E">
        <w:rPr>
          <w:lang w:val="en-US"/>
        </w:rPr>
        <w:t>einen</w:t>
      </w:r>
      <w:proofErr w:type="spellEnd"/>
      <w:r w:rsidRPr="0063569E">
        <w:rPr>
          <w:lang w:val="en-US"/>
        </w:rPr>
        <w:t xml:space="preserve"> </w:t>
      </w:r>
      <w:proofErr w:type="spellStart"/>
      <w:ins w:id="699" w:author="Ben Fels" w:date="2024-12-21T09:11:00Z" w16du:dateUtc="2024-12-21T08:11:00Z">
        <w:r w:rsidRPr="0063569E">
          <w:rPr>
            <w:lang w:val="en-US"/>
          </w:rPr>
          <w:t>Vergleich</w:t>
        </w:r>
        <w:proofErr w:type="spellEnd"/>
        <w:r w:rsidRPr="0063569E">
          <w:rPr>
            <w:lang w:val="en-US"/>
          </w:rPr>
          <w:t xml:space="preserve"> </w:t>
        </w:r>
      </w:ins>
      <w:r w:rsidRPr="0063569E">
        <w:rPr>
          <w:lang w:val="en-US"/>
        </w:rPr>
        <w:t xml:space="preserve">von </w:t>
      </w:r>
      <w:proofErr w:type="spellStart"/>
      <w:ins w:id="700" w:author="Ben Fels" w:date="2024-12-21T09:11:00Z" w16du:dateUtc="2024-12-21T08:11:00Z">
        <w:r w:rsidRPr="0063569E">
          <w:rPr>
            <w:lang w:val="en-US"/>
          </w:rPr>
          <w:t>verfügbarer</w:t>
        </w:r>
        <w:proofErr w:type="spellEnd"/>
        <w:r w:rsidRPr="0063569E">
          <w:rPr>
            <w:lang w:val="en-US"/>
          </w:rPr>
          <w:t xml:space="preserve"> </w:t>
        </w:r>
        <w:proofErr w:type="spellStart"/>
        <w:r w:rsidRPr="0063569E">
          <w:rPr>
            <w:lang w:val="en-US"/>
          </w:rPr>
          <w:t>Datensätze</w:t>
        </w:r>
      </w:ins>
      <w:r w:rsidRPr="0063569E">
        <w:rPr>
          <w:lang w:val="en-US"/>
        </w:rPr>
        <w:t>n</w:t>
      </w:r>
      <w:proofErr w:type="spellEnd"/>
      <w:r w:rsidRPr="0063569E">
        <w:rPr>
          <w:lang w:val="en-US"/>
        </w:rPr>
        <w:t xml:space="preserve"> für das Argument Mining. </w:t>
      </w:r>
      <w:r>
        <w:t>Sie weisen in diesem Zusammenhang darauf hin, dass aufgrund keiner eindeutigen Definition die Argumente in den Datensätze unterschiedlich annotiert werden und sich somit auch nicht für jede Teilaufgabe eignen.</w:t>
      </w:r>
      <w:r w:rsidR="00E74A05">
        <w:t xml:space="preserve"> </w:t>
      </w:r>
      <w:r>
        <w:t xml:space="preserve">Der Mangel an qualitativ hochwertigen annotierten Daten für das Argument Mining unterstreicht die Verwendung von </w:t>
      </w:r>
      <w:commentRangeStart w:id="701"/>
      <w:r>
        <w:t>Prompt Engineering</w:t>
      </w:r>
      <w:commentRangeEnd w:id="701"/>
      <w:r w:rsidR="000379CF">
        <w:rPr>
          <w:rStyle w:val="Kommentarzeichen"/>
        </w:rPr>
        <w:commentReference w:id="701"/>
      </w:r>
      <w:r>
        <w:t>, da hierfür nur wenige annotierte Daten benötigt werden.</w:t>
      </w:r>
    </w:p>
    <w:p w14:paraId="7D342C80" w14:textId="77777777" w:rsidR="00063B35" w:rsidRPr="00BB2D45" w:rsidRDefault="00063B35" w:rsidP="00DB2053">
      <w:pPr>
        <w:autoSpaceDE w:val="0"/>
        <w:autoSpaceDN w:val="0"/>
        <w:adjustRightInd w:val="0"/>
        <w:spacing w:after="0"/>
        <w:jc w:val="both"/>
        <w:rPr>
          <w:ins w:id="702" w:author="Ben Fels" w:date="2024-12-16T22:07:00Z" w16du:dateUtc="2024-12-16T21:07:00Z"/>
        </w:rPr>
      </w:pPr>
    </w:p>
    <w:p w14:paraId="189BB60C" w14:textId="3326A256" w:rsidR="007A763E" w:rsidRPr="002A664A" w:rsidRDefault="007A763E">
      <w:pPr>
        <w:pStyle w:val="berschrift2"/>
        <w:rPr>
          <w:ins w:id="703" w:author="Ben Fels" w:date="2024-12-16T22:07:00Z" w16du:dateUtc="2024-12-16T21:07:00Z"/>
        </w:rPr>
        <w:pPrChange w:id="704" w:author="Ben Fels" w:date="2024-12-21T09:25:00Z" w16du:dateUtc="2024-12-21T08:25:00Z">
          <w:pPr>
            <w:autoSpaceDE w:val="0"/>
            <w:autoSpaceDN w:val="0"/>
            <w:adjustRightInd w:val="0"/>
            <w:spacing w:after="0"/>
            <w:jc w:val="both"/>
          </w:pPr>
        </w:pPrChange>
      </w:pPr>
      <w:bookmarkStart w:id="705" w:name="_Toc187929386"/>
      <w:ins w:id="706" w:author="Ben Fels" w:date="2024-12-16T22:07:00Z" w16du:dateUtc="2024-12-16T21:07:00Z">
        <w:r w:rsidRPr="002A664A">
          <w:t>Datensatzbeschreibung</w:t>
        </w:r>
        <w:bookmarkEnd w:id="705"/>
      </w:ins>
    </w:p>
    <w:p w14:paraId="7E64F350" w14:textId="11BCF553" w:rsidR="00E965FE" w:rsidDel="004732D9" w:rsidRDefault="00E4634A" w:rsidP="004732D9">
      <w:pPr>
        <w:jc w:val="both"/>
        <w:rPr>
          <w:del w:id="707" w:author="Ben Fels" w:date="2024-12-21T09:29:00Z" w16du:dateUtc="2024-12-21T08:29:00Z"/>
          <w:rFonts w:cs="Arial"/>
        </w:rPr>
      </w:pPr>
      <w:ins w:id="708"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709" w:author="Ben Fels" w:date="2024-12-21T11:21:00Z" w16du:dateUtc="2024-12-21T10:21:00Z">
        <w:r w:rsidR="00356AB6">
          <w:t>Für die Auswahl eines geeigneten Datensatzes wurden diverse Kriterien heran</w:t>
        </w:r>
      </w:ins>
      <w:ins w:id="710" w:author="Ben Fels" w:date="2024-12-21T11:22:00Z" w16du:dateUtc="2024-12-21T10:22:00Z">
        <w:r w:rsidR="00356AB6">
          <w:t xml:space="preserve">gezogen. Zunächst sollte der </w:t>
        </w:r>
      </w:ins>
      <w:ins w:id="711" w:author="Ben Fels" w:date="2024-12-21T09:24:00Z" w16du:dateUtc="2024-12-21T08:24:00Z">
        <w:r w:rsidR="003E3441">
          <w:t>Datensatz vorab nicht bereits von dem nicht-argumentativen Text befreit worden sein</w:t>
        </w:r>
      </w:ins>
      <w:ins w:id="712" w:author="Ben Fels" w:date="2024-12-21T11:22:00Z" w16du:dateUtc="2024-12-21T10:22:00Z">
        <w:r w:rsidR="00852873">
          <w:t xml:space="preserve">, um die Realität bestmöglich abzubilden </w:t>
        </w:r>
      </w:ins>
      <w:ins w:id="713"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714" w:author="Ben Fels" w:date="2024-12-21T11:22:00Z" w16du:dateUtc="2024-12-21T10:22:00Z">
        <w:r w:rsidR="00A76B67">
          <w:t xml:space="preserve">Desweiten wird der Ansatz verfolgt, nicht </w:t>
        </w:r>
      </w:ins>
      <w:ins w:id="715" w:author="Ben Fels" w:date="2024-12-16T22:07:00Z" w16du:dateUtc="2024-12-16T21:07:00Z">
        <w:r w:rsidR="00887B44">
          <w:t xml:space="preserve">für jede Teilaufgabe </w:t>
        </w:r>
      </w:ins>
      <w:ins w:id="716" w:author="Ben Fels" w:date="2024-12-21T11:23:00Z" w16du:dateUtc="2024-12-21T10:23:00Z">
        <w:r w:rsidR="00A76B67">
          <w:t xml:space="preserve">des </w:t>
        </w:r>
      </w:ins>
      <w:r w:rsidR="00674340">
        <w:t>Argument</w:t>
      </w:r>
      <w:ins w:id="717" w:author="Ben Fels" w:date="2024-12-21T11:23:00Z" w16du:dateUtc="2024-12-21T10:23:00Z">
        <w:r w:rsidR="00A76B67">
          <w:t xml:space="preserve"> </w:t>
        </w:r>
        <w:proofErr w:type="spellStart"/>
        <w:r w:rsidR="00A76B67">
          <w:t>Minings</w:t>
        </w:r>
        <w:proofErr w:type="spellEnd"/>
        <w:r w:rsidR="00A76B67">
          <w:t xml:space="preserve"> </w:t>
        </w:r>
      </w:ins>
      <w:ins w:id="718" w:author="Ben Fels" w:date="2024-12-16T22:07:00Z" w16du:dateUtc="2024-12-16T21:07:00Z">
        <w:r w:rsidR="00887B44">
          <w:t xml:space="preserve">einen eigenen Datensatz </w:t>
        </w:r>
      </w:ins>
      <w:ins w:id="719" w:author="Ben Fels" w:date="2024-12-21T11:23:00Z" w16du:dateUtc="2024-12-21T10:23:00Z">
        <w:r w:rsidR="00A76B67">
          <w:t xml:space="preserve">zu </w:t>
        </w:r>
      </w:ins>
      <w:ins w:id="720" w:author="Ben Fels" w:date="2024-12-16T22:07:00Z" w16du:dateUtc="2024-12-16T21:07:00Z">
        <w:r w:rsidR="00887B44">
          <w:t xml:space="preserve">verwenden. </w:t>
        </w:r>
      </w:ins>
      <w:ins w:id="721" w:author="Ben Fels" w:date="2024-12-21T11:23:00Z" w16du:dateUtc="2024-12-21T10:23:00Z">
        <w:r w:rsidR="00E56322">
          <w:t xml:space="preserve">Stattdessen soll sich der Datensatz über </w:t>
        </w:r>
        <w:r w:rsidR="00DF7A0F">
          <w:t xml:space="preserve">die </w:t>
        </w:r>
      </w:ins>
      <w:ins w:id="722" w:author="Ben Fels" w:date="2024-12-16T22:07:00Z" w16du:dateUtc="2024-12-16T21:07:00Z">
        <w:r w:rsidR="00887B44" w:rsidRPr="00EB48AB">
          <w:rPr>
            <w:highlight w:val="cyan"/>
            <w:rPrChange w:id="723" w:author="Ben Fels" w:date="2024-12-21T09:28:00Z" w16du:dateUtc="2024-12-21T08:28:00Z">
              <w:rPr/>
            </w:rPrChange>
          </w:rPr>
          <w:t>drei</w:t>
        </w:r>
        <w:r w:rsidR="00887B44">
          <w:t xml:space="preserve"> Teilaufgaben </w:t>
        </w:r>
      </w:ins>
      <w:ins w:id="724" w:author="Ben Fels" w:date="2024-12-21T11:24:00Z" w16du:dateUtc="2024-12-21T10:24:00Z">
        <w:r w:rsidR="00DF7A0F">
          <w:t xml:space="preserve">hinweg </w:t>
        </w:r>
      </w:ins>
      <w:ins w:id="725" w:author="Ben Fels" w:date="2024-12-16T22:07:00Z" w16du:dateUtc="2024-12-16T21:07:00Z">
        <w:r w:rsidR="00887B44">
          <w:t xml:space="preserve">verwenden </w:t>
        </w:r>
      </w:ins>
      <w:ins w:id="726" w:author="Ben Fels" w:date="2024-12-21T11:24:00Z" w16du:dateUtc="2024-12-21T10:24:00Z">
        <w:r w:rsidR="00DF7A0F">
          <w:t>lassen</w:t>
        </w:r>
      </w:ins>
      <w:ins w:id="727" w:author="Ben Fels" w:date="2024-12-16T22:07:00Z" w16du:dateUtc="2024-12-16T21:07:00Z">
        <w:r w:rsidR="00887B44">
          <w:t>.</w:t>
        </w:r>
      </w:ins>
      <w:ins w:id="728" w:author="Ben Fels" w:date="2024-12-21T11:24:00Z" w16du:dateUtc="2024-12-21T10:24:00Z">
        <w:r w:rsidR="00A42C0D">
          <w:t xml:space="preserve"> Es </w:t>
        </w:r>
      </w:ins>
      <w:ins w:id="729" w:author="Ben Fels" w:date="2024-12-16T22:07:00Z" w16du:dateUtc="2024-12-16T21:07:00Z">
        <w:r w:rsidR="00887B44">
          <w:t xml:space="preserve">bedarf </w:t>
        </w:r>
      </w:ins>
      <w:ins w:id="730" w:author="Ben Fels" w:date="2024-12-21T11:24:00Z" w16du:dateUtc="2024-12-21T10:24:00Z">
        <w:r w:rsidR="00A42C0D">
          <w:t xml:space="preserve">folglich </w:t>
        </w:r>
      </w:ins>
      <w:ins w:id="731" w:author="Ben Fels" w:date="2024-12-16T22:07:00Z" w16du:dateUtc="2024-12-16T21:07:00Z">
        <w:r w:rsidR="00887B44">
          <w:t xml:space="preserve">eines annotierten Datensatzes, in dem die </w:t>
        </w:r>
      </w:ins>
      <w:ins w:id="732" w:author="Ben Fels" w:date="2024-12-21T09:21:00Z" w16du:dateUtc="2024-12-21T08:21:00Z">
        <w:r w:rsidR="00E3790C">
          <w:t>A</w:t>
        </w:r>
      </w:ins>
      <w:ins w:id="733" w:author="Ben Fels" w:date="2024-12-16T22:07:00Z" w16du:dateUtc="2024-12-16T21:07:00Z">
        <w:r w:rsidR="00887B44">
          <w:t>rgument</w:t>
        </w:r>
      </w:ins>
      <w:ins w:id="734" w:author="Ben Fels" w:date="2024-12-21T09:08:00Z" w16du:dateUtc="2024-12-21T08:08:00Z">
        <w:r w:rsidR="00961A84">
          <w:t>ationsk</w:t>
        </w:r>
      </w:ins>
      <w:ins w:id="735" w:author="Ben Fels" w:date="2024-12-16T22:07:00Z" w16du:dateUtc="2024-12-16T21:07:00Z">
        <w:r w:rsidR="00887B44">
          <w:t>omponenten und d</w:t>
        </w:r>
      </w:ins>
      <w:ins w:id="736" w:author="Ben Fels" w:date="2024-12-21T11:24:00Z" w16du:dateUtc="2024-12-21T10:24:00Z">
        <w:r w:rsidR="00A42C0D">
          <w:t>ie</w:t>
        </w:r>
      </w:ins>
      <w:ins w:id="737" w:author="Ben Fels" w:date="2024-12-16T22:07:00Z" w16du:dateUtc="2024-12-16T21:07:00Z">
        <w:r w:rsidR="00887B44">
          <w:t xml:space="preserve"> argumentativen Beziehungen ausgewiesen werden. </w:t>
        </w:r>
      </w:ins>
      <w:ins w:id="738" w:author="Ben Fels" w:date="2024-12-21T11:24:00Z" w16du:dateUtc="2024-12-21T10:24:00Z">
        <w:r w:rsidR="00563F3A">
          <w:t xml:space="preserve">Ein bereits annotierter Datensatz </w:t>
        </w:r>
        <w:r w:rsidR="00563F3A">
          <w:lastRenderedPageBreak/>
          <w:t>er</w:t>
        </w:r>
      </w:ins>
      <w:ins w:id="739" w:author="Ben Fels" w:date="2024-12-21T11:25:00Z" w16du:dateUtc="2024-12-21T10:25:00Z">
        <w:r w:rsidR="00563F3A">
          <w:t>möglicht es a</w:t>
        </w:r>
      </w:ins>
      <w:ins w:id="740" w:author="Ben Fels" w:date="2024-12-16T22:07:00Z" w16du:dateUtc="2024-12-16T21:07:00Z">
        <w:r w:rsidR="00887B44">
          <w:t>nhand der Grundwahrheit die Ausgabe</w:t>
        </w:r>
      </w:ins>
      <w:ins w:id="741" w:author="Ben Fels" w:date="2024-12-21T11:25:00Z" w16du:dateUtc="2024-12-21T10:25:00Z">
        <w:r w:rsidR="00563F3A">
          <w:t>n</w:t>
        </w:r>
      </w:ins>
      <w:ins w:id="742" w:author="Ben Fels" w:date="2024-12-16T22:07:00Z" w16du:dateUtc="2024-12-16T21:07:00Z">
        <w:r w:rsidR="00887B44">
          <w:t xml:space="preserve"> des LLMs </w:t>
        </w:r>
      </w:ins>
      <w:ins w:id="743" w:author="Ben Fels" w:date="2024-12-21T11:25:00Z" w16du:dateUtc="2024-12-21T10:25:00Z">
        <w:r w:rsidR="00563F3A">
          <w:t>zu evaluieren</w:t>
        </w:r>
      </w:ins>
      <w:ins w:id="744" w:author="Ben Fels" w:date="2024-12-16T22:07:00Z" w16du:dateUtc="2024-12-16T21:07:00Z">
        <w:r w:rsidR="00887B44">
          <w:t>.</w:t>
        </w:r>
      </w:ins>
      <w:ins w:id="745" w:author="Ben Fels" w:date="2024-12-21T09:26:00Z" w16du:dateUtc="2024-12-21T08:26:00Z">
        <w:r w:rsidR="00B22711">
          <w:t xml:space="preserve"> Sofern kein passender Datensatz verfügbar ist, </w:t>
        </w:r>
        <w:r w:rsidR="0033434B">
          <w:t>be</w:t>
        </w:r>
      </w:ins>
      <w:ins w:id="746" w:author="Ben Fels" w:date="2024-12-21T09:27:00Z" w16du:dateUtc="2024-12-21T08:27:00Z">
        <w:r w:rsidR="0033434B">
          <w:t>stünde die Möglichkeit einen eigenen Datensatz zu erstellen.</w:t>
        </w:r>
      </w:ins>
      <w:del w:id="747" w:author="Ben Fels" w:date="2024-12-21T08:55:00Z" w16du:dateUtc="2024-12-21T07:55:00Z">
        <w:r w:rsidR="008B78C2" w:rsidRPr="00A04669" w:rsidDel="004B0C84">
          <w:rPr>
            <w:highlight w:val="magenta"/>
            <w:rPrChange w:id="748"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49"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50" w:author="Ben Fels" w:date="2024-12-21T08:22:00Z" w16du:dateUtc="2024-12-21T07:22:00Z">
              <w:rPr/>
            </w:rPrChange>
          </w:rPr>
          <w:fldChar w:fldCharType="end"/>
        </w:r>
      </w:del>
      <w:ins w:id="751" w:author="Ben Fels" w:date="2024-12-21T09:27:00Z" w16du:dateUtc="2024-12-21T08:27:00Z">
        <w:r w:rsidR="0033434B">
          <w:t xml:space="preserve"> </w:t>
        </w:r>
      </w:ins>
      <w:ins w:id="752" w:author="Ben Fels" w:date="2024-12-22T10:46:00Z" w16du:dateUtc="2024-12-22T09:46:00Z">
        <w:r w:rsidR="00E72D5D">
          <w:t xml:space="preserve">Der </w:t>
        </w:r>
        <w:r w:rsidR="00E72D5D" w:rsidRPr="00F917E0">
          <w:t xml:space="preserve">Schwerpunkt </w:t>
        </w:r>
        <w:r w:rsidR="00E72D5D">
          <w:t>der Un</w:t>
        </w:r>
      </w:ins>
      <w:ins w:id="753" w:author="Ben Fels" w:date="2024-12-22T10:47:00Z" w16du:dateUtc="2024-12-22T09:47:00Z">
        <w:r w:rsidR="00E72D5D">
          <w:t xml:space="preserve">tersuchung liegt </w:t>
        </w:r>
      </w:ins>
      <w:ins w:id="754"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55" w:author="Ben Fels" w:date="2024-12-22T10:47:00Z" w16du:dateUtc="2024-12-22T09:47:00Z">
        <w:r w:rsidR="00E72D5D">
          <w:t>. In Kombination</w:t>
        </w:r>
      </w:ins>
      <w:ins w:id="756" w:author="Ben Fels" w:date="2024-12-22T10:46:00Z" w16du:dateUtc="2024-12-22T09:46:00Z">
        <w:r w:rsidR="00E72D5D" w:rsidRPr="00A64CCD">
          <w:t xml:space="preserve"> </w:t>
        </w:r>
      </w:ins>
      <w:del w:id="757" w:author="Ben Fels" w:date="2024-12-22T10:47:00Z" w16du:dateUtc="2024-12-22T09:47:00Z">
        <w:r w:rsidR="00513527" w:rsidDel="00CB0D53">
          <w:delText xml:space="preserve">Aufgrund der </w:delText>
        </w:r>
      </w:del>
      <w:ins w:id="758" w:author="Ben Fels" w:date="2024-12-22T10:47:00Z" w16du:dateUtc="2024-12-22T09:47:00Z">
        <w:r w:rsidR="00CB0D53">
          <w:t xml:space="preserve">mit der </w:t>
        </w:r>
      </w:ins>
      <w:r w:rsidR="00513527">
        <w:t>Komplexität</w:t>
      </w:r>
      <w:r w:rsidR="00966754">
        <w:t xml:space="preserve"> </w:t>
      </w:r>
      <w:del w:id="759" w:author="Ben Fels" w:date="2024-12-22T10:47:00Z" w16du:dateUtc="2024-12-22T09:47:00Z">
        <w:r w:rsidR="00966754" w:rsidDel="00CB0D53">
          <w:delText xml:space="preserve">bei </w:delText>
        </w:r>
      </w:del>
      <w:r w:rsidR="00966754">
        <w:t xml:space="preserve">der Datenbeschriftung </w:t>
      </w:r>
      <w:del w:id="760" w:author="Ben Fels" w:date="2024-12-21T09:28:00Z" w16du:dateUtc="2024-12-21T08:28:00Z">
        <w:r w:rsidR="00966754" w:rsidDel="004732D9">
          <w:delText xml:space="preserve">wurde </w:delText>
        </w:r>
      </w:del>
      <w:ins w:id="761" w:author="Ben Fels" w:date="2024-12-21T09:28:00Z" w16du:dateUtc="2024-12-21T08:28:00Z">
        <w:r w:rsidR="004732D9">
          <w:t xml:space="preserve">wird </w:t>
        </w:r>
      </w:ins>
      <w:r w:rsidR="00966754">
        <w:t xml:space="preserve">sich </w:t>
      </w:r>
      <w:del w:id="762" w:author="Ben Fels" w:date="2024-12-21T09:27:00Z" w16du:dateUtc="2024-12-21T08:27:00Z">
        <w:r w:rsidR="00966754" w:rsidDel="0033434B">
          <w:delText xml:space="preserve">gegen die Erstellung eines eigenen Datensatzes </w:delText>
        </w:r>
      </w:del>
      <w:ins w:id="763" w:author="Ben Fels" w:date="2024-12-21T09:27:00Z" w16du:dateUtc="2024-12-21T08:27:00Z">
        <w:r w:rsidR="0033434B">
          <w:t xml:space="preserve">dagegen </w:t>
        </w:r>
      </w:ins>
      <w:ins w:id="764" w:author="Ben Fels" w:date="2024-12-22T10:47:00Z" w16du:dateUtc="2024-12-22T09:47:00Z">
        <w:r w:rsidR="00CB0D53">
          <w:t>die Erstellung e</w:t>
        </w:r>
      </w:ins>
      <w:ins w:id="765" w:author="Ben Fels" w:date="2024-12-22T10:48:00Z" w16du:dateUtc="2024-12-22T09:48:00Z">
        <w:r w:rsidR="00CB0D53">
          <w:t xml:space="preserve">ines eigenen Datensatzes </w:t>
        </w:r>
      </w:ins>
      <w:r w:rsidR="00966754">
        <w:t xml:space="preserve">entschieden. </w:t>
      </w:r>
      <w:ins w:id="766" w:author="Ben Fels" w:date="2024-12-21T08:42:00Z" w16du:dateUtc="2024-12-21T07:42:00Z">
        <w:r w:rsidR="00B72C1C">
          <w:t xml:space="preserve">Zur Orientierung: </w:t>
        </w:r>
      </w:ins>
      <w:ins w:id="767" w:author="Ben Fels" w:date="2024-12-21T08:43:00Z" w16du:dateUtc="2024-12-21T07:43:00Z">
        <w:r w:rsidR="00F32EC3">
          <w:t xml:space="preserve">Die Annotations-Richtlinien von </w:t>
        </w:r>
        <w:r w:rsidR="00F32EC3" w:rsidRPr="00463615">
          <w:rPr>
            <w:rFonts w:cs="Arial"/>
            <w:highlight w:val="magenta"/>
            <w:rPrChange w:id="768" w:author="Ben Fels" w:date="2024-12-21T08:43:00Z" w16du:dateUtc="2024-12-21T07:43:00Z">
              <w:rPr>
                <w:rFonts w:cs="Arial"/>
                <w:highlight w:val="magenta"/>
                <w:lang w:val="en-US"/>
              </w:rPr>
            </w:rPrChange>
          </w:rPr>
          <w:t xml:space="preserve">Stab &amp; </w:t>
        </w:r>
        <w:proofErr w:type="spellStart"/>
        <w:r w:rsidR="00F32EC3" w:rsidRPr="00463615">
          <w:rPr>
            <w:rFonts w:cs="Arial"/>
            <w:highlight w:val="magenta"/>
            <w:rPrChange w:id="769" w:author="Ben Fels" w:date="2024-12-21T08:43:00Z" w16du:dateUtc="2024-12-21T07:43:00Z">
              <w:rPr>
                <w:rFonts w:cs="Arial"/>
                <w:highlight w:val="magenta"/>
                <w:lang w:val="en-US"/>
              </w:rPr>
            </w:rPrChange>
          </w:rPr>
          <w:t>Gurevych</w:t>
        </w:r>
        <w:proofErr w:type="spellEnd"/>
        <w:r w:rsidR="00F32EC3" w:rsidRPr="00463615">
          <w:rPr>
            <w:rFonts w:cs="Arial"/>
            <w:rPrChange w:id="770" w:author="Ben Fels" w:date="2024-12-21T08:43:00Z" w16du:dateUtc="2024-12-21T07:43:00Z">
              <w:rPr>
                <w:rFonts w:cs="Arial"/>
                <w:lang w:val="en-US"/>
              </w:rPr>
            </w:rPrChange>
          </w:rPr>
          <w:t xml:space="preserve"> </w:t>
        </w:r>
      </w:ins>
      <w:r w:rsidR="00F32EC3" w:rsidRPr="00463615">
        <w:rPr>
          <w:rFonts w:cs="Arial"/>
          <w:highlight w:val="magenta"/>
          <w:lang w:val="en-US"/>
          <w:rPrChange w:id="771"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72"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73" w:author="Ben Fels" w:date="2024-12-21T08:43:00Z" w16du:dateUtc="2024-12-21T07:43:00Z">
            <w:rPr>
              <w:rFonts w:cs="Arial"/>
              <w:lang w:val="en-US"/>
            </w:rPr>
          </w:rPrChange>
        </w:rPr>
        <w:fldChar w:fldCharType="end"/>
      </w:r>
      <w:ins w:id="774" w:author="Ben Fels" w:date="2024-12-21T08:43:00Z" w16du:dateUtc="2024-12-21T07:43:00Z">
        <w:r w:rsidR="00463615" w:rsidRPr="00463615">
          <w:rPr>
            <w:rFonts w:cs="Arial"/>
            <w:rPrChange w:id="775" w:author="Ben Fels" w:date="2024-12-21T08:43:00Z" w16du:dateUtc="2024-12-21T07:43:00Z">
              <w:rPr>
                <w:rFonts w:cs="Arial"/>
                <w:lang w:val="en-US"/>
              </w:rPr>
            </w:rPrChange>
          </w:rPr>
          <w:t xml:space="preserve"> um</w:t>
        </w:r>
        <w:r w:rsidR="00463615">
          <w:rPr>
            <w:rFonts w:cs="Arial"/>
          </w:rPr>
          <w:t>fassen 31 Seiten.</w:t>
        </w:r>
      </w:ins>
      <w:ins w:id="776" w:author="Ben Fels" w:date="2024-12-21T11:35:00Z" w16du:dateUtc="2024-12-21T10:35:00Z">
        <w:r w:rsidR="00537411">
          <w:rPr>
            <w:rFonts w:cs="Arial"/>
          </w:rPr>
          <w:t xml:space="preserve"> </w:t>
        </w:r>
      </w:ins>
      <w:ins w:id="777" w:author="Ben Fels" w:date="2024-12-21T09:29:00Z" w16du:dateUtc="2024-12-21T08:29:00Z">
        <w:r w:rsidR="00AC475E">
          <w:rPr>
            <w:rFonts w:cs="Arial"/>
          </w:rPr>
          <w:t>E</w:t>
        </w:r>
      </w:ins>
      <w:ins w:id="778"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79" w:author="Ben Fels" w:date="2024-12-21T18:57:00Z" w16du:dateUtc="2024-12-21T17:57:00Z"/>
          <w:rFonts w:cs="Arial"/>
        </w:rPr>
      </w:pPr>
      <w:del w:id="780" w:author="Ben Fels" w:date="2024-12-21T09:06:00Z" w16du:dateUtc="2024-12-21T08:06:00Z">
        <w:r w:rsidRPr="004266E6" w:rsidDel="00E965FE">
          <w:rPr>
            <w:highlight w:val="red"/>
          </w:rPr>
          <w:delText xml:space="preserve">Es wurde </w:delText>
        </w:r>
      </w:del>
      <w:del w:id="781" w:author="Ben Fels" w:date="2024-12-21T09:30:00Z" w16du:dateUtc="2024-12-21T08:30:00Z">
        <w:r w:rsidRPr="004266E6" w:rsidDel="001F0DCB">
          <w:rPr>
            <w:highlight w:val="red"/>
          </w:rPr>
          <w:delText xml:space="preserve">der </w:delText>
        </w:r>
      </w:del>
      <w:ins w:id="782" w:author="Ben Fels" w:date="2024-12-21T08:45:00Z" w16du:dateUtc="2024-12-21T07:45:00Z">
        <w:r w:rsidR="00EA7E90" w:rsidRPr="004266E6">
          <w:rPr>
            <w:highlight w:val="red"/>
          </w:rPr>
          <w:t xml:space="preserve">Argument </w:t>
        </w:r>
        <w:proofErr w:type="spellStart"/>
        <w:r w:rsidR="00EA7E90" w:rsidRPr="004266E6">
          <w:rPr>
            <w:highlight w:val="red"/>
          </w:rPr>
          <w:t>Annotated</w:t>
        </w:r>
        <w:proofErr w:type="spellEnd"/>
        <w:r w:rsidR="00EA7E90" w:rsidRPr="004266E6">
          <w:rPr>
            <w:highlight w:val="red"/>
          </w:rPr>
          <w:t xml:space="preserve"> Essays (</w:t>
        </w:r>
      </w:ins>
      <w:ins w:id="783" w:author="Ben Fels" w:date="2024-12-21T09:30:00Z" w16du:dateUtc="2024-12-21T08:30:00Z">
        <w:r w:rsidR="001F0DCB" w:rsidRPr="004266E6">
          <w:rPr>
            <w:highlight w:val="red"/>
          </w:rPr>
          <w:t>V</w:t>
        </w:r>
      </w:ins>
      <w:ins w:id="784" w:author="Ben Fels" w:date="2024-12-21T08:45:00Z" w16du:dateUtc="2024-12-21T07:45:00Z">
        <w:r w:rsidR="00EA7E90" w:rsidRPr="004266E6">
          <w:rPr>
            <w:highlight w:val="red"/>
          </w:rPr>
          <w:t>ersion 2)</w:t>
        </w:r>
        <w:r w:rsidR="009F4724" w:rsidRPr="004266E6">
          <w:rPr>
            <w:highlight w:val="red"/>
          </w:rPr>
          <w:t xml:space="preserve"> </w:t>
        </w:r>
      </w:ins>
      <w:del w:id="785" w:author="Ben Fels" w:date="2024-12-21T08:45:00Z" w16du:dateUtc="2024-12-21T07:45:00Z">
        <w:r w:rsidR="00954FFB" w:rsidRPr="004266E6" w:rsidDel="00EA7E90">
          <w:rPr>
            <w:highlight w:val="red"/>
          </w:rPr>
          <w:delText xml:space="preserve">… </w:delText>
        </w:r>
      </w:del>
      <w:r w:rsidRPr="004266E6">
        <w:rPr>
          <w:highlight w:val="red"/>
        </w:rPr>
        <w:t>Datensatz</w:t>
      </w:r>
      <w:ins w:id="786" w:author="Ben Fels" w:date="2024-12-21T08:45:00Z" w16du:dateUtc="2024-12-21T07:45:00Z">
        <w:r w:rsidR="00BC6555" w:rsidRPr="004266E6">
          <w:rPr>
            <w:highlight w:val="red"/>
          </w:rPr>
          <w:t xml:space="preserve"> </w:t>
        </w:r>
      </w:ins>
      <w:ins w:id="787" w:author="Ben Fels" w:date="2024-12-21T08:54:00Z" w16du:dateUtc="2024-12-21T07:54:00Z">
        <w:r w:rsidR="00440A71" w:rsidRPr="004266E6">
          <w:rPr>
            <w:highlight w:val="red"/>
          </w:rPr>
          <w:t>(</w:t>
        </w:r>
      </w:ins>
      <w:ins w:id="788" w:author="Ben Fels" w:date="2024-12-21T08:55:00Z" w16du:dateUtc="2024-12-21T07:55:00Z">
        <w:r w:rsidR="00440A71" w:rsidRPr="004266E6">
          <w:rPr>
            <w:highlight w:val="red"/>
          </w:rPr>
          <w:t>AAEC)</w:t>
        </w:r>
        <w:r w:rsidR="00440A71" w:rsidRPr="008252B1">
          <w:t xml:space="preserve"> </w:t>
        </w:r>
      </w:ins>
      <w:r w:rsidR="00895A9C">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89"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90" w:author="Ben Fels" w:date="2024-12-21T08:46:00Z" w16du:dateUtc="2024-12-21T07:46:00Z">
            <w:rPr>
              <w:rFonts w:cs="Arial"/>
            </w:rPr>
          </w:rPrChange>
        </w:rPr>
        <w:t>2017a)</w:t>
      </w:r>
      <w:r w:rsidR="00895A9C">
        <w:fldChar w:fldCharType="end"/>
      </w:r>
      <w:r>
        <w:t xml:space="preserve"> </w:t>
      </w:r>
      <w:del w:id="791" w:author="Ben Fels" w:date="2024-12-21T09:31:00Z" w16du:dateUtc="2024-12-21T08:31:00Z">
        <w:r w:rsidDel="001F0DCB">
          <w:delText>herangezogen</w:delText>
        </w:r>
      </w:del>
      <w:ins w:id="792" w:author="Ben Fels" w:date="2024-12-21T09:31:00Z" w16du:dateUtc="2024-12-21T08:31:00Z">
        <w:r w:rsidR="001F0DCB">
          <w:t>als geeignet betrachtet</w:t>
        </w:r>
      </w:ins>
      <w:del w:id="793"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94" w:author="Ben Fels" w:date="2024-12-21T08:47:00Z" w16du:dateUtc="2024-12-21T07:47:00Z">
        <w:r w:rsidR="00615AF5">
          <w:t xml:space="preserve">Dieser Datensatz </w:t>
        </w:r>
      </w:ins>
      <w:ins w:id="795" w:author="Ben Fels" w:date="2024-12-21T08:49:00Z" w16du:dateUtc="2024-12-21T07:49:00Z">
        <w:r w:rsidR="00076BD0">
          <w:t>ist das Ergebnis der Arbeit vo</w:t>
        </w:r>
        <w:r w:rsidR="00076BD0" w:rsidRPr="00DA5B3A">
          <w:rPr>
            <w:highlight w:val="magenta"/>
            <w:rPrChange w:id="796" w:author="Ben Fels" w:date="2024-12-21T08:53:00Z" w16du:dateUtc="2024-12-21T07:53:00Z">
              <w:rPr/>
            </w:rPrChange>
          </w:rPr>
          <w:t xml:space="preserve">n </w:t>
        </w:r>
      </w:ins>
      <w:ins w:id="797" w:author="Ben Fels" w:date="2024-12-21T08:47:00Z" w16du:dateUtc="2024-12-21T07:47:00Z">
        <w:r w:rsidR="00615AF5" w:rsidRPr="00DA5B3A">
          <w:rPr>
            <w:rFonts w:cs="Arial"/>
            <w:highlight w:val="magenta"/>
            <w:rPrChange w:id="798" w:author="Ben Fels" w:date="2024-12-21T08:53:00Z" w16du:dateUtc="2024-12-21T07:53:00Z">
              <w:rPr>
                <w:rFonts w:cs="Arial"/>
              </w:rPr>
            </w:rPrChange>
          </w:rPr>
          <w:t xml:space="preserve">Stab &amp; </w:t>
        </w:r>
        <w:proofErr w:type="spellStart"/>
        <w:r w:rsidR="00615AF5" w:rsidRPr="00DA5B3A">
          <w:rPr>
            <w:rFonts w:cs="Arial"/>
            <w:highlight w:val="magenta"/>
            <w:rPrChange w:id="799" w:author="Ben Fels" w:date="2024-12-21T08:53:00Z" w16du:dateUtc="2024-12-21T07:53:00Z">
              <w:rPr>
                <w:rFonts w:cs="Arial"/>
              </w:rPr>
            </w:rPrChange>
          </w:rPr>
          <w:t>Gurevych</w:t>
        </w:r>
        <w:proofErr w:type="spellEnd"/>
        <w:r w:rsidR="00615AF5" w:rsidRPr="00DA5B3A">
          <w:rPr>
            <w:rFonts w:cs="Arial"/>
            <w:highlight w:val="magenta"/>
            <w:rPrChange w:id="800" w:author="Ben Fels" w:date="2024-12-21T08:53:00Z" w16du:dateUtc="2024-12-21T07:53:00Z">
              <w:rPr>
                <w:rFonts w:cs="Arial"/>
              </w:rPr>
            </w:rPrChange>
          </w:rPr>
          <w:t xml:space="preserve"> </w:t>
        </w:r>
      </w:ins>
      <w:r w:rsidR="00076BD0" w:rsidRPr="00DA5B3A">
        <w:rPr>
          <w:rFonts w:cs="Arial"/>
          <w:highlight w:val="magenta"/>
          <w:rPrChange w:id="801" w:author="Ben Fels" w:date="2024-12-21T08:53:00Z" w16du:dateUtc="2024-12-21T07:53:00Z">
            <w:rPr>
              <w:rFonts w:cs="Arial"/>
            </w:rPr>
          </w:rPrChange>
        </w:rPr>
        <w:fldChar w:fldCharType="begin"/>
      </w:r>
      <w:r w:rsidR="00076BD0" w:rsidRPr="00DA5B3A">
        <w:rPr>
          <w:rFonts w:cs="Arial"/>
          <w:highlight w:val="magenta"/>
          <w:rPrChange w:id="802"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803" w:author="Ben Fels" w:date="2024-12-21T08:53:00Z" w16du:dateUtc="2024-12-21T07:53:00Z">
            <w:rPr>
              <w:rFonts w:cs="Arial"/>
            </w:rPr>
          </w:rPrChange>
        </w:rPr>
        <w:fldChar w:fldCharType="separate"/>
      </w:r>
      <w:r w:rsidR="00076BD0" w:rsidRPr="00DA5B3A">
        <w:rPr>
          <w:rFonts w:cs="Arial"/>
          <w:highlight w:val="magenta"/>
          <w:rPrChange w:id="804" w:author="Ben Fels" w:date="2024-12-21T08:53:00Z" w16du:dateUtc="2024-12-21T07:53:00Z">
            <w:rPr>
              <w:rFonts w:cs="Arial"/>
            </w:rPr>
          </w:rPrChange>
        </w:rPr>
        <w:t>(2017b)</w:t>
      </w:r>
      <w:r w:rsidR="00076BD0" w:rsidRPr="00DA5B3A">
        <w:rPr>
          <w:rFonts w:cs="Arial"/>
          <w:highlight w:val="magenta"/>
          <w:rPrChange w:id="805" w:author="Ben Fels" w:date="2024-12-21T08:53:00Z" w16du:dateUtc="2024-12-21T07:53:00Z">
            <w:rPr>
              <w:rFonts w:cs="Arial"/>
            </w:rPr>
          </w:rPrChange>
        </w:rPr>
        <w:fldChar w:fldCharType="end"/>
      </w:r>
      <w:ins w:id="806"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proofErr w:type="spellStart"/>
        <w:r w:rsidR="00BB500D" w:rsidRPr="00BB500D">
          <w:rPr>
            <w:rFonts w:cs="Arial"/>
          </w:rPr>
          <w:t>Parsing</w:t>
        </w:r>
        <w:proofErr w:type="spellEnd"/>
        <w:r w:rsidR="00BB500D" w:rsidRPr="00BB500D">
          <w:rPr>
            <w:rFonts w:cs="Arial"/>
          </w:rPr>
          <w:t xml:space="preserve"> Argumentation </w:t>
        </w:r>
        <w:proofErr w:type="spellStart"/>
        <w:r w:rsidR="00BB500D" w:rsidRPr="00BB500D">
          <w:rPr>
            <w:rFonts w:cs="Arial"/>
          </w:rPr>
          <w:t>Structures</w:t>
        </w:r>
        <w:proofErr w:type="spellEnd"/>
        <w:r w:rsidR="00BB500D" w:rsidRPr="00BB500D">
          <w:rPr>
            <w:rFonts w:cs="Arial"/>
          </w:rPr>
          <w:t xml:space="preserve"> in Persuasive Essays</w:t>
        </w:r>
        <w:r w:rsidR="00BB500D">
          <w:rPr>
            <w:rFonts w:cs="Arial"/>
          </w:rPr>
          <w:t>“ beschrieben wird</w:t>
        </w:r>
      </w:ins>
      <w:ins w:id="807" w:author="Ben Fels" w:date="2024-12-21T08:47:00Z" w16du:dateUtc="2024-12-21T07:47:00Z">
        <w:r w:rsidR="0028784F">
          <w:rPr>
            <w:rFonts w:cs="Arial"/>
          </w:rPr>
          <w:t>.</w:t>
        </w:r>
      </w:ins>
      <w:ins w:id="808" w:author="Ben Fels" w:date="2024-12-21T08:53:00Z" w16du:dateUtc="2024-12-21T07:53:00Z">
        <w:r w:rsidR="00DA5B3A">
          <w:rPr>
            <w:rFonts w:cs="Arial"/>
          </w:rPr>
          <w:t xml:space="preserve"> </w:t>
        </w:r>
      </w:ins>
    </w:p>
    <w:p w14:paraId="7C38992E" w14:textId="77777777" w:rsidR="00B8286A" w:rsidRDefault="00B8286A" w:rsidP="00B8286A">
      <w:pPr>
        <w:rPr>
          <w:ins w:id="809" w:author="Ben Fels" w:date="2024-12-21T18:57:00Z" w16du:dateUtc="2024-12-21T17:57:00Z"/>
        </w:rPr>
      </w:pPr>
      <w:ins w:id="810" w:author="Ben Fels" w:date="2024-12-21T18:57:00Z" w16du:dateUtc="2024-12-21T17:57:00Z">
        <w:r>
          <w:t xml:space="preserve">Neben dem geringeren zeitlichen Aufwand ist auch die eine höhere Qualität der Annotation von Vorteil. </w:t>
        </w:r>
      </w:ins>
    </w:p>
    <w:p w14:paraId="41766C93" w14:textId="1765FB1F" w:rsidR="004B0C84" w:rsidRDefault="004B0C84">
      <w:pPr>
        <w:jc w:val="both"/>
        <w:rPr>
          <w:ins w:id="811" w:author="Ben Fels" w:date="2024-12-21T09:04:00Z" w16du:dateUtc="2024-12-21T08:04:00Z"/>
        </w:rPr>
        <w:pPrChange w:id="812" w:author="Ben Fels" w:date="2024-12-21T09:29:00Z" w16du:dateUtc="2024-12-21T08:29:00Z">
          <w:pPr>
            <w:autoSpaceDE w:val="0"/>
            <w:autoSpaceDN w:val="0"/>
            <w:adjustRightInd w:val="0"/>
            <w:spacing w:after="0"/>
            <w:jc w:val="both"/>
          </w:pPr>
        </w:pPrChange>
      </w:pPr>
      <w:ins w:id="813" w:author="Ben Fels" w:date="2024-12-21T08:56:00Z" w16du:dateUtc="2024-12-21T07:56:00Z">
        <w:r>
          <w:t xml:space="preserve">Der Datensatz besteht aus </w:t>
        </w:r>
        <w:r w:rsidRPr="00375107">
          <w:t>40</w:t>
        </w:r>
      </w:ins>
      <w:r w:rsidR="00C506A3">
        <w:t>2</w:t>
      </w:r>
      <w:ins w:id="814" w:author="Ben Fels" w:date="2024-12-21T08:56:00Z" w16du:dateUtc="2024-12-21T07:56:00Z">
        <w:r w:rsidRPr="00375107">
          <w:t xml:space="preserve">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815" w:author="Ben Fels" w:date="2024-12-21T09:44:00Z" w16du:dateUtc="2024-12-21T08:44:00Z">
        <w:r w:rsidR="00370EB9">
          <w:t xml:space="preserve"> Die </w:t>
        </w:r>
        <w:proofErr w:type="spellStart"/>
        <w:r w:rsidR="00370EB9">
          <w:t>Annotatoren</w:t>
        </w:r>
        <w:proofErr w:type="spellEnd"/>
        <w:r w:rsidR="00370EB9">
          <w:t xml:space="preserve">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816" w:author="Ben Fels" w:date="2024-12-21T08:56:00Z" w16du:dateUtc="2024-12-21T07:56:00Z"/>
        </w:rPr>
        <w:pPrChange w:id="817" w:author="Ben Fels" w:date="2024-12-21T08:56:00Z" w16du:dateUtc="2024-12-21T07:56:00Z">
          <w:pPr/>
        </w:pPrChange>
      </w:pPr>
      <w:ins w:id="818" w:author="Ben Fels" w:date="2024-12-21T09:04:00Z" w16du:dateUtc="2024-12-21T08:04:00Z">
        <w:r w:rsidRPr="00DB6600">
          <w:rPr>
            <w:highlight w:val="cyan"/>
            <w:rPrChange w:id="819"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820" w:author="Ben Fels" w:date="2024-12-21T09:04:00Z" w16du:dateUtc="2024-12-21T08:04:00Z"/>
          <w:highlight w:val="cyan"/>
          <w:rPrChange w:id="821" w:author="Ben Fels" w:date="2024-12-21T09:04:00Z" w16du:dateUtc="2024-12-21T08:04:00Z">
            <w:rPr>
              <w:ins w:id="822" w:author="Ben Fels" w:date="2024-12-21T09:04:00Z" w16du:dateUtc="2024-12-21T08:04:00Z"/>
            </w:rPr>
          </w:rPrChange>
        </w:rPr>
      </w:pPr>
      <w:ins w:id="823" w:author="Ben Fels" w:date="2024-12-21T09:04:00Z" w16du:dateUtc="2024-12-21T08:04:00Z">
        <w:r w:rsidRPr="00DB6600">
          <w:rPr>
            <w:highlight w:val="cyan"/>
            <w:rPrChange w:id="824" w:author="Ben Fels" w:date="2024-12-21T09:04:00Z" w16du:dateUtc="2024-12-21T08:04:00Z">
              <w:rPr/>
            </w:rPrChange>
          </w:rPr>
          <w:t xml:space="preserve">Korpus und Annotation-Guidelines frei verfügbar. </w:t>
        </w:r>
      </w:ins>
    </w:p>
    <w:p w14:paraId="4F0ED007" w14:textId="77777777" w:rsidR="00DB6600" w:rsidRPr="00BE0B20" w:rsidRDefault="00DB6600" w:rsidP="00DB6600">
      <w:pPr>
        <w:rPr>
          <w:ins w:id="825" w:author="Ben Fels" w:date="2024-12-21T09:04:00Z" w16du:dateUtc="2024-12-21T08:04:00Z"/>
        </w:rPr>
      </w:pPr>
      <w:ins w:id="826" w:author="Ben Fels" w:date="2024-12-21T09:04:00Z" w16du:dateUtc="2024-12-21T08:04:00Z">
        <w:r w:rsidRPr="00BE0B20">
          <w:rPr>
            <w:highlight w:val="cyan"/>
            <w:rPrChange w:id="827" w:author="Ben Fels" w:date="2024-12-21T09:04:00Z" w16du:dateUtc="2024-12-21T08:04:00Z">
              <w:rPr>
                <w:lang w:val="en-US"/>
              </w:rPr>
            </w:rPrChange>
          </w:rPr>
          <w:t xml:space="preserve">Die Auswahl dieses Datensatzes wird von </w:t>
        </w:r>
        <w:r w:rsidRPr="00DB6600">
          <w:rPr>
            <w:highlight w:val="cyan"/>
            <w:lang w:val="en-US"/>
            <w:rPrChange w:id="828" w:author="Ben Fels" w:date="2024-12-21T09:04:00Z" w16du:dateUtc="2024-12-21T08:04:00Z">
              <w:rPr>
                <w:highlight w:val="magenta"/>
                <w:lang w:val="en-US"/>
              </w:rPr>
            </w:rPrChange>
          </w:rPr>
          <w:fldChar w:fldCharType="begin"/>
        </w:r>
        <w:r w:rsidRPr="00BE0B20">
          <w:rPr>
            <w:highlight w:val="cyan"/>
            <w:rPrChange w:id="829"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830" w:author="Ben Fels" w:date="2024-12-21T09:04:00Z" w16du:dateUtc="2024-12-21T08:04:00Z">
              <w:rPr>
                <w:highlight w:val="magenta"/>
                <w:lang w:val="en-US"/>
              </w:rPr>
            </w:rPrChange>
          </w:rPr>
          <w:fldChar w:fldCharType="separate"/>
        </w:r>
        <w:r w:rsidRPr="00BE0B20">
          <w:rPr>
            <w:rFonts w:cs="Arial"/>
            <w:highlight w:val="cyan"/>
            <w:rPrChange w:id="831" w:author="Ben Fels" w:date="2024-12-21T09:04:00Z" w16du:dateUtc="2024-12-21T08:04:00Z">
              <w:rPr>
                <w:rFonts w:cs="Arial"/>
                <w:highlight w:val="magenta"/>
                <w:lang w:val="en-US"/>
              </w:rPr>
            </w:rPrChange>
          </w:rPr>
          <w:t>(</w:t>
        </w:r>
        <w:proofErr w:type="spellStart"/>
        <w:r w:rsidRPr="00BE0B20">
          <w:rPr>
            <w:rFonts w:cs="Arial"/>
            <w:highlight w:val="cyan"/>
            <w:rPrChange w:id="832" w:author="Ben Fels" w:date="2024-12-21T09:04:00Z" w16du:dateUtc="2024-12-21T08:04:00Z">
              <w:rPr>
                <w:rFonts w:cs="Arial"/>
                <w:highlight w:val="magenta"/>
                <w:lang w:val="en-US"/>
              </w:rPr>
            </w:rPrChange>
          </w:rPr>
          <w:t>Yeginbergen</w:t>
        </w:r>
        <w:proofErr w:type="spellEnd"/>
        <w:r w:rsidRPr="00BE0B20">
          <w:rPr>
            <w:rFonts w:cs="Arial"/>
            <w:highlight w:val="cyan"/>
            <w:rPrChange w:id="833" w:author="Ben Fels" w:date="2024-12-21T09:04:00Z" w16du:dateUtc="2024-12-21T08:04:00Z">
              <w:rPr>
                <w:rFonts w:cs="Arial"/>
                <w:highlight w:val="magenta"/>
                <w:lang w:val="en-US"/>
              </w:rPr>
            </w:rPrChange>
          </w:rPr>
          <w:t xml:space="preserve"> et al., 2024, S. 11688)</w:t>
        </w:r>
        <w:r w:rsidRPr="00DB6600">
          <w:rPr>
            <w:highlight w:val="cyan"/>
            <w:lang w:val="en-US"/>
            <w:rPrChange w:id="834" w:author="Ben Fels" w:date="2024-12-21T09:04:00Z" w16du:dateUtc="2024-12-21T08:04:00Z">
              <w:rPr>
                <w:highlight w:val="magenta"/>
                <w:lang w:val="en-US"/>
              </w:rPr>
            </w:rPrChange>
          </w:rPr>
          <w:fldChar w:fldCharType="end"/>
        </w:r>
        <w:r w:rsidRPr="00BE0B20">
          <w:rPr>
            <w:highlight w:val="cyan"/>
            <w:rPrChange w:id="835" w:author="Ben Fels" w:date="2024-12-21T09:04:00Z" w16du:dateUtc="2024-12-21T08:04:00Z">
              <w:rPr>
                <w:lang w:val="en-US"/>
              </w:rPr>
            </w:rPrChange>
          </w:rPr>
          <w:t xml:space="preserve"> als “</w:t>
        </w:r>
        <w:proofErr w:type="spellStart"/>
        <w:r w:rsidRPr="00BE0B20">
          <w:rPr>
            <w:highlight w:val="cyan"/>
            <w:rPrChange w:id="836" w:author="Ben Fels" w:date="2024-12-21T09:04:00Z" w16du:dateUtc="2024-12-21T08:04:00Z">
              <w:rPr>
                <w:lang w:val="en-US"/>
              </w:rPr>
            </w:rPrChange>
          </w:rPr>
          <w:t>perhaps</w:t>
        </w:r>
        <w:proofErr w:type="spellEnd"/>
        <w:r w:rsidRPr="00BE0B20">
          <w:rPr>
            <w:highlight w:val="cyan"/>
            <w:rPrChange w:id="837" w:author="Ben Fels" w:date="2024-12-21T09:04:00Z" w16du:dateUtc="2024-12-21T08:04:00Z">
              <w:rPr>
                <w:lang w:val="en-US"/>
              </w:rPr>
            </w:rPrChange>
          </w:rPr>
          <w:t xml:space="preserve"> the </w:t>
        </w:r>
        <w:proofErr w:type="spellStart"/>
        <w:r w:rsidRPr="00BE0B20">
          <w:rPr>
            <w:highlight w:val="cyan"/>
            <w:rPrChange w:id="838" w:author="Ben Fels" w:date="2024-12-21T09:04:00Z" w16du:dateUtc="2024-12-21T08:04:00Z">
              <w:rPr>
                <w:lang w:val="en-US"/>
              </w:rPr>
            </w:rPrChange>
          </w:rPr>
          <w:t>most</w:t>
        </w:r>
        <w:proofErr w:type="spellEnd"/>
        <w:r w:rsidRPr="00BE0B20">
          <w:rPr>
            <w:highlight w:val="cyan"/>
            <w:rPrChange w:id="839" w:author="Ben Fels" w:date="2024-12-21T09:04:00Z" w16du:dateUtc="2024-12-21T08:04:00Z">
              <w:rPr>
                <w:lang w:val="en-US"/>
              </w:rPr>
            </w:rPrChange>
          </w:rPr>
          <w:t xml:space="preserve"> </w:t>
        </w:r>
        <w:proofErr w:type="spellStart"/>
        <w:r w:rsidRPr="00BE0B20">
          <w:rPr>
            <w:highlight w:val="cyan"/>
            <w:rPrChange w:id="840" w:author="Ben Fels" w:date="2024-12-21T09:04:00Z" w16du:dateUtc="2024-12-21T08:04:00Z">
              <w:rPr>
                <w:lang w:val="en-US"/>
              </w:rPr>
            </w:rPrChange>
          </w:rPr>
          <w:t>popular</w:t>
        </w:r>
        <w:proofErr w:type="spellEnd"/>
        <w:r w:rsidRPr="00BE0B20">
          <w:rPr>
            <w:highlight w:val="cyan"/>
            <w:rPrChange w:id="841" w:author="Ben Fels" w:date="2024-12-21T09:04:00Z" w16du:dateUtc="2024-12-21T08:04:00Z">
              <w:rPr>
                <w:lang w:val="en-US"/>
              </w:rPr>
            </w:rPrChange>
          </w:rPr>
          <w:t xml:space="preserve"> NLP </w:t>
        </w:r>
        <w:proofErr w:type="spellStart"/>
        <w:r w:rsidRPr="00BE0B20">
          <w:rPr>
            <w:highlight w:val="cyan"/>
            <w:rPrChange w:id="842" w:author="Ben Fels" w:date="2024-12-21T09:04:00Z" w16du:dateUtc="2024-12-21T08:04:00Z">
              <w:rPr>
                <w:lang w:val="en-US"/>
              </w:rPr>
            </w:rPrChange>
          </w:rPr>
          <w:t>dataset</w:t>
        </w:r>
        <w:proofErr w:type="spellEnd"/>
        <w:r w:rsidRPr="00BE0B20">
          <w:rPr>
            <w:highlight w:val="cyan"/>
            <w:rPrChange w:id="843" w:author="Ben Fels" w:date="2024-12-21T09:04:00Z" w16du:dateUtc="2024-12-21T08:04:00Z">
              <w:rPr>
                <w:lang w:val="en-US"/>
              </w:rPr>
            </w:rPrChange>
          </w:rPr>
          <w:t xml:space="preserve"> </w:t>
        </w:r>
        <w:proofErr w:type="spellStart"/>
        <w:r w:rsidRPr="00BE0B20">
          <w:rPr>
            <w:highlight w:val="cyan"/>
            <w:rPrChange w:id="844" w:author="Ben Fels" w:date="2024-12-21T09:04:00Z" w16du:dateUtc="2024-12-21T08:04:00Z">
              <w:rPr>
                <w:lang w:val="en-US"/>
              </w:rPr>
            </w:rPrChange>
          </w:rPr>
          <w:t>manually</w:t>
        </w:r>
        <w:proofErr w:type="spellEnd"/>
        <w:r w:rsidRPr="00BE0B20">
          <w:rPr>
            <w:highlight w:val="cyan"/>
            <w:rPrChange w:id="845" w:author="Ben Fels" w:date="2024-12-21T09:04:00Z" w16du:dateUtc="2024-12-21T08:04:00Z">
              <w:rPr>
                <w:lang w:val="en-US"/>
              </w:rPr>
            </w:rPrChange>
          </w:rPr>
          <w:t xml:space="preserve"> </w:t>
        </w:r>
        <w:proofErr w:type="spellStart"/>
        <w:r w:rsidRPr="00BE0B20">
          <w:rPr>
            <w:highlight w:val="cyan"/>
            <w:rPrChange w:id="846" w:author="Ben Fels" w:date="2024-12-21T09:04:00Z" w16du:dateUtc="2024-12-21T08:04:00Z">
              <w:rPr>
                <w:lang w:val="en-US"/>
              </w:rPr>
            </w:rPrChange>
          </w:rPr>
          <w:t>annotated</w:t>
        </w:r>
        <w:proofErr w:type="spellEnd"/>
        <w:r w:rsidRPr="00BE0B20">
          <w:rPr>
            <w:highlight w:val="cyan"/>
            <w:rPrChange w:id="847" w:author="Ben Fels" w:date="2024-12-21T09:04:00Z" w16du:dateUtc="2024-12-21T08:04:00Z">
              <w:rPr>
                <w:lang w:val="en-US"/>
              </w:rPr>
            </w:rPrChange>
          </w:rPr>
          <w:t xml:space="preserve"> </w:t>
        </w:r>
        <w:proofErr w:type="spellStart"/>
        <w:r w:rsidRPr="00BE0B20">
          <w:rPr>
            <w:highlight w:val="cyan"/>
            <w:rPrChange w:id="848" w:author="Ben Fels" w:date="2024-12-21T09:04:00Z" w16du:dateUtc="2024-12-21T08:04:00Z">
              <w:rPr>
                <w:lang w:val="en-US"/>
              </w:rPr>
            </w:rPrChange>
          </w:rPr>
          <w:t>with</w:t>
        </w:r>
        <w:proofErr w:type="spellEnd"/>
        <w:r w:rsidRPr="00BE0B20">
          <w:rPr>
            <w:highlight w:val="cyan"/>
            <w:rPrChange w:id="849" w:author="Ben Fels" w:date="2024-12-21T09:04:00Z" w16du:dateUtc="2024-12-21T08:04:00Z">
              <w:rPr>
                <w:lang w:val="en-US"/>
              </w:rPr>
            </w:rPrChange>
          </w:rPr>
          <w:t xml:space="preserve"> </w:t>
        </w:r>
        <w:proofErr w:type="spellStart"/>
        <w:r w:rsidRPr="00BE0B20">
          <w:rPr>
            <w:highlight w:val="cyan"/>
            <w:rPrChange w:id="850" w:author="Ben Fels" w:date="2024-12-21T09:04:00Z" w16du:dateUtc="2024-12-21T08:04:00Z">
              <w:rPr>
                <w:lang w:val="en-US"/>
              </w:rPr>
            </w:rPrChange>
          </w:rPr>
          <w:t>argument</w:t>
        </w:r>
        <w:proofErr w:type="spellEnd"/>
        <w:r w:rsidRPr="00BE0B20">
          <w:rPr>
            <w:highlight w:val="cyan"/>
            <w:rPrChange w:id="851" w:author="Ben Fels" w:date="2024-12-21T09:04:00Z" w16du:dateUtc="2024-12-21T08:04:00Z">
              <w:rPr>
                <w:lang w:val="en-US"/>
              </w:rPr>
            </w:rPrChange>
          </w:rPr>
          <w:t xml:space="preserve"> </w:t>
        </w:r>
        <w:proofErr w:type="spellStart"/>
        <w:r w:rsidRPr="00BE0B20">
          <w:rPr>
            <w:highlight w:val="cyan"/>
            <w:rPrChange w:id="852" w:author="Ben Fels" w:date="2024-12-21T09:04:00Z" w16du:dateUtc="2024-12-21T08:04:00Z">
              <w:rPr>
                <w:lang w:val="en-US"/>
              </w:rPr>
            </w:rPrChange>
          </w:rPr>
          <w:t>structures</w:t>
        </w:r>
        <w:proofErr w:type="spellEnd"/>
        <w:r w:rsidRPr="00BE0B20">
          <w:rPr>
            <w:highlight w:val="cyan"/>
            <w:rPrChange w:id="853" w:author="Ben Fels" w:date="2024-12-21T09:04:00Z" w16du:dateUtc="2024-12-21T08:04:00Z">
              <w:rPr>
                <w:lang w:val="en-US"/>
              </w:rPr>
            </w:rPrChange>
          </w:rPr>
          <w:t>” bezeichnet</w:t>
        </w:r>
      </w:ins>
    </w:p>
    <w:p w14:paraId="4C25C0ED" w14:textId="662A0E24" w:rsidR="00376C29" w:rsidRPr="004C0C7E" w:rsidDel="008E4A9B" w:rsidRDefault="00B72C60" w:rsidP="001F7CA5">
      <w:pPr>
        <w:autoSpaceDE w:val="0"/>
        <w:autoSpaceDN w:val="0"/>
        <w:adjustRightInd w:val="0"/>
        <w:spacing w:after="0"/>
        <w:jc w:val="both"/>
        <w:rPr>
          <w:del w:id="854" w:author="Ben Fels" w:date="2024-12-21T08:53:00Z" w16du:dateUtc="2024-12-21T07:53:00Z"/>
          <w:highlight w:val="green"/>
        </w:rPr>
      </w:pPr>
      <w:r>
        <w:t xml:space="preserve">Der Datensatz enthält </w:t>
      </w:r>
      <w:r w:rsidR="00800EFE">
        <w:t xml:space="preserve">sowohl die vollständigen </w:t>
      </w:r>
      <w:del w:id="855" w:author="Ben Fels" w:date="2024-12-21T08:50:00Z" w16du:dateUtc="2024-12-21T07:50:00Z">
        <w:r w:rsidR="00800EFE" w:rsidDel="00C02EE7">
          <w:delText xml:space="preserve">Essays </w:delText>
        </w:r>
      </w:del>
      <w:ins w:id="856" w:author="Ben Fels" w:date="2024-12-21T08:50:00Z" w16du:dateUtc="2024-12-21T07:50:00Z">
        <w:r w:rsidR="00C02EE7">
          <w:t xml:space="preserve">Aufsätze </w:t>
        </w:r>
      </w:ins>
      <w:r w:rsidR="00800EFE">
        <w:t xml:space="preserve">als </w:t>
      </w:r>
      <w:r>
        <w:t>Text-Datei</w:t>
      </w:r>
      <w:ins w:id="857" w:author="Ben Fels" w:date="2024-12-21T08:50:00Z" w16du:dateUtc="2024-12-21T07:50:00Z">
        <w:r w:rsidR="00EE501B">
          <w:t>en</w:t>
        </w:r>
      </w:ins>
      <w:r>
        <w:t xml:space="preserve">, als </w:t>
      </w:r>
      <w:r w:rsidR="00800EFE">
        <w:t xml:space="preserve">auch die Annotationen als </w:t>
      </w:r>
      <w:proofErr w:type="spellStart"/>
      <w:r w:rsidR="00800EFE">
        <w:t>ann</w:t>
      </w:r>
      <w:proofErr w:type="spellEnd"/>
      <w:r w:rsidR="00800EFE">
        <w:t>-Dateien</w:t>
      </w:r>
      <w:r w:rsidR="00800EFE" w:rsidRPr="00CD387E">
        <w:rPr>
          <w:highlight w:val="yellow"/>
          <w:rPrChange w:id="858" w:author="Ben Fels" w:date="2024-12-21T10:15:00Z" w16du:dateUtc="2024-12-21T09:15:00Z">
            <w:rPr/>
          </w:rPrChange>
        </w:rPr>
        <w:t xml:space="preserve">. </w:t>
      </w:r>
      <w:del w:id="859" w:author="Ben Fels" w:date="2024-12-21T08:50:00Z" w16du:dateUtc="2024-12-21T07:50:00Z">
        <w:r w:rsidR="0091105B" w:rsidRPr="00CD387E" w:rsidDel="00EE501B">
          <w:rPr>
            <w:highlight w:val="yellow"/>
            <w:rPrChange w:id="860" w:author="Ben Fels" w:date="2024-12-21T10:15:00Z" w16du:dateUtc="2024-12-21T09:15:00Z">
              <w:rPr/>
            </w:rPrChange>
          </w:rPr>
          <w:delText xml:space="preserve">Es </w:delText>
        </w:r>
      </w:del>
      <w:ins w:id="861" w:author="Ben Fels" w:date="2024-12-21T08:51:00Z" w16du:dateUtc="2024-12-21T07:51:00Z">
        <w:r w:rsidR="000B14C2" w:rsidRPr="00CD387E">
          <w:rPr>
            <w:highlight w:val="yellow"/>
            <w:rPrChange w:id="862" w:author="Ben Fels" w:date="2024-12-21T10:15:00Z" w16du:dateUtc="2024-12-21T09:15:00Z">
              <w:rPr/>
            </w:rPrChange>
          </w:rPr>
          <w:t xml:space="preserve">Bei den </w:t>
        </w:r>
      </w:ins>
      <w:ins w:id="863" w:author="Ben Fels" w:date="2024-12-21T08:50:00Z" w16du:dateUtc="2024-12-21T07:50:00Z">
        <w:r w:rsidR="00EE501B" w:rsidRPr="00CD387E">
          <w:rPr>
            <w:highlight w:val="yellow"/>
            <w:rPrChange w:id="864" w:author="Ben Fels" w:date="2024-12-21T10:15:00Z" w16du:dateUtc="2024-12-21T09:15:00Z">
              <w:rPr/>
            </w:rPrChange>
          </w:rPr>
          <w:t xml:space="preserve">Annotationen </w:t>
        </w:r>
      </w:ins>
      <w:del w:id="865" w:author="Ben Fels" w:date="2024-12-21T08:51:00Z" w16du:dateUtc="2024-12-21T07:51:00Z">
        <w:r w:rsidR="0091105B" w:rsidRPr="00CD387E" w:rsidDel="00EE501B">
          <w:rPr>
            <w:highlight w:val="yellow"/>
            <w:rPrChange w:id="866" w:author="Ben Fels" w:date="2024-12-21T10:15:00Z" w16du:dateUtc="2024-12-21T09:15:00Z">
              <w:rPr/>
            </w:rPrChange>
          </w:rPr>
          <w:delText xml:space="preserve">wird </w:delText>
        </w:r>
      </w:del>
      <w:ins w:id="867" w:author="Ben Fels" w:date="2024-12-21T08:51:00Z" w16du:dateUtc="2024-12-21T07:51:00Z">
        <w:r w:rsidR="000B14C2" w:rsidRPr="00CD387E">
          <w:rPr>
            <w:highlight w:val="yellow"/>
            <w:rPrChange w:id="868" w:author="Ben Fels" w:date="2024-12-21T10:15:00Z" w16du:dateUtc="2024-12-21T09:15:00Z">
              <w:rPr/>
            </w:rPrChange>
          </w:rPr>
          <w:t xml:space="preserve">werden </w:t>
        </w:r>
        <w:r w:rsidR="000F522D" w:rsidRPr="00CD387E">
          <w:rPr>
            <w:highlight w:val="yellow"/>
            <w:rPrChange w:id="869" w:author="Ben Fels" w:date="2024-12-21T10:15:00Z" w16du:dateUtc="2024-12-21T09:15:00Z">
              <w:rPr/>
            </w:rPrChange>
          </w:rPr>
          <w:t xml:space="preserve">die Argumentationskomponenten </w:t>
        </w:r>
      </w:ins>
      <w:del w:id="870" w:author="Ben Fels" w:date="2024-12-21T08:51:00Z" w16du:dateUtc="2024-12-21T07:51:00Z">
        <w:r w:rsidR="0091105B" w:rsidRPr="00CD387E" w:rsidDel="000F522D">
          <w:rPr>
            <w:highlight w:val="yellow"/>
            <w:rPrChange w:id="871" w:author="Ben Fels" w:date="2024-12-21T10:15:00Z" w16du:dateUtc="2024-12-21T09:15:00Z">
              <w:rPr/>
            </w:rPrChange>
          </w:rPr>
          <w:delText xml:space="preserve">zwischen </w:delText>
        </w:r>
      </w:del>
      <w:r w:rsidR="000B4D81" w:rsidRPr="00CD387E">
        <w:rPr>
          <w:highlight w:val="yellow"/>
          <w:rPrChange w:id="872" w:author="Ben Fels" w:date="2024-12-21T10:15:00Z" w16du:dateUtc="2024-12-21T09:15:00Z">
            <w:rPr/>
          </w:rPrChange>
        </w:rPr>
        <w:t>Hauptaussage (</w:t>
      </w:r>
      <w:proofErr w:type="spellStart"/>
      <w:r w:rsidR="00FA4398" w:rsidRPr="00CD387E">
        <w:rPr>
          <w:highlight w:val="yellow"/>
          <w:rPrChange w:id="873" w:author="Ben Fels" w:date="2024-12-21T10:15:00Z" w16du:dateUtc="2024-12-21T09:15:00Z">
            <w:rPr/>
          </w:rPrChange>
        </w:rPr>
        <w:t>MajorClaim</w:t>
      </w:r>
      <w:r w:rsidR="00B70058" w:rsidRPr="00CD387E">
        <w:rPr>
          <w:highlight w:val="yellow"/>
          <w:rPrChange w:id="874" w:author="Ben Fels" w:date="2024-12-21T10:15:00Z" w16du:dateUtc="2024-12-21T09:15:00Z">
            <w:rPr/>
          </w:rPrChange>
        </w:rPr>
        <w:t>s</w:t>
      </w:r>
      <w:proofErr w:type="spellEnd"/>
      <w:r w:rsidR="000B4D81" w:rsidRPr="00CD387E">
        <w:rPr>
          <w:highlight w:val="yellow"/>
          <w:rPrChange w:id="875" w:author="Ben Fels" w:date="2024-12-21T10:15:00Z" w16du:dateUtc="2024-12-21T09:15:00Z">
            <w:rPr/>
          </w:rPrChange>
        </w:rPr>
        <w:t>)</w:t>
      </w:r>
      <w:r w:rsidR="00FA4398" w:rsidRPr="00CD387E">
        <w:rPr>
          <w:highlight w:val="yellow"/>
          <w:rPrChange w:id="876" w:author="Ben Fels" w:date="2024-12-21T10:15:00Z" w16du:dateUtc="2024-12-21T09:15:00Z">
            <w:rPr/>
          </w:rPrChange>
        </w:rPr>
        <w:t xml:space="preserve">, </w:t>
      </w:r>
      <w:r w:rsidR="000E6805" w:rsidRPr="00CD387E">
        <w:rPr>
          <w:highlight w:val="yellow"/>
          <w:rPrChange w:id="877" w:author="Ben Fels" w:date="2024-12-21T10:15:00Z" w16du:dateUtc="2024-12-21T09:15:00Z">
            <w:rPr/>
          </w:rPrChange>
        </w:rPr>
        <w:t>Behauptungen (</w:t>
      </w:r>
      <w:proofErr w:type="spellStart"/>
      <w:r w:rsidR="000E6805" w:rsidRPr="00CD387E">
        <w:rPr>
          <w:highlight w:val="yellow"/>
          <w:rPrChange w:id="878" w:author="Ben Fels" w:date="2024-12-21T10:15:00Z" w16du:dateUtc="2024-12-21T09:15:00Z">
            <w:rPr/>
          </w:rPrChange>
        </w:rPr>
        <w:t>claims</w:t>
      </w:r>
      <w:proofErr w:type="spellEnd"/>
      <w:r w:rsidR="000E6805" w:rsidRPr="00CD387E">
        <w:rPr>
          <w:highlight w:val="yellow"/>
          <w:rPrChange w:id="879" w:author="Ben Fels" w:date="2024-12-21T10:15:00Z" w16du:dateUtc="2024-12-21T09:15:00Z">
            <w:rPr/>
          </w:rPrChange>
        </w:rPr>
        <w:t xml:space="preserve">) </w:t>
      </w:r>
      <w:r w:rsidR="00FA4398" w:rsidRPr="00CD387E">
        <w:rPr>
          <w:highlight w:val="yellow"/>
          <w:rPrChange w:id="880" w:author="Ben Fels" w:date="2024-12-21T10:15:00Z" w16du:dateUtc="2024-12-21T09:15:00Z">
            <w:rPr/>
          </w:rPrChange>
        </w:rPr>
        <w:t xml:space="preserve">und </w:t>
      </w:r>
      <w:r w:rsidR="00A243E1" w:rsidRPr="00CD387E">
        <w:rPr>
          <w:highlight w:val="yellow"/>
          <w:rPrChange w:id="881" w:author="Ben Fels" w:date="2024-12-21T10:15:00Z" w16du:dateUtc="2024-12-21T09:15:00Z">
            <w:rPr/>
          </w:rPrChange>
        </w:rPr>
        <w:t>Prämissen (</w:t>
      </w:r>
      <w:proofErr w:type="spellStart"/>
      <w:r w:rsidR="00A243E1" w:rsidRPr="00CD387E">
        <w:rPr>
          <w:highlight w:val="yellow"/>
          <w:rPrChange w:id="882" w:author="Ben Fels" w:date="2024-12-21T10:15:00Z" w16du:dateUtc="2024-12-21T09:15:00Z">
            <w:rPr/>
          </w:rPrChange>
        </w:rPr>
        <w:t>p</w:t>
      </w:r>
      <w:r w:rsidR="00FA4398" w:rsidRPr="00CD387E">
        <w:rPr>
          <w:highlight w:val="yellow"/>
          <w:rPrChange w:id="883" w:author="Ben Fels" w:date="2024-12-21T10:15:00Z" w16du:dateUtc="2024-12-21T09:15:00Z">
            <w:rPr/>
          </w:rPrChange>
        </w:rPr>
        <w:t>remises</w:t>
      </w:r>
      <w:proofErr w:type="spellEnd"/>
      <w:r w:rsidR="00A243E1" w:rsidRPr="00CD387E">
        <w:rPr>
          <w:highlight w:val="yellow"/>
          <w:rPrChange w:id="884" w:author="Ben Fels" w:date="2024-12-21T10:15:00Z" w16du:dateUtc="2024-12-21T09:15:00Z">
            <w:rPr/>
          </w:rPrChange>
        </w:rPr>
        <w:t>)</w:t>
      </w:r>
      <w:ins w:id="885" w:author="Ben Fels" w:date="2024-12-21T08:51:00Z" w16du:dateUtc="2024-12-21T07:51:00Z">
        <w:r w:rsidR="000B14C2" w:rsidRPr="00CD387E">
          <w:rPr>
            <w:highlight w:val="yellow"/>
            <w:rPrChange w:id="886" w:author="Ben Fels" w:date="2024-12-21T10:15:00Z" w16du:dateUtc="2024-12-21T09:15:00Z">
              <w:rPr/>
            </w:rPrChange>
          </w:rPr>
          <w:t xml:space="preserve"> unterschieden</w:t>
        </w:r>
      </w:ins>
      <w:del w:id="887" w:author="Ben Fels" w:date="2024-12-21T08:51:00Z" w16du:dateUtc="2024-12-21T07:51:00Z">
        <w:r w:rsidR="00FA4398" w:rsidDel="00EE501B">
          <w:delText xml:space="preserve"> </w:delText>
        </w:r>
        <w:r w:rsidR="00FA4398" w:rsidRPr="00427043" w:rsidDel="00EE501B">
          <w:rPr>
            <w:highlight w:val="green"/>
            <w:rPrChange w:id="888" w:author="Ben Fels" w:date="2024-12-21T08:54:00Z" w16du:dateUtc="2024-12-21T07:54:00Z">
              <w:rPr/>
            </w:rPrChange>
          </w:rPr>
          <w:delText>unterschieden</w:delText>
        </w:r>
      </w:del>
      <w:r w:rsidR="00FA4398" w:rsidRPr="00427043">
        <w:rPr>
          <w:highlight w:val="green"/>
          <w:rPrChange w:id="889" w:author="Ben Fels" w:date="2024-12-21T08:54:00Z" w16du:dateUtc="2024-12-21T07:54:00Z">
            <w:rPr/>
          </w:rPrChange>
        </w:rPr>
        <w:t>.</w:t>
      </w:r>
      <w:ins w:id="890" w:author="Ben Fels" w:date="2024-12-21T09:45:00Z" w16du:dateUtc="2024-12-21T08:45:00Z">
        <w:r w:rsidR="008E4A9B">
          <w:rPr>
            <w:highlight w:val="green"/>
          </w:rPr>
          <w:t xml:space="preserve"> </w:t>
        </w:r>
      </w:ins>
      <w:ins w:id="891" w:author="Ben Fels" w:date="2024-12-21T10:06:00Z" w16du:dateUtc="2024-12-21T09:06:00Z">
        <w:r w:rsidR="008631F4">
          <w:rPr>
            <w:highlight w:val="green"/>
          </w:rPr>
          <w:t>Nach</w:t>
        </w:r>
      </w:ins>
      <w:ins w:id="892" w:author="Ben Fels" w:date="2024-12-21T10:08:00Z" w16du:dateUtc="2024-12-21T09:08:00Z">
        <w:r w:rsidR="00F072E1">
          <w:rPr>
            <w:highlight w:val="green"/>
          </w:rPr>
          <w:t xml:space="preserve"> </w:t>
        </w:r>
        <w:r w:rsidR="00F072E1" w:rsidRPr="00895A9C">
          <w:rPr>
            <w:rFonts w:cs="Arial"/>
            <w:highlight w:val="magenta"/>
          </w:rPr>
          <w:t xml:space="preserve">Stab &amp; </w:t>
        </w:r>
        <w:proofErr w:type="spellStart"/>
        <w:r w:rsidR="00F072E1" w:rsidRPr="00895A9C">
          <w:rPr>
            <w:rFonts w:cs="Arial"/>
            <w:highlight w:val="magenta"/>
          </w:rPr>
          <w:t>Gurevych</w:t>
        </w:r>
      </w:ins>
      <w:proofErr w:type="spellEnd"/>
      <w:ins w:id="893" w:author="Ben Fels" w:date="2024-12-21T10:06:00Z" w16du:dateUtc="2024-12-21T09:06:00Z">
        <w:r w:rsidR="008631F4">
          <w:rPr>
            <w:highlight w:val="green"/>
          </w:rPr>
          <w:t xml:space="preserve"> </w:t>
        </w:r>
      </w:ins>
      <w:r w:rsidR="00A951CF" w:rsidRPr="00F072E1">
        <w:rPr>
          <w:highlight w:val="magenta"/>
          <w:rPrChange w:id="894" w:author="Ben Fels" w:date="2024-12-21T10:07:00Z" w16du:dateUtc="2024-12-21T09:07:00Z">
            <w:rPr>
              <w:highlight w:val="green"/>
            </w:rPr>
          </w:rPrChange>
        </w:rPr>
        <w:fldChar w:fldCharType="begin"/>
      </w:r>
      <w:r w:rsidR="00A951CF" w:rsidRPr="00F072E1">
        <w:rPr>
          <w:highlight w:val="magenta"/>
          <w:rPrChange w:id="895"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96" w:author="Ben Fels" w:date="2024-12-21T10:07:00Z" w16du:dateUtc="2024-12-21T09:07:00Z">
            <w:rPr>
              <w:highlight w:val="green"/>
            </w:rPr>
          </w:rPrChange>
        </w:rPr>
        <w:fldChar w:fldCharType="separate"/>
      </w:r>
      <w:r w:rsidR="00A951CF" w:rsidRPr="00F072E1">
        <w:rPr>
          <w:rFonts w:cs="Arial"/>
          <w:highlight w:val="magenta"/>
          <w:rPrChange w:id="897" w:author="Ben Fels" w:date="2024-12-21T10:07:00Z" w16du:dateUtc="2024-12-21T09:07:00Z">
            <w:rPr>
              <w:rFonts w:cs="Arial"/>
              <w:highlight w:val="green"/>
            </w:rPr>
          </w:rPrChange>
        </w:rPr>
        <w:t>(2017b, S. 627)</w:t>
      </w:r>
      <w:r w:rsidR="00A951CF" w:rsidRPr="00F072E1">
        <w:rPr>
          <w:highlight w:val="magenta"/>
          <w:rPrChange w:id="898" w:author="Ben Fels" w:date="2024-12-21T10:07:00Z" w16du:dateUtc="2024-12-21T09:07:00Z">
            <w:rPr>
              <w:highlight w:val="green"/>
            </w:rPr>
          </w:rPrChange>
        </w:rPr>
        <w:fldChar w:fldCharType="end"/>
      </w:r>
      <w:ins w:id="899" w:author="Ben Fels" w:date="2024-12-21T10:07:00Z" w16du:dateUtc="2024-12-21T09:07:00Z">
        <w:r w:rsidR="00F072E1">
          <w:rPr>
            <w:highlight w:val="green"/>
          </w:rPr>
          <w:t xml:space="preserve"> </w:t>
        </w:r>
      </w:ins>
      <w:ins w:id="900" w:author="Ben Fels" w:date="2024-12-21T10:14:00Z" w16du:dateUtc="2024-12-21T09:14:00Z">
        <w:r w:rsidR="001B0D18">
          <w:rPr>
            <w:highlight w:val="green"/>
          </w:rPr>
          <w:t xml:space="preserve">beinhalten </w:t>
        </w:r>
      </w:ins>
      <w:ins w:id="901" w:author="Ben Fels" w:date="2024-12-21T11:11:00Z" w16du:dateUtc="2024-12-21T10:11:00Z">
        <w:r w:rsidR="00AD7B99">
          <w:rPr>
            <w:highlight w:val="green"/>
          </w:rPr>
          <w:t>solche</w:t>
        </w:r>
      </w:ins>
      <w:ins w:id="902" w:author="Ben Fels" w:date="2024-12-21T10:14:00Z" w16du:dateUtc="2024-12-21T09:14:00Z">
        <w:r w:rsidR="001B0D18">
          <w:rPr>
            <w:highlight w:val="green"/>
          </w:rPr>
          <w:t xml:space="preserve"> Aufsätze</w:t>
        </w:r>
      </w:ins>
      <w:ins w:id="903" w:author="Ben Fels" w:date="2024-12-21T10:15:00Z" w16du:dateUtc="2024-12-21T09:15:00Z">
        <w:r w:rsidR="00CD387E">
          <w:rPr>
            <w:highlight w:val="green"/>
          </w:rPr>
          <w:t xml:space="preserve"> folgende argumentative Struktur. </w:t>
        </w:r>
        <w:r w:rsidR="001B0D18">
          <w:rPr>
            <w:highlight w:val="green"/>
          </w:rPr>
          <w:t xml:space="preserve">Eine </w:t>
        </w:r>
      </w:ins>
      <w:ins w:id="904" w:author="Ben Fels" w:date="2024-12-21T10:07:00Z" w16du:dateUtc="2024-12-21T09:07:00Z">
        <w:r w:rsidR="00A951CF" w:rsidRPr="00CC31C4">
          <w:rPr>
            <w:highlight w:val="green"/>
          </w:rPr>
          <w:t xml:space="preserve">Hauptaussage </w:t>
        </w:r>
      </w:ins>
      <w:ins w:id="905" w:author="Ben Fels" w:date="2024-12-21T10:15:00Z" w16du:dateUtc="2024-12-21T09:15:00Z">
        <w:r w:rsidR="001B0D18">
          <w:rPr>
            <w:highlight w:val="green"/>
          </w:rPr>
          <w:t xml:space="preserve">spiegelt </w:t>
        </w:r>
      </w:ins>
      <w:ins w:id="906" w:author="Ben Fels" w:date="2024-12-21T09:45:00Z" w16du:dateUtc="2024-12-21T08:45:00Z">
        <w:r w:rsidR="008E4A9B" w:rsidRPr="00CC31C4">
          <w:rPr>
            <w:highlight w:val="green"/>
          </w:rPr>
          <w:t>d</w:t>
        </w:r>
      </w:ins>
      <w:ins w:id="907" w:author="Ben Fels" w:date="2024-12-21T09:46:00Z" w16du:dateUtc="2024-12-21T08:46:00Z">
        <w:r w:rsidR="005645A2" w:rsidRPr="00CC31C4">
          <w:rPr>
            <w:highlight w:val="green"/>
          </w:rPr>
          <w:t>en Standpunkt des Autoren wider</w:t>
        </w:r>
      </w:ins>
      <w:ins w:id="908" w:author="Ben Fels" w:date="2024-12-21T10:09:00Z" w16du:dateUtc="2024-12-21T09:09:00Z">
        <w:r w:rsidR="00D27617" w:rsidRPr="00CC31C4">
          <w:rPr>
            <w:rPrChange w:id="909"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910" w:author="Ben Fels" w:date="2024-12-21T10:10:00Z" w16du:dateUtc="2024-12-21T09:10:00Z">
        <w:r w:rsidR="00500497" w:rsidRPr="004C0C7E">
          <w:rPr>
            <w:highlight w:val="green"/>
          </w:rPr>
          <w:lastRenderedPageBreak/>
          <w:t>unterstützt oder angegriffen werden</w:t>
        </w:r>
      </w:ins>
      <w:ins w:id="911" w:author="Ben Fels" w:date="2024-12-21T10:09:00Z" w16du:dateUtc="2024-12-21T09:09:00Z">
        <w:r w:rsidR="00D27617" w:rsidRPr="004C0C7E">
          <w:rPr>
            <w:highlight w:val="green"/>
          </w:rPr>
          <w:t xml:space="preserve">. </w:t>
        </w:r>
      </w:ins>
      <w:del w:id="912" w:author="Ben Fels" w:date="2024-12-21T10:09:00Z" w16du:dateUtc="2024-12-21T09:09:00Z">
        <w:r w:rsidR="00FA4398" w:rsidRPr="004C0C7E" w:rsidDel="00D27617">
          <w:rPr>
            <w:highlight w:val="green"/>
            <w:rPrChange w:id="913" w:author="Ben Fels" w:date="2024-12-21T11:18:00Z" w16du:dateUtc="2024-12-21T10:18:00Z">
              <w:rPr/>
            </w:rPrChange>
          </w:rPr>
          <w:delText xml:space="preserve"> </w:delText>
        </w:r>
      </w:del>
      <w:ins w:id="914" w:author="Ben Fels" w:date="2024-12-21T10:06:00Z" w16du:dateUtc="2024-12-21T09:06:00Z">
        <w:r w:rsidR="008631F4" w:rsidRPr="004C0C7E">
          <w:rPr>
            <w:highlight w:val="green"/>
          </w:rPr>
          <w:t xml:space="preserve">Ein Argument besteht aus einer Behauptung und </w:t>
        </w:r>
      </w:ins>
      <w:ins w:id="915" w:author="Ben Fels" w:date="2024-12-21T10:11:00Z" w16du:dateUtc="2024-12-21T09:11:00Z">
        <w:r w:rsidR="00BF4381" w:rsidRPr="004C0C7E">
          <w:rPr>
            <w:highlight w:val="green"/>
            <w:rPrChange w:id="916" w:author="Ben Fels" w:date="2024-12-21T11:18:00Z" w16du:dateUtc="2024-12-21T10:18:00Z">
              <w:rPr/>
            </w:rPrChange>
          </w:rPr>
          <w:t xml:space="preserve">mindestens </w:t>
        </w:r>
      </w:ins>
      <w:ins w:id="917" w:author="Ben Fels" w:date="2024-12-21T10:06:00Z" w16du:dateUtc="2024-12-21T09:06:00Z">
        <w:r w:rsidR="008631F4" w:rsidRPr="004C0C7E">
          <w:rPr>
            <w:highlight w:val="green"/>
          </w:rPr>
          <w:t>einer Prämisse.</w:t>
        </w:r>
      </w:ins>
      <w:ins w:id="918" w:author="Ben Fels" w:date="2024-12-21T10:12:00Z" w16du:dateUtc="2024-12-21T09:12:00Z">
        <w:r w:rsidR="001D6B97" w:rsidRPr="004C0C7E">
          <w:rPr>
            <w:highlight w:val="green"/>
            <w:rPrChange w:id="919" w:author="Ben Fels" w:date="2024-12-21T11:18:00Z" w16du:dateUtc="2024-12-21T10:18:00Z">
              <w:rPr/>
            </w:rPrChange>
          </w:rPr>
          <w:t xml:space="preserve"> </w:t>
        </w:r>
      </w:ins>
      <w:ins w:id="920" w:author="Ben Fels" w:date="2024-12-21T10:18:00Z" w16du:dateUtc="2024-12-21T09:18:00Z">
        <w:r w:rsidR="009B3010" w:rsidRPr="004C0C7E">
          <w:rPr>
            <w:highlight w:val="green"/>
            <w:rPrChange w:id="921" w:author="Ben Fels" w:date="2024-12-21T11:18:00Z" w16du:dateUtc="2024-12-21T10:18:00Z">
              <w:rPr/>
            </w:rPrChange>
          </w:rPr>
          <w:t>Prämisse</w:t>
        </w:r>
      </w:ins>
      <w:ins w:id="922" w:author="Ben Fels" w:date="2024-12-21T11:13:00Z" w16du:dateUtc="2024-12-21T10:13:00Z">
        <w:r w:rsidR="00666B23" w:rsidRPr="004C0C7E">
          <w:rPr>
            <w:highlight w:val="green"/>
            <w:rPrChange w:id="923" w:author="Ben Fels" w:date="2024-12-21T11:18:00Z" w16du:dateUtc="2024-12-21T10:18:00Z">
              <w:rPr/>
            </w:rPrChange>
          </w:rPr>
          <w:t>n</w:t>
        </w:r>
      </w:ins>
      <w:ins w:id="924" w:author="Ben Fels" w:date="2024-12-21T10:18:00Z" w16du:dateUtc="2024-12-21T09:18:00Z">
        <w:r w:rsidR="009B3010" w:rsidRPr="004C0C7E">
          <w:rPr>
            <w:highlight w:val="green"/>
            <w:rPrChange w:id="925" w:author="Ben Fels" w:date="2024-12-21T11:18:00Z" w16du:dateUtc="2024-12-21T10:18:00Z">
              <w:rPr/>
            </w:rPrChange>
          </w:rPr>
          <w:t xml:space="preserve"> </w:t>
        </w:r>
      </w:ins>
      <w:ins w:id="926" w:author="Ben Fels" w:date="2024-12-21T11:13:00Z" w16du:dateUtc="2024-12-21T10:13:00Z">
        <w:r w:rsidR="00666B23" w:rsidRPr="004C0C7E">
          <w:rPr>
            <w:highlight w:val="green"/>
            <w:rPrChange w:id="927" w:author="Ben Fels" w:date="2024-12-21T11:18:00Z" w16du:dateUtc="2024-12-21T10:18:00Z">
              <w:rPr/>
            </w:rPrChange>
          </w:rPr>
          <w:t xml:space="preserve">sind </w:t>
        </w:r>
      </w:ins>
      <w:ins w:id="928" w:author="Ben Fels" w:date="2024-12-21T10:18:00Z" w16du:dateUtc="2024-12-21T09:18:00Z">
        <w:r w:rsidR="009B3010" w:rsidRPr="004C0C7E">
          <w:rPr>
            <w:highlight w:val="green"/>
            <w:rPrChange w:id="929" w:author="Ben Fels" w:date="2024-12-21T11:18:00Z" w16du:dateUtc="2024-12-21T10:18:00Z">
              <w:rPr/>
            </w:rPrChange>
          </w:rPr>
          <w:t xml:space="preserve">dabei </w:t>
        </w:r>
      </w:ins>
      <w:ins w:id="930" w:author="Ben Fels" w:date="2024-12-21T11:13:00Z" w16du:dateUtc="2024-12-21T10:13:00Z">
        <w:r w:rsidR="00666B23" w:rsidRPr="004C0C7E">
          <w:rPr>
            <w:highlight w:val="green"/>
            <w:rPrChange w:id="931" w:author="Ben Fels" w:date="2024-12-21T11:18:00Z" w16du:dateUtc="2024-12-21T10:18:00Z">
              <w:rPr/>
            </w:rPrChange>
          </w:rPr>
          <w:t xml:space="preserve">die Gründe </w:t>
        </w:r>
      </w:ins>
      <w:ins w:id="932" w:author="Ben Fels" w:date="2024-12-21T10:18:00Z" w16du:dateUtc="2024-12-21T09:18:00Z">
        <w:r w:rsidR="009B3010" w:rsidRPr="004C0C7E">
          <w:rPr>
            <w:highlight w:val="green"/>
            <w:rPrChange w:id="933" w:author="Ben Fels" w:date="2024-12-21T11:18:00Z" w16du:dateUtc="2024-12-21T10:18:00Z">
              <w:rPr/>
            </w:rPrChange>
          </w:rPr>
          <w:t>für</w:t>
        </w:r>
      </w:ins>
      <w:ins w:id="934" w:author="Ben Fels" w:date="2024-12-21T10:19:00Z" w16du:dateUtc="2024-12-21T09:19:00Z">
        <w:r w:rsidR="009B3010" w:rsidRPr="004C0C7E">
          <w:rPr>
            <w:highlight w:val="green"/>
            <w:rPrChange w:id="935" w:author="Ben Fels" w:date="2024-12-21T11:18:00Z" w16du:dateUtc="2024-12-21T10:18:00Z">
              <w:rPr/>
            </w:rPrChange>
          </w:rPr>
          <w:t xml:space="preserve"> </w:t>
        </w:r>
      </w:ins>
      <w:ins w:id="936" w:author="Ben Fels" w:date="2024-12-21T11:13:00Z" w16du:dateUtc="2024-12-21T10:13:00Z">
        <w:r w:rsidR="00C1194F" w:rsidRPr="004C0C7E">
          <w:rPr>
            <w:highlight w:val="green"/>
            <w:rPrChange w:id="937" w:author="Ben Fels" w:date="2024-12-21T11:18:00Z" w16du:dateUtc="2024-12-21T10:18:00Z">
              <w:rPr/>
            </w:rPrChange>
          </w:rPr>
          <w:t xml:space="preserve">ein </w:t>
        </w:r>
      </w:ins>
      <w:ins w:id="938" w:author="Ben Fels" w:date="2024-12-21T10:19:00Z" w16du:dateUtc="2024-12-21T09:19:00Z">
        <w:r w:rsidR="009B3010" w:rsidRPr="004C0C7E">
          <w:rPr>
            <w:highlight w:val="green"/>
            <w:rPrChange w:id="939" w:author="Ben Fels" w:date="2024-12-21T11:18:00Z" w16du:dateUtc="2024-12-21T10:18:00Z">
              <w:rPr/>
            </w:rPrChange>
          </w:rPr>
          <w:t>Argument.</w:t>
        </w:r>
      </w:ins>
      <w:ins w:id="940" w:author="Ben Fels" w:date="2024-12-21T11:13:00Z" w16du:dateUtc="2024-12-21T10:13:00Z">
        <w:r w:rsidR="004237FD" w:rsidRPr="004C0C7E">
          <w:rPr>
            <w:highlight w:val="green"/>
            <w:rPrChange w:id="941" w:author="Ben Fels" w:date="2024-12-21T11:18:00Z" w16du:dateUtc="2024-12-21T10:18:00Z">
              <w:rPr/>
            </w:rPrChange>
          </w:rPr>
          <w:t xml:space="preserve"> </w:t>
        </w:r>
      </w:ins>
      <w:ins w:id="942" w:author="Ben Fels" w:date="2024-12-21T10:12:00Z" w16du:dateUtc="2024-12-21T09:12:00Z">
        <w:r w:rsidR="001D6B97" w:rsidRPr="004C0C7E">
          <w:rPr>
            <w:highlight w:val="green"/>
            <w:rPrChange w:id="943" w:author="Ben Fels" w:date="2024-12-21T11:18:00Z" w16du:dateUtc="2024-12-21T10:18:00Z">
              <w:rPr/>
            </w:rPrChange>
          </w:rPr>
          <w:t xml:space="preserve">Um die Haltung der Argumente </w:t>
        </w:r>
      </w:ins>
      <w:ins w:id="944" w:author="Ben Fels" w:date="2024-12-21T11:15:00Z" w16du:dateUtc="2024-12-21T10:15:00Z">
        <w:r w:rsidR="000219A5" w:rsidRPr="004C0C7E">
          <w:rPr>
            <w:highlight w:val="green"/>
            <w:rPrChange w:id="945" w:author="Ben Fels" w:date="2024-12-21T11:18:00Z" w16du:dateUtc="2024-12-21T10:18:00Z">
              <w:rPr/>
            </w:rPrChange>
          </w:rPr>
          <w:t xml:space="preserve">zu </w:t>
        </w:r>
      </w:ins>
      <w:ins w:id="946" w:author="Ben Fels" w:date="2024-12-21T11:16:00Z" w16du:dateUtc="2024-12-21T10:16:00Z">
        <w:r w:rsidR="009019EC" w:rsidRPr="004C0C7E">
          <w:rPr>
            <w:highlight w:val="green"/>
            <w:rPrChange w:id="947" w:author="Ben Fels" w:date="2024-12-21T11:18:00Z" w16du:dateUtc="2024-12-21T10:18:00Z">
              <w:rPr/>
            </w:rPrChange>
          </w:rPr>
          <w:t xml:space="preserve">unterscheiden, </w:t>
        </w:r>
      </w:ins>
      <w:ins w:id="948" w:author="Ben Fels" w:date="2024-12-21T11:14:00Z" w16du:dateUtc="2024-12-21T10:14:00Z">
        <w:r w:rsidR="003D3ACB" w:rsidRPr="004C0C7E">
          <w:rPr>
            <w:highlight w:val="green"/>
            <w:rPrChange w:id="949" w:author="Ben Fels" w:date="2024-12-21T11:18:00Z" w16du:dateUtc="2024-12-21T10:18:00Z">
              <w:rPr/>
            </w:rPrChange>
          </w:rPr>
          <w:t xml:space="preserve">sind </w:t>
        </w:r>
      </w:ins>
      <w:ins w:id="950" w:author="Ben Fels" w:date="2024-12-21T11:15:00Z" w16du:dateUtc="2024-12-21T10:15:00Z">
        <w:r w:rsidR="000219A5" w:rsidRPr="004C0C7E">
          <w:rPr>
            <w:highlight w:val="green"/>
            <w:rPrChange w:id="951"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52" w:author="Ben Fels" w:date="2024-12-21T10:02:00Z" w16du:dateUtc="2024-12-21T09:02:00Z"/>
        </w:rPr>
      </w:pPr>
      <w:del w:id="953" w:author="Ben Fels" w:date="2024-12-21T11:14:00Z" w16du:dateUtc="2024-12-21T10:14:00Z">
        <w:r w:rsidRPr="004C0C7E" w:rsidDel="003D3ACB">
          <w:rPr>
            <w:highlight w:val="green"/>
            <w:rPrChange w:id="954" w:author="Ben Fels" w:date="2024-12-21T11:18:00Z" w16du:dateUtc="2024-12-21T10:18:00Z">
              <w:rPr/>
            </w:rPrChange>
          </w:rPr>
          <w:delText xml:space="preserve">Behauptungen </w:delText>
        </w:r>
      </w:del>
      <w:del w:id="955" w:author="Ben Fels" w:date="2024-12-21T10:13:00Z" w16du:dateUtc="2024-12-21T09:13:00Z">
        <w:r w:rsidRPr="004C0C7E" w:rsidDel="00C41407">
          <w:rPr>
            <w:highlight w:val="green"/>
            <w:rPrChange w:id="956" w:author="Ben Fels" w:date="2024-12-21T11:18:00Z" w16du:dateUtc="2024-12-21T10:18:00Z">
              <w:rPr/>
            </w:rPrChange>
          </w:rPr>
          <w:delText xml:space="preserve">können </w:delText>
        </w:r>
      </w:del>
      <w:ins w:id="957" w:author="Ben Fels" w:date="2024-12-21T11:14:00Z" w16du:dateUtc="2024-12-21T10:14:00Z">
        <w:r w:rsidR="003D3ACB" w:rsidRPr="004C0C7E">
          <w:rPr>
            <w:highlight w:val="green"/>
            <w:rPrChange w:id="958" w:author="Ben Fels" w:date="2024-12-21T11:18:00Z" w16du:dateUtc="2024-12-21T10:18:00Z">
              <w:rPr/>
            </w:rPrChange>
          </w:rPr>
          <w:t xml:space="preserve">als </w:t>
        </w:r>
      </w:ins>
      <w:r w:rsidRPr="004C0C7E">
        <w:rPr>
          <w:highlight w:val="green"/>
          <w:rPrChange w:id="959" w:author="Ben Fels" w:date="2024-12-21T11:18:00Z" w16du:dateUtc="2024-12-21T10:18:00Z">
            <w:rPr/>
          </w:rPrChange>
        </w:rPr>
        <w:t xml:space="preserve">für oder gegen </w:t>
      </w:r>
      <w:del w:id="960" w:author="Ben Fels" w:date="2024-12-21T10:13:00Z" w16du:dateUtc="2024-12-21T09:13:00Z">
        <w:r w:rsidRPr="004C0C7E" w:rsidDel="00FB6B31">
          <w:rPr>
            <w:highlight w:val="green"/>
            <w:rPrChange w:id="961" w:author="Ben Fels" w:date="2024-12-21T11:18:00Z" w16du:dateUtc="2024-12-21T10:18:00Z">
              <w:rPr/>
            </w:rPrChange>
          </w:rPr>
          <w:delText>die Hauptaussage sein</w:delText>
        </w:r>
      </w:del>
      <w:ins w:id="962" w:author="Ben Fels" w:date="2024-12-21T10:13:00Z" w16du:dateUtc="2024-12-21T09:13:00Z">
        <w:r w:rsidR="00FB6B31" w:rsidRPr="004C0C7E">
          <w:rPr>
            <w:highlight w:val="green"/>
            <w:rPrChange w:id="963" w:author="Ben Fels" w:date="2024-12-21T11:18:00Z" w16du:dateUtc="2024-12-21T10:18:00Z">
              <w:rPr/>
            </w:rPrChange>
          </w:rPr>
          <w:t>markiert</w:t>
        </w:r>
      </w:ins>
      <w:r w:rsidRPr="004C0C7E">
        <w:rPr>
          <w:highlight w:val="green"/>
          <w:rPrChange w:id="964"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65" w:author="Ben Fels" w:date="2024-12-21T11:18:00Z" w16du:dateUtc="2024-12-21T10:18:00Z">
            <w:rPr/>
          </w:rPrChange>
        </w:rPr>
        <w:t>a</w:t>
      </w:r>
      <w:r w:rsidRPr="004C0C7E">
        <w:rPr>
          <w:highlight w:val="green"/>
          <w:rPrChange w:id="966" w:author="Ben Fels" w:date="2024-12-21T11:18:00Z" w16du:dateUtc="2024-12-21T10:18:00Z">
            <w:rPr/>
          </w:rPrChange>
        </w:rPr>
        <w:t xml:space="preserve">ngreifen. Es ist möglich, dass es mehrere Hauptaussagen </w:t>
      </w:r>
      <w:r w:rsidR="00E51A1B" w:rsidRPr="004C0C7E">
        <w:rPr>
          <w:highlight w:val="green"/>
          <w:rPrChange w:id="967" w:author="Ben Fels" w:date="2024-12-21T11:18:00Z" w16du:dateUtc="2024-12-21T10:18:00Z">
            <w:rPr/>
          </w:rPrChange>
        </w:rPr>
        <w:t xml:space="preserve">zu einem Text </w:t>
      </w:r>
      <w:r w:rsidRPr="004C0C7E">
        <w:rPr>
          <w:highlight w:val="green"/>
          <w:rPrChange w:id="968" w:author="Ben Fels" w:date="2024-12-21T11:18:00Z" w16du:dateUtc="2024-12-21T10:18:00Z">
            <w:rPr/>
          </w:rPrChange>
        </w:rPr>
        <w:t>gibt.</w:t>
      </w:r>
      <w:r w:rsidR="003840ED" w:rsidRPr="004C0C7E">
        <w:rPr>
          <w:highlight w:val="green"/>
          <w:rPrChange w:id="969" w:author="Ben Fels" w:date="2024-12-21T11:18:00Z" w16du:dateUtc="2024-12-21T10:18:00Z">
            <w:rPr/>
          </w:rPrChange>
        </w:rPr>
        <w:t xml:space="preserve"> Hierbei wurde jedoch nicht annotiert, auf welche </w:t>
      </w:r>
      <w:r w:rsidR="00E51A1B" w:rsidRPr="004C0C7E">
        <w:rPr>
          <w:highlight w:val="green"/>
          <w:rPrChange w:id="970"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71" w:author="Ben Fels" w:date="2024-12-21T11:17:00Z" w16du:dateUtc="2024-12-21T10:17:00Z"/>
        </w:rPr>
      </w:pPr>
      <w:commentRangeStart w:id="972"/>
      <w:ins w:id="973" w:author="Ben Fels" w:date="2024-12-21T10:02:00Z" w16du:dateUtc="2024-12-21T09:02:00Z">
        <w:r w:rsidRPr="00D4435C">
          <w:rPr>
            <w:highlight w:val="cyan"/>
            <w:rPrChange w:id="974" w:author="Ben Fels" w:date="2024-12-21T10:02:00Z" w16du:dateUtc="2024-12-21T09:02:00Z">
              <w:rPr/>
            </w:rPrChange>
          </w:rPr>
          <w:t>Beschriftung einfügen</w:t>
        </w:r>
      </w:ins>
      <w:ins w:id="975" w:author="Ben Fels" w:date="2024-12-21T11:18:00Z" w16du:dateUtc="2024-12-21T10:18:00Z">
        <w:r w:rsidR="00B61886">
          <w:t xml:space="preserve">: </w:t>
        </w:r>
      </w:ins>
      <w:commentRangeEnd w:id="972"/>
      <w:ins w:id="976" w:author="Ben Fels" w:date="2024-12-21T11:19:00Z" w16du:dateUtc="2024-12-21T10:19:00Z">
        <w:r w:rsidR="00B62541">
          <w:rPr>
            <w:rStyle w:val="Kommentarzeichen"/>
          </w:rPr>
          <w:commentReference w:id="972"/>
        </w:r>
      </w:ins>
      <w:ins w:id="977" w:author="Ben Fels" w:date="2024-12-21T11:18:00Z" w16du:dateUtc="2024-12-21T10:18:00Z">
        <w:r w:rsidR="00B61886">
          <w:t>Argumentationskomponenten und deren Strukturen.</w:t>
        </w:r>
      </w:ins>
      <w:ins w:id="978" w:author="Ben Fels" w:date="2024-12-21T10:02:00Z" w16du:dateUtc="2024-12-21T09:02:00Z">
        <w:r>
          <w:t xml:space="preserve"> </w:t>
        </w:r>
        <w:r w:rsidRPr="00D4435C">
          <w:rPr>
            <w:highlight w:val="cyan"/>
            <w:rPrChange w:id="979"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80" w:author="Ben Fels" w:date="2024-12-21T10:02:00Z" w16du:dateUtc="2024-12-21T09:02:00Z"/>
        </w:rPr>
      </w:pPr>
      <w:ins w:id="981"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82" w:author="Ben Fels" w:date="2024-12-21T10:02:00Z" w16du:dateUtc="2024-12-21T09:02:00Z"/>
          <w:sz w:val="22"/>
          <w:szCs w:val="20"/>
          <w:rPrChange w:id="983" w:author="Ben Fels" w:date="2024-12-21T10:02:00Z" w16du:dateUtc="2024-12-21T09:02:00Z">
            <w:rPr>
              <w:ins w:id="984" w:author="Ben Fels" w:date="2024-12-21T10:02:00Z" w16du:dateUtc="2024-12-21T09:02:00Z"/>
            </w:rPr>
          </w:rPrChange>
        </w:rPr>
      </w:pPr>
      <w:ins w:id="985" w:author="Ben Fels" w:date="2024-12-21T10:02:00Z" w16du:dateUtc="2024-12-21T09:02:00Z">
        <w:r w:rsidRPr="00D4435C">
          <w:rPr>
            <w:sz w:val="22"/>
            <w:szCs w:val="20"/>
            <w:rPrChange w:id="986" w:author="Ben Fels" w:date="2024-12-21T10:02:00Z" w16du:dateUtc="2024-12-21T09:02:00Z">
              <w:rPr/>
            </w:rPrChange>
          </w:rPr>
          <w:t>Eigene Darstellung nach</w:t>
        </w:r>
      </w:ins>
      <w:ins w:id="987" w:author="Ben Fels" w:date="2024-12-21T11:18:00Z" w16du:dateUtc="2024-12-21T10:18:00Z">
        <w:r w:rsidR="00C351F4">
          <w:rPr>
            <w:sz w:val="22"/>
            <w:szCs w:val="20"/>
          </w:rPr>
          <w:t xml:space="preserve"> </w:t>
        </w:r>
        <w:r w:rsidR="00C351F4" w:rsidRPr="00FD2583">
          <w:rPr>
            <w:sz w:val="22"/>
            <w:szCs w:val="20"/>
            <w:rPrChange w:id="988" w:author="Ben Fels" w:date="2024-12-21T11:19:00Z" w16du:dateUtc="2024-12-21T10:19:00Z">
              <w:rPr>
                <w:rFonts w:cs="Arial"/>
                <w:highlight w:val="magenta"/>
              </w:rPr>
            </w:rPrChange>
          </w:rPr>
          <w:t xml:space="preserve">Stab &amp; </w:t>
        </w:r>
        <w:proofErr w:type="spellStart"/>
        <w:r w:rsidR="00C351F4" w:rsidRPr="00FD2583">
          <w:rPr>
            <w:sz w:val="22"/>
            <w:szCs w:val="20"/>
            <w:rPrChange w:id="989" w:author="Ben Fels" w:date="2024-12-21T11:19:00Z" w16du:dateUtc="2024-12-21T10:19:00Z">
              <w:rPr>
                <w:rFonts w:cs="Arial"/>
                <w:highlight w:val="magenta"/>
              </w:rPr>
            </w:rPrChange>
          </w:rPr>
          <w:t>Gurevych</w:t>
        </w:r>
        <w:proofErr w:type="spellEnd"/>
        <w:r w:rsidR="00C351F4" w:rsidRPr="00FD2583">
          <w:rPr>
            <w:sz w:val="22"/>
            <w:szCs w:val="20"/>
            <w:rPrChange w:id="990" w:author="Ben Fels" w:date="2024-12-21T11:19:00Z" w16du:dateUtc="2024-12-21T10:19:00Z">
              <w:rPr>
                <w:highlight w:val="green"/>
              </w:rPr>
            </w:rPrChange>
          </w:rPr>
          <w:t xml:space="preserve"> </w:t>
        </w:r>
        <w:r w:rsidR="00C351F4" w:rsidRPr="00FD2583">
          <w:rPr>
            <w:sz w:val="22"/>
            <w:szCs w:val="20"/>
            <w:rPrChange w:id="991" w:author="Ben Fels" w:date="2024-12-21T11:19:00Z" w16du:dateUtc="2024-12-21T10:19:00Z">
              <w:rPr>
                <w:highlight w:val="magenta"/>
              </w:rPr>
            </w:rPrChange>
          </w:rPr>
          <w:fldChar w:fldCharType="begin"/>
        </w:r>
      </w:ins>
      <w:r w:rsidR="00FD2583" w:rsidRPr="00FD2583">
        <w:rPr>
          <w:sz w:val="22"/>
          <w:szCs w:val="20"/>
          <w:rPrChange w:id="992"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93" w:author="Ben Fels" w:date="2024-12-21T11:18:00Z" w16du:dateUtc="2024-12-21T10:18:00Z">
        <w:r w:rsidR="00C351F4" w:rsidRPr="00FD2583">
          <w:rPr>
            <w:sz w:val="22"/>
            <w:szCs w:val="20"/>
            <w:rPrChange w:id="994" w:author="Ben Fels" w:date="2024-12-21T11:19:00Z" w16du:dateUtc="2024-12-21T10:19:00Z">
              <w:rPr>
                <w:highlight w:val="magenta"/>
              </w:rPr>
            </w:rPrChange>
          </w:rPr>
          <w:fldChar w:fldCharType="separate"/>
        </w:r>
      </w:ins>
      <w:r w:rsidR="00FD2583" w:rsidRPr="00FD2583">
        <w:rPr>
          <w:sz w:val="22"/>
          <w:szCs w:val="20"/>
          <w:rPrChange w:id="995" w:author="Ben Fels" w:date="2024-12-21T11:19:00Z" w16du:dateUtc="2024-12-21T10:19:00Z">
            <w:rPr>
              <w:rFonts w:cs="Arial"/>
              <w:highlight w:val="magenta"/>
            </w:rPr>
          </w:rPrChange>
        </w:rPr>
        <w:t>(2017b)</w:t>
      </w:r>
      <w:ins w:id="996" w:author="Ben Fels" w:date="2024-12-21T11:18:00Z" w16du:dateUtc="2024-12-21T10:18:00Z">
        <w:r w:rsidR="00C351F4" w:rsidRPr="00FD2583">
          <w:rPr>
            <w:sz w:val="22"/>
            <w:szCs w:val="20"/>
            <w:rPrChange w:id="997" w:author="Ben Fels" w:date="2024-12-21T11:19:00Z" w16du:dateUtc="2024-12-21T10:19:00Z">
              <w:rPr>
                <w:highlight w:val="magenta"/>
              </w:rPr>
            </w:rPrChange>
          </w:rPr>
          <w:fldChar w:fldCharType="end"/>
        </w:r>
      </w:ins>
      <w:ins w:id="998"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66FB7DE1" w14:textId="77777777" w:rsidR="009606D1" w:rsidRPr="002F1C43" w:rsidRDefault="009606D1" w:rsidP="009606D1">
      <w:pPr>
        <w:jc w:val="both"/>
      </w:pPr>
      <w:proofErr w:type="spellStart"/>
      <w:r w:rsidRPr="002F1C43">
        <w:rPr>
          <w:rFonts w:cs="Arial"/>
          <w:highlight w:val="magenta"/>
        </w:rPr>
        <w:t>Yeginbergen</w:t>
      </w:r>
      <w:proofErr w:type="spellEnd"/>
      <w:r w:rsidRPr="002F1C43">
        <w:rPr>
          <w:rFonts w:cs="Arial"/>
          <w:highlight w:val="magenta"/>
        </w:rPr>
        <w:t xml:space="preserve"> et al.</w:t>
      </w:r>
      <w:r>
        <w:rPr>
          <w:rFonts w:cs="Arial"/>
        </w:rPr>
        <w:t xml:space="preserve"> </w:t>
      </w:r>
      <w:r w:rsidRPr="002F1C43">
        <w:rPr>
          <w:highlight w:val="magenta"/>
        </w:rPr>
        <w:fldChar w:fldCharType="begin"/>
      </w:r>
      <w:r>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Pr="00D30FE3">
        <w:rPr>
          <w:rFonts w:cs="Arial"/>
          <w:highlight w:val="magenta"/>
        </w:rPr>
        <w:t>(2024, S. 11690)</w:t>
      </w:r>
      <w:r w:rsidRPr="002F1C43">
        <w:rPr>
          <w:highlight w:val="magenta"/>
        </w:rPr>
        <w:fldChar w:fldCharType="end"/>
      </w:r>
      <w:r>
        <w:t xml:space="preserve"> </w:t>
      </w:r>
      <w:r>
        <w:rPr>
          <w:rFonts w:cs="Arial"/>
        </w:rPr>
        <w:t>weisen darauf hin, dass beim Argument Mining</w:t>
      </w:r>
      <w:r w:rsidRPr="002F1C43">
        <w:t xml:space="preserve"> auch Beispiele </w:t>
      </w:r>
      <w:r>
        <w:t>aufgenommen werden sollen</w:t>
      </w:r>
      <w:r w:rsidRPr="002F1C43">
        <w:t>, welche keine Argumentationskomponenten beinhalten.</w:t>
      </w:r>
      <w:r>
        <w:t xml:space="preserve"> Da der Datensatz lediglich argumentative Aufsätze beinhaltet, werden keine nicht-argumentativen Texte als Beispiele übergeben. Die Aufsätze enthalten allerdings auch nicht-argumentative Textstellen, welche keine Argumentationskomponenten darstellen.  </w:t>
      </w:r>
    </w:p>
    <w:p w14:paraId="5E1F0479" w14:textId="77777777" w:rsidR="009606D1" w:rsidRDefault="009606D1"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7315A9DA" w:rsidR="00A655DD" w:rsidRDefault="00317FC6" w:rsidP="001F7CA5">
      <w:pPr>
        <w:autoSpaceDE w:val="0"/>
        <w:autoSpaceDN w:val="0"/>
        <w:adjustRightInd w:val="0"/>
        <w:spacing w:after="0"/>
        <w:jc w:val="both"/>
        <w:rPr>
          <w:ins w:id="999"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w:t>
      </w:r>
      <w:r w:rsidR="00A43E50" w:rsidRPr="00C3078D">
        <w:rPr>
          <w:highlight w:val="green"/>
        </w:rPr>
        <w:t xml:space="preserve">sodass </w:t>
      </w:r>
      <w:r w:rsidR="008F5B4B" w:rsidRPr="00C3078D">
        <w:rPr>
          <w:highlight w:val="green"/>
        </w:rPr>
        <w:t xml:space="preserve">die annotierten Daten dann in </w:t>
      </w:r>
      <w:r w:rsidR="00C3078D">
        <w:rPr>
          <w:highlight w:val="green"/>
        </w:rPr>
        <w:t xml:space="preserve">ein </w:t>
      </w:r>
      <w:r w:rsidR="008F5B4B" w:rsidRPr="00C3078D">
        <w:rPr>
          <w:highlight w:val="green"/>
        </w:rPr>
        <w:t>JSON</w:t>
      </w:r>
      <w:r w:rsidR="00C3078D">
        <w:rPr>
          <w:highlight w:val="green"/>
        </w:rPr>
        <w:t>-Schema</w:t>
      </w:r>
      <w:r w:rsidR="008F5B4B" w:rsidRPr="00C3078D">
        <w:rPr>
          <w:highlight w:val="green"/>
        </w:rPr>
        <w:t xml:space="preserve"> überführt werden können. </w:t>
      </w:r>
      <w:r w:rsidR="00021991" w:rsidRPr="00C3078D">
        <w:rPr>
          <w:highlight w:val="green"/>
        </w:rPr>
        <w:t>Es wurde sich für ein semi-strukturierte</w:t>
      </w:r>
      <w:r w:rsidR="00383CBA" w:rsidRPr="00C3078D">
        <w:rPr>
          <w:highlight w:val="green"/>
        </w:rPr>
        <w:t>s</w:t>
      </w:r>
      <w:r w:rsidR="00021991" w:rsidRPr="00C3078D">
        <w:rPr>
          <w:highlight w:val="green"/>
        </w:rPr>
        <w:t xml:space="preserve"> Format entschieden, da </w:t>
      </w:r>
      <w:r w:rsidR="005F44A5" w:rsidRPr="00C3078D">
        <w:rPr>
          <w:highlight w:val="green"/>
        </w:rPr>
        <w:t xml:space="preserve">sowohl </w:t>
      </w:r>
      <w:r w:rsidR="00FD0941" w:rsidRPr="00C3078D">
        <w:rPr>
          <w:highlight w:val="green"/>
        </w:rPr>
        <w:t xml:space="preserve">die </w:t>
      </w:r>
      <w:r w:rsidR="00C3078D" w:rsidRPr="00C3078D">
        <w:rPr>
          <w:highlight w:val="green"/>
        </w:rPr>
        <w:t>Daten</w:t>
      </w:r>
      <w:r w:rsidR="00FD0941" w:rsidRPr="00C3078D">
        <w:rPr>
          <w:highlight w:val="green"/>
        </w:rPr>
        <w:t xml:space="preserve"> als auch die Ausgabe des LLM</w:t>
      </w:r>
      <w:r w:rsidR="001470C4" w:rsidRPr="00C3078D">
        <w:rPr>
          <w:highlight w:val="green"/>
        </w:rPr>
        <w:t>s in dieses Format überführt werden können</w:t>
      </w:r>
      <w:r w:rsidR="00D2491E">
        <w:t xml:space="preserve"> (</w:t>
      </w:r>
      <w:r w:rsidR="007F13B6" w:rsidRPr="007F13B6">
        <w:rPr>
          <w:highlight w:val="cyan"/>
        </w:rPr>
        <w:t>Verweis auf Abschnitt</w:t>
      </w:r>
      <w:r w:rsidR="007F13B6">
        <w:t>)</w:t>
      </w:r>
      <w:r w:rsidR="00E415FB">
        <w:t xml:space="preserve"> un</w:t>
      </w:r>
      <w:r w:rsidR="00E415FB" w:rsidRPr="00C3078D">
        <w:rPr>
          <w:highlight w:val="green"/>
        </w:rPr>
        <w:t xml:space="preserve">d </w:t>
      </w:r>
      <w:r w:rsidR="00963AD3" w:rsidRPr="00C3078D">
        <w:rPr>
          <w:highlight w:val="green"/>
        </w:rPr>
        <w:t xml:space="preserve">sie somit für </w:t>
      </w:r>
      <w:r w:rsidR="00963AD3" w:rsidRPr="00C3078D">
        <w:rPr>
          <w:highlight w:val="green"/>
        </w:rPr>
        <w:lastRenderedPageBreak/>
        <w:t xml:space="preserve">die </w:t>
      </w:r>
      <w:r w:rsidR="00E415FB" w:rsidRPr="00C3078D">
        <w:rPr>
          <w:highlight w:val="green"/>
        </w:rPr>
        <w:t xml:space="preserve">Evaluation </w:t>
      </w:r>
      <w:r w:rsidR="00963AD3" w:rsidRPr="00C3078D">
        <w:rPr>
          <w:highlight w:val="green"/>
        </w:rPr>
        <w:t>miteinander verglichen werden</w:t>
      </w:r>
      <w:r w:rsidR="00963AD3">
        <w:t xml:space="preserve">. </w:t>
      </w:r>
      <w:r w:rsidR="00963AD3" w:rsidRPr="00552902">
        <w:rPr>
          <w:highlight w:val="green"/>
        </w:rPr>
        <w:t xml:space="preserve">Zudem können die </w:t>
      </w:r>
      <w:r w:rsidR="00C64DCA" w:rsidRPr="00552902">
        <w:rPr>
          <w:highlight w:val="green"/>
        </w:rPr>
        <w:t xml:space="preserve">Ergebnisse </w:t>
      </w:r>
      <w:r w:rsidR="00963AD3" w:rsidRPr="00552902">
        <w:rPr>
          <w:highlight w:val="green"/>
        </w:rPr>
        <w:t xml:space="preserve">dann </w:t>
      </w:r>
      <w:r w:rsidR="00C64DCA" w:rsidRPr="00552902">
        <w:rPr>
          <w:highlight w:val="green"/>
        </w:rPr>
        <w:t>für jede Argumentationskomponente individuell betrachtet werden</w:t>
      </w:r>
      <w:r w:rsidR="00C64DCA">
        <w:t>.</w:t>
      </w: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1000" w:author="Ben Fels" w:date="2024-12-21T19:09:00Z" w16du:dateUtc="2024-12-21T18:09:00Z"/>
        </w:rPr>
      </w:pPr>
      <w:bookmarkStart w:id="1001" w:name="_Toc187929387"/>
      <w:r w:rsidRPr="00911C80">
        <w:rPr>
          <w:rPrChange w:id="1002" w:author="Ben Fels" w:date="2024-12-17T07:55:00Z" w16du:dateUtc="2024-12-17T06:55:00Z">
            <w:rPr>
              <w:rFonts w:eastAsiaTheme="minorHAnsi" w:cstheme="minorBidi"/>
              <w:b/>
              <w:color w:val="auto"/>
              <w:sz w:val="24"/>
              <w:szCs w:val="22"/>
              <w:lang w:val="en-US"/>
            </w:rPr>
          </w:rPrChange>
        </w:rPr>
        <w:t>Methode</w:t>
      </w:r>
      <w:bookmarkEnd w:id="1001"/>
    </w:p>
    <w:p w14:paraId="370DDD7D" w14:textId="77777777" w:rsidR="00BB7A91" w:rsidRDefault="009E27CB" w:rsidP="009E27CB">
      <w:pPr>
        <w:jc w:val="both"/>
        <w:rPr>
          <w:ins w:id="1003" w:author="Ben Fels" w:date="2024-12-22T10:43:00Z" w16du:dateUtc="2024-12-22T09:43:00Z"/>
        </w:rPr>
      </w:pPr>
      <w:ins w:id="1004"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1005" w:author="Ben Fels" w:date="2024-12-21T19:13:00Z" w16du:dateUtc="2024-12-21T18:13:00Z">
        <w:r w:rsidR="005C2ECA">
          <w:t xml:space="preserve">werden einem Modell </w:t>
        </w:r>
      </w:ins>
      <w:ins w:id="1006"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denen die Argumentationskomponenten und deren Beziehungen zueinander annotiert sind. </w:t>
        </w:r>
      </w:ins>
    </w:p>
    <w:p w14:paraId="7C2175AE" w14:textId="2E5F76CB" w:rsidR="009E27CB" w:rsidRDefault="00BB7A91" w:rsidP="009E27CB">
      <w:pPr>
        <w:jc w:val="both"/>
      </w:pPr>
      <w:ins w:id="1007" w:author="Ben Fels" w:date="2024-12-22T10:43:00Z" w16du:dateUtc="2024-12-22T09:43:00Z">
        <w:r>
          <w:t xml:space="preserve">Der zuvor beschriebene </w:t>
        </w:r>
      </w:ins>
      <w:ins w:id="1008"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1009" w:author="Ben Fels" w:date="2024-12-22T10:44:00Z" w16du:dateUtc="2024-12-22T09:44:00Z">
        <w:r w:rsidR="00EC2817">
          <w:t xml:space="preserve"> </w:t>
        </w:r>
        <w:r w:rsidR="00EC2817" w:rsidRPr="00EC2817">
          <w:rPr>
            <w:highlight w:val="cyan"/>
            <w:rPrChange w:id="1010" w:author="Ben Fels" w:date="2024-12-22T10:44:00Z" w16du:dateUtc="2024-12-22T09:44:00Z">
              <w:rPr/>
            </w:rPrChange>
          </w:rPr>
          <w:t>Begründung dafür</w:t>
        </w:r>
      </w:ins>
      <w:ins w:id="1011" w:author="Ben Fels" w:date="2024-12-21T19:09:00Z" w16du:dateUtc="2024-12-21T18:09:00Z">
        <w:r w:rsidR="009E27CB" w:rsidRPr="00A64CCD">
          <w:t xml:space="preserve"> Die Ausgaben des LLMs </w:t>
        </w:r>
      </w:ins>
      <w:ins w:id="1012" w:author="Ben Fels" w:date="2024-12-22T10:45:00Z" w16du:dateUtc="2024-12-22T09:45:00Z">
        <w:r w:rsidR="00F7358F">
          <w:t>werden</w:t>
        </w:r>
      </w:ins>
      <w:ins w:id="1013"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1014" w:name="_Toc187929388"/>
      <w:r>
        <w:t>Tech Stack</w:t>
      </w:r>
      <w:bookmarkEnd w:id="1014"/>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proofErr w:type="spellStart"/>
      <w:r w:rsidR="00420F88">
        <w:t>openai</w:t>
      </w:r>
      <w:proofErr w:type="spellEnd"/>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7B14D5B4" w14:textId="77777777" w:rsidR="0097711D" w:rsidRPr="0047224E" w:rsidRDefault="0097711D">
      <w:pPr>
        <w:rPr>
          <w:rPrChange w:id="1015" w:author="Ben Fels" w:date="2024-12-21T19:09:00Z" w16du:dateUtc="2024-12-21T18:09:00Z">
            <w:rPr>
              <w:b/>
              <w:lang w:val="en-US"/>
            </w:rPr>
          </w:rPrChange>
        </w:rPr>
        <w:pPrChange w:id="1016"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1017" w:name="_Toc187929390"/>
      <w:r w:rsidRPr="00911C80">
        <w:rPr>
          <w:rPrChange w:id="1018"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1017"/>
    </w:p>
    <w:p w14:paraId="5776A0BA" w14:textId="5193376D" w:rsidR="00907B43" w:rsidRDefault="003C4443" w:rsidP="003C4443">
      <w:pPr>
        <w:jc w:val="both"/>
      </w:pPr>
      <w:r w:rsidRPr="00F20BFF">
        <w:t>Anstatt Modelle für jede einzelne Teilaufgabe zu trainieren, soll sich die Lernfähigkeit von LLMs zunutze gemacht werden</w:t>
      </w:r>
      <w:r w:rsidRPr="00F20BFF">
        <w:rPr>
          <w:highlight w:val="cyan"/>
        </w:rPr>
        <w:t>.</w:t>
      </w:r>
      <w:r w:rsidRPr="0015571F">
        <w:t xml:space="preserve"> </w:t>
      </w:r>
      <w:r w:rsidR="00F20BFF" w:rsidRPr="00F20BFF">
        <w:rPr>
          <w:highlight w:val="cyan"/>
        </w:rPr>
        <w:sym w:font="Wingdings" w:char="F0E0"/>
      </w:r>
      <w:r w:rsidR="00F20BFF" w:rsidRPr="00F20BFF">
        <w:rPr>
          <w:highlight w:val="cyan"/>
        </w:rPr>
        <w:t>Wurde vermutlich vorher schonmal so geschrieben</w:t>
      </w:r>
    </w:p>
    <w:p w14:paraId="6DD53458" w14:textId="5E17ED94" w:rsidR="003A08DE" w:rsidRPr="00D147DB" w:rsidRDefault="00724691" w:rsidP="00D147DB">
      <w:pPr>
        <w:jc w:val="both"/>
        <w:rPr>
          <w:ins w:id="1019" w:author="Ben Fels" w:date="2024-12-21T11:41:00Z" w16du:dateUtc="2024-12-21T10:41:00Z"/>
          <w:bCs/>
        </w:rPr>
      </w:pPr>
      <w:r>
        <w:lastRenderedPageBreak/>
        <w:t xml:space="preserve">Wie zuvor beschrieben, können die Prompts </w:t>
      </w:r>
      <w:r w:rsidR="009731C3">
        <w:t xml:space="preserve">anhand der Anzahl der übergebenen Beispiele in </w:t>
      </w:r>
      <w:r w:rsidR="00244F65">
        <w:t xml:space="preserve">Zero-Shot Learning, </w:t>
      </w:r>
      <w:proofErr w:type="spellStart"/>
      <w:r w:rsidR="00244F65">
        <w:t>One</w:t>
      </w:r>
      <w:proofErr w:type="spellEnd"/>
      <w:r w:rsidR="00244F65">
        <w:t xml:space="preserve">-Shot-Learning und </w:t>
      </w:r>
      <w:proofErr w:type="spellStart"/>
      <w:r w:rsidR="00244F65">
        <w:t>Few</w:t>
      </w:r>
      <w:proofErr w:type="spellEnd"/>
      <w:r w:rsidR="00244F65">
        <w:t>-Shot Learning unterteilt werden</w:t>
      </w:r>
      <w:r w:rsidR="002921A8">
        <w:t xml:space="preserve">. </w:t>
      </w:r>
      <w:r w:rsidR="002921A8" w:rsidRPr="007041E2">
        <w:rPr>
          <w:bCs/>
          <w:rPrChange w:id="1020" w:author="Ben Fels" w:date="2024-12-22T17:45:00Z" w16du:dateUtc="2024-12-22T16:45:00Z">
            <w:rPr>
              <w:bCs/>
              <w:lang w:val="en-US"/>
            </w:rPr>
          </w:rPrChange>
        </w:rPr>
        <w:t xml:space="preserve">Neben der Ergänzung von Beispielen in den Prompts gibt es noch weitere Ansätze. </w:t>
      </w:r>
      <w:r w:rsidR="002921A8" w:rsidRPr="00935F4F">
        <w:rPr>
          <w:bCs/>
        </w:rPr>
        <w:t xml:space="preserve">Dazu gehören beispielsweise </w:t>
      </w:r>
      <w:r w:rsidR="002921A8" w:rsidRPr="00935F4F">
        <w:rPr>
          <w:rPrChange w:id="1021" w:author="Ben Fels" w:date="2024-12-22T17:45:00Z" w16du:dateUtc="2024-12-22T16:45:00Z">
            <w:rPr>
              <w:b/>
              <w:lang w:val="en-US"/>
            </w:rPr>
          </w:rPrChange>
        </w:rPr>
        <w:t>Chain-</w:t>
      </w:r>
      <w:proofErr w:type="spellStart"/>
      <w:r w:rsidR="002921A8" w:rsidRPr="00935F4F">
        <w:rPr>
          <w:rPrChange w:id="1022" w:author="Ben Fels" w:date="2024-12-22T17:45:00Z" w16du:dateUtc="2024-12-22T16:45:00Z">
            <w:rPr>
              <w:b/>
              <w:lang w:val="en-US"/>
            </w:rPr>
          </w:rPrChange>
        </w:rPr>
        <w:t>of</w:t>
      </w:r>
      <w:proofErr w:type="spellEnd"/>
      <w:r w:rsidR="002921A8" w:rsidRPr="00935F4F">
        <w:rPr>
          <w:rPrChange w:id="1023" w:author="Ben Fels" w:date="2024-12-22T17:45:00Z" w16du:dateUtc="2024-12-22T16:45:00Z">
            <w:rPr>
              <w:b/>
              <w:lang w:val="en-US"/>
            </w:rPr>
          </w:rPrChange>
        </w:rPr>
        <w:t>-</w:t>
      </w:r>
      <w:proofErr w:type="spellStart"/>
      <w:r w:rsidR="002921A8" w:rsidRPr="00935F4F">
        <w:rPr>
          <w:rPrChange w:id="1024" w:author="Ben Fels" w:date="2024-12-22T17:45:00Z" w16du:dateUtc="2024-12-22T16:45:00Z">
            <w:rPr>
              <w:b/>
              <w:lang w:val="en-US"/>
            </w:rPr>
          </w:rPrChange>
        </w:rPr>
        <w:t>thought</w:t>
      </w:r>
      <w:proofErr w:type="spellEnd"/>
      <w:r w:rsidR="002921A8" w:rsidRPr="00935F4F">
        <w:rPr>
          <w:rPrChange w:id="1025" w:author="Ben Fels" w:date="2024-12-22T17:45:00Z" w16du:dateUtc="2024-12-22T16:45:00Z">
            <w:rPr>
              <w:b/>
              <w:lang w:val="en-US"/>
            </w:rPr>
          </w:rPrChange>
        </w:rPr>
        <w:t xml:space="preserve"> </w:t>
      </w:r>
      <w:proofErr w:type="spellStart"/>
      <w:r w:rsidR="002921A8" w:rsidRPr="00935F4F">
        <w:rPr>
          <w:rPrChange w:id="1026" w:author="Ben Fels" w:date="2024-12-22T17:45:00Z" w16du:dateUtc="2024-12-22T16:45:00Z">
            <w:rPr>
              <w:b/>
              <w:lang w:val="en-US"/>
            </w:rPr>
          </w:rPrChange>
        </w:rPr>
        <w:t>prompting</w:t>
      </w:r>
      <w:proofErr w:type="spellEnd"/>
      <w:r w:rsidR="002921A8" w:rsidRPr="00935F4F">
        <w:t xml:space="preserve"> und </w:t>
      </w:r>
      <w:r w:rsidR="00D147DB">
        <w:rPr>
          <w:bCs/>
        </w:rPr>
        <w:t>die Verwendung einer Persona</w:t>
      </w:r>
      <w:r w:rsidR="002921A8" w:rsidRPr="00935F4F">
        <w:rPr>
          <w:bCs/>
        </w:rPr>
        <w:t>.</w:t>
      </w:r>
      <w:r w:rsidR="00D147DB">
        <w:rPr>
          <w:bCs/>
        </w:rPr>
        <w:t xml:space="preserve"> Nachfolgend werden diese </w:t>
      </w:r>
      <w:r w:rsidR="00890A51">
        <w:rPr>
          <w:bCs/>
        </w:rPr>
        <w:t>Techniken sowie deren Anwendung für die Untersuchung erläutert.</w:t>
      </w:r>
    </w:p>
    <w:p w14:paraId="61570E9C" w14:textId="122BB106" w:rsidR="00D36626" w:rsidRPr="00D05D1C" w:rsidDel="003A08DE" w:rsidRDefault="00D36626" w:rsidP="00B91A8D">
      <w:pPr>
        <w:pStyle w:val="Listenabsatz"/>
        <w:numPr>
          <w:ilvl w:val="0"/>
          <w:numId w:val="1"/>
        </w:numPr>
        <w:tabs>
          <w:tab w:val="num" w:pos="360"/>
        </w:tabs>
        <w:ind w:left="0" w:firstLine="0"/>
        <w:contextualSpacing w:val="0"/>
        <w:jc w:val="both"/>
        <w:rPr>
          <w:del w:id="1027" w:author="Ben Fels" w:date="2024-12-21T11:37:00Z" w16du:dateUtc="2024-12-21T10:37:00Z"/>
          <w:b/>
        </w:rPr>
      </w:pPr>
      <w:r>
        <w:rPr>
          <w:b/>
        </w:rPr>
        <w:t>Zero</w:t>
      </w:r>
      <w:ins w:id="1028" w:author="Ben Fels" w:date="2024-12-21T11:41:00Z" w16du:dateUtc="2024-12-21T10:41:00Z">
        <w:r w:rsidRPr="00D05D1C">
          <w:rPr>
            <w:b/>
            <w:rPrChange w:id="1029" w:author="Ben Fels" w:date="2024-12-21T18:19:00Z" w16du:dateUtc="2024-12-21T17:19:00Z">
              <w:rPr/>
            </w:rPrChange>
          </w:rPr>
          <w:t>-Shot Learning</w:t>
        </w:r>
      </w:ins>
      <w:r w:rsidRPr="00D05D1C">
        <w:rPr>
          <w:b/>
        </w:rPr>
        <w:t>/</w:t>
      </w:r>
      <w:proofErr w:type="spellStart"/>
      <w:r w:rsidRPr="00D05D1C">
        <w:rPr>
          <w:b/>
        </w:rPr>
        <w:t>Prompting</w:t>
      </w:r>
      <w:proofErr w:type="spellEnd"/>
      <w:r w:rsidRPr="00D05D1C">
        <w:rPr>
          <w:b/>
        </w:rPr>
        <w:t xml:space="preserve"> (ZS): </w:t>
      </w:r>
      <w:r w:rsidRPr="00D05D1C">
        <w:rPr>
          <w:highlight w:val="green"/>
        </w:rPr>
        <w:t>Beim ZS werden in dem Prompt k</w:t>
      </w:r>
      <w:ins w:id="1030" w:author="Ben Fels" w:date="2024-12-21T11:46:00Z" w16du:dateUtc="2024-12-21T10:46:00Z">
        <w:r w:rsidRPr="00D05D1C">
          <w:rPr>
            <w:highlight w:val="green"/>
          </w:rPr>
          <w:t>ei</w:t>
        </w:r>
        <w:r w:rsidRPr="00D05D1C">
          <w:rPr>
            <w:highlight w:val="green"/>
            <w:rPrChange w:id="1031" w:author="Ben Fels" w:date="2024-12-21T18:19:00Z" w16du:dateUtc="2024-12-21T17:19:00Z">
              <w:rPr>
                <w:lang w:val="en-US"/>
              </w:rPr>
            </w:rPrChange>
          </w:rPr>
          <w:t xml:space="preserve">n Beispiel </w:t>
        </w:r>
      </w:ins>
      <w:r w:rsidRPr="00D05D1C">
        <w:rPr>
          <w:highlight w:val="green"/>
        </w:rPr>
        <w:t>aufgeführt. Dem Modell wird lediglich eine Beschreibung der Aufgabe in natürlicher Sprache übergeben</w:t>
      </w:r>
      <w:r>
        <w:t xml:space="preserve"> </w:t>
      </w:r>
      <w:r w:rsidRPr="00D05D1C">
        <w:rPr>
          <w:highlight w:val="magenta"/>
        </w:rPr>
        <w:fldChar w:fldCharType="begin"/>
      </w:r>
      <w:r w:rsidRPr="00D05D1C">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D36626">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w:instrText>
      </w:r>
      <w:r w:rsidRPr="00D05D1C">
        <w:rPr>
          <w:highlight w:val="magenta"/>
          <w:lang w:val="en-US"/>
        </w:rPr>
        <w:instrText xml:space="preserve">,{"family":"Child","given":"Rewon"},{"family":"Ramesh","given":"Aditya"},{"family":"Ziegler","given":"Daniel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Pr="00D05D1C">
        <w:rPr>
          <w:highlight w:val="magenta"/>
        </w:rPr>
        <w:fldChar w:fldCharType="separate"/>
      </w:r>
      <w:r w:rsidRPr="00D05D1C">
        <w:rPr>
          <w:rFonts w:cs="Arial"/>
          <w:highlight w:val="magenta"/>
          <w:lang w:val="en-US"/>
        </w:rPr>
        <w:t>(Brown et al., 2020, S. 7)</w:t>
      </w:r>
      <w:r w:rsidRPr="00D05D1C">
        <w:rPr>
          <w:highlight w:val="magenta"/>
        </w:rPr>
        <w:fldChar w:fldCharType="end"/>
      </w:r>
      <w:r w:rsidRPr="00D05D1C">
        <w:rPr>
          <w:lang w:val="en-US"/>
        </w:rPr>
        <w:t>.</w:t>
      </w:r>
      <w:del w:id="1032" w:author="Ben Fels" w:date="2024-12-21T11:37:00Z" w16du:dateUtc="2024-12-21T10:37:00Z">
        <w:r w:rsidRPr="00D05D1C" w:rsidDel="000752BD">
          <w:rPr>
            <w:lang w:val="en-US"/>
          </w:rPr>
          <w:delText xml:space="preserve">Prompting bezieht sich auf die Methode, einem LLM bestimmte Eingaben zu machen, um eine gewünschte Reaktion hervorzurufen </w:delText>
        </w:r>
        <w:r w:rsidRPr="00D05D1C" w:rsidDel="000752BD">
          <w:rPr>
            <w:highlight w:val="magenta"/>
          </w:rPr>
          <w:fldChar w:fldCharType="begin"/>
        </w:r>
        <w:r w:rsidRPr="00D05D1C"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D05D1C" w:rsidDel="000752BD">
          <w:rPr>
            <w:highlight w:val="magenta"/>
          </w:rPr>
          <w:fldChar w:fldCharType="separate"/>
        </w:r>
        <w:r w:rsidRPr="00D05D1C" w:rsidDel="000752BD">
          <w:rPr>
            <w:rFonts w:cs="Arial"/>
            <w:highlight w:val="magenta"/>
            <w:lang w:val="en-US"/>
          </w:rPr>
          <w:delText>(Maharjan et al., 2024, S. 8)</w:delText>
        </w:r>
        <w:r w:rsidRPr="00D05D1C" w:rsidDel="000752BD">
          <w:rPr>
            <w:highlight w:val="magenta"/>
          </w:rPr>
          <w:fldChar w:fldCharType="end"/>
        </w:r>
        <w:r w:rsidRPr="00D05D1C" w:rsidDel="000752BD">
          <w:rPr>
            <w:lang w:val="en-US"/>
          </w:rPr>
          <w:delText xml:space="preserve">. </w:delText>
        </w:r>
      </w:del>
    </w:p>
    <w:p w14:paraId="0C96E6D1" w14:textId="77777777" w:rsidR="00D36626" w:rsidRPr="00D36626" w:rsidRDefault="00D36626" w:rsidP="00B91A8D">
      <w:pPr>
        <w:pStyle w:val="Listenabsatz"/>
        <w:numPr>
          <w:ilvl w:val="0"/>
          <w:numId w:val="72"/>
        </w:numPr>
        <w:jc w:val="both"/>
      </w:pPr>
    </w:p>
    <w:p w14:paraId="54864E74" w14:textId="1F7CAA1D" w:rsidR="005C290E" w:rsidRDefault="003A08DE" w:rsidP="00B91A8D">
      <w:pPr>
        <w:pStyle w:val="Listenabsatz"/>
        <w:numPr>
          <w:ilvl w:val="0"/>
          <w:numId w:val="72"/>
        </w:numPr>
        <w:jc w:val="both"/>
      </w:pPr>
      <w:proofErr w:type="spellStart"/>
      <w:ins w:id="1033" w:author="Ben Fels" w:date="2024-12-21T11:41:00Z" w16du:dateUtc="2024-12-21T10:41:00Z">
        <w:r w:rsidRPr="00D36626">
          <w:rPr>
            <w:b/>
            <w:rPrChange w:id="1034" w:author="Ben Fels" w:date="2024-12-21T18:19:00Z" w16du:dateUtc="2024-12-21T17:19:00Z">
              <w:rPr/>
            </w:rPrChange>
          </w:rPr>
          <w:t>One</w:t>
        </w:r>
        <w:proofErr w:type="spellEnd"/>
        <w:r w:rsidRPr="00D36626">
          <w:rPr>
            <w:b/>
            <w:rPrChange w:id="1035" w:author="Ben Fels" w:date="2024-12-21T18:19:00Z" w16du:dateUtc="2024-12-21T17:19:00Z">
              <w:rPr/>
            </w:rPrChange>
          </w:rPr>
          <w:t>-Shot Learning</w:t>
        </w:r>
      </w:ins>
      <w:r w:rsidR="002B403B" w:rsidRPr="00D36626">
        <w:rPr>
          <w:b/>
        </w:rPr>
        <w:t xml:space="preserve"> (OS)</w:t>
      </w:r>
      <w:r w:rsidR="00FE5C78" w:rsidRPr="00D36626">
        <w:rPr>
          <w:b/>
        </w:rPr>
        <w:t xml:space="preserve">: </w:t>
      </w:r>
      <w:r w:rsidR="002B403B" w:rsidRPr="00D36626">
        <w:rPr>
          <w:highlight w:val="green"/>
        </w:rPr>
        <w:t>Beim OS wird in dem Prompt hingegen neben der Aufgabenbeschreibung zusätzlich ein Beisp</w:t>
      </w:r>
      <w:r w:rsidR="002C34A8" w:rsidRPr="00D36626">
        <w:rPr>
          <w:highlight w:val="green"/>
        </w:rPr>
        <w:t>iel aufgeführt</w:t>
      </w:r>
      <w:r w:rsidR="002C34A8" w:rsidRPr="00D36626">
        <w:t xml:space="preserve"> </w:t>
      </w:r>
      <w:r w:rsidR="002C34A8" w:rsidRPr="00D36626">
        <w:rPr>
          <w:highlight w:val="magenta"/>
        </w:rPr>
        <w:fldChar w:fldCharType="begin"/>
      </w:r>
      <w:r w:rsidR="002C34A8" w:rsidRPr="00D36626">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D36626">
        <w:rPr>
          <w:highlight w:val="magenta"/>
        </w:rPr>
        <w:fldChar w:fldCharType="separate"/>
      </w:r>
      <w:r w:rsidR="002C34A8" w:rsidRPr="00D36626">
        <w:rPr>
          <w:rFonts w:cs="Arial"/>
          <w:highlight w:val="magenta"/>
        </w:rPr>
        <w:t>(Brown et al., 2020, S. 6)</w:t>
      </w:r>
      <w:r w:rsidR="002C34A8" w:rsidRPr="00D36626">
        <w:rPr>
          <w:highlight w:val="magenta"/>
        </w:rPr>
        <w:fldChar w:fldCharType="end"/>
      </w:r>
      <w:r w:rsidR="002C34A8">
        <w:t>.</w:t>
      </w:r>
      <w:r w:rsidR="00327683">
        <w:t xml:space="preserve"> </w:t>
      </w:r>
      <w:r w:rsidR="00170A19" w:rsidRPr="00D36626">
        <w:rPr>
          <w:highlight w:val="green"/>
        </w:rPr>
        <w:t xml:space="preserve">Das Beispiel wird als </w:t>
      </w:r>
      <w:r w:rsidR="00282AE0" w:rsidRPr="00D36626">
        <w:rPr>
          <w:highlight w:val="green"/>
        </w:rPr>
        <w:t xml:space="preserve">Kombination </w:t>
      </w:r>
      <w:r w:rsidR="009E1511" w:rsidRPr="00D36626">
        <w:rPr>
          <w:highlight w:val="green"/>
        </w:rPr>
        <w:t xml:space="preserve">von </w:t>
      </w:r>
      <w:r w:rsidR="00D3480A" w:rsidRPr="00D36626">
        <w:rPr>
          <w:highlight w:val="green"/>
        </w:rPr>
        <w:t xml:space="preserve">übergebenen </w:t>
      </w:r>
      <w:ins w:id="1036" w:author="Ben Fels" w:date="2024-12-22T12:25:00Z" w16du:dateUtc="2024-12-22T11:25:00Z">
        <w:r w:rsidR="0068611E" w:rsidRPr="00D36626">
          <w:rPr>
            <w:highlight w:val="green"/>
          </w:rPr>
          <w:t>Input</w:t>
        </w:r>
      </w:ins>
      <w:r w:rsidR="009E1511" w:rsidRPr="00D36626">
        <w:rPr>
          <w:highlight w:val="green"/>
        </w:rPr>
        <w:t xml:space="preserve"> und gewünschtem </w:t>
      </w:r>
      <w:ins w:id="1037" w:author="Ben Fels" w:date="2024-12-22T12:25:00Z" w16du:dateUtc="2024-12-22T11:25:00Z">
        <w:r w:rsidR="0068611E" w:rsidRPr="00D36626">
          <w:rPr>
            <w:highlight w:val="green"/>
          </w:rPr>
          <w:t xml:space="preserve">Output </w:t>
        </w:r>
      </w:ins>
      <w:r w:rsidR="00981DB3" w:rsidRPr="00D36626">
        <w:rPr>
          <w:highlight w:val="green"/>
        </w:rPr>
        <w:t xml:space="preserve">aufgestellt. Der Input ist </w:t>
      </w:r>
      <w:r w:rsidR="00327683" w:rsidRPr="00D36626">
        <w:rPr>
          <w:highlight w:val="green"/>
        </w:rPr>
        <w:t xml:space="preserve">diesem Fall der Text des Aufsatzes und der Output die </w:t>
      </w:r>
      <w:r w:rsidR="00DB2681" w:rsidRPr="00D36626">
        <w:rPr>
          <w:highlight w:val="green"/>
        </w:rPr>
        <w:t xml:space="preserve">Argumentationskomponenten </w:t>
      </w:r>
      <w:r w:rsidR="00D3480A" w:rsidRPr="00D36626">
        <w:rPr>
          <w:highlight w:val="green"/>
        </w:rPr>
        <w:t xml:space="preserve">sowie deren Beziehungen, </w:t>
      </w:r>
      <w:r w:rsidR="00327683" w:rsidRPr="00D36626">
        <w:rPr>
          <w:highlight w:val="green"/>
        </w:rPr>
        <w:t xml:space="preserve">strukturiert als </w:t>
      </w:r>
      <w:r w:rsidR="00E86AE2" w:rsidRPr="00D36626">
        <w:rPr>
          <w:highlight w:val="green"/>
        </w:rPr>
        <w:t>JSON-Objekt</w:t>
      </w:r>
      <w:r w:rsidR="00327683">
        <w:t>.</w:t>
      </w:r>
      <w:r w:rsidR="008569CD">
        <w:t xml:space="preserve"> </w:t>
      </w:r>
      <w:r w:rsidR="008569CD" w:rsidRPr="00D36626">
        <w:rPr>
          <w:highlight w:val="green"/>
        </w:rPr>
        <w:t xml:space="preserve">Die Beispiele </w:t>
      </w:r>
      <w:r w:rsidR="00E86AE2" w:rsidRPr="00D36626">
        <w:rPr>
          <w:highlight w:val="green"/>
        </w:rPr>
        <w:t xml:space="preserve">wurden </w:t>
      </w:r>
      <w:r w:rsidR="008569CD" w:rsidRPr="00D36626">
        <w:rPr>
          <w:highlight w:val="green"/>
        </w:rPr>
        <w:t xml:space="preserve">zufällig </w:t>
      </w:r>
      <w:r w:rsidR="00212183" w:rsidRPr="00D36626">
        <w:rPr>
          <w:highlight w:val="green"/>
        </w:rPr>
        <w:t>ausgewählt</w:t>
      </w:r>
      <w:r w:rsidR="008569CD" w:rsidRPr="00D36626">
        <w:rPr>
          <w:highlight w:val="green"/>
        </w:rPr>
        <w:t>.</w:t>
      </w:r>
      <w:r w:rsidR="008569CD">
        <w:t xml:space="preserve"> </w:t>
      </w:r>
    </w:p>
    <w:p w14:paraId="04D03823" w14:textId="7350EFA1" w:rsidR="001A4072" w:rsidRPr="00B20D3A" w:rsidDel="003A08DE" w:rsidRDefault="003A08DE" w:rsidP="00B91A8D">
      <w:pPr>
        <w:jc w:val="both"/>
        <w:rPr>
          <w:del w:id="1038" w:author="Ben Fels" w:date="2024-12-21T11:40:00Z" w16du:dateUtc="2024-12-21T10:40:00Z"/>
          <w:highlight w:val="green"/>
          <w:lang w:val="en-US"/>
          <w:rPrChange w:id="1039" w:author="Ben Fels" w:date="2024-12-21T11:41:00Z" w16du:dateUtc="2024-12-21T10:41:00Z">
            <w:rPr>
              <w:del w:id="1040" w:author="Ben Fels" w:date="2024-12-21T11:40:00Z" w16du:dateUtc="2024-12-21T10:40:00Z"/>
            </w:rPr>
          </w:rPrChange>
        </w:rPr>
      </w:pPr>
      <w:ins w:id="1041" w:author="Ben Fels" w:date="2024-12-21T11:41:00Z" w16du:dateUtc="2024-12-21T10:41:00Z">
        <w:r w:rsidRPr="00D36626">
          <w:rPr>
            <w:b/>
            <w:lang w:val="en-US"/>
            <w:rPrChange w:id="1042" w:author="Ben Fels" w:date="2024-12-21T11:41:00Z" w16du:dateUtc="2024-12-21T10:41:00Z">
              <w:rPr/>
            </w:rPrChange>
          </w:rPr>
          <w:t>Few-shot Learning</w:t>
        </w:r>
      </w:ins>
      <w:r w:rsidR="00F93D27" w:rsidRPr="00D36626">
        <w:rPr>
          <w:b/>
          <w:lang w:val="en-US"/>
        </w:rPr>
        <w:t>/</w:t>
      </w:r>
      <w:proofErr w:type="spellStart"/>
      <w:r w:rsidR="00F93D27" w:rsidRPr="00D36626">
        <w:rPr>
          <w:b/>
          <w:lang w:val="en-US"/>
        </w:rPr>
        <w:t>Promping</w:t>
      </w:r>
      <w:proofErr w:type="spellEnd"/>
      <w:r w:rsidR="00F93D27" w:rsidRPr="00D36626">
        <w:rPr>
          <w:b/>
          <w:lang w:val="en-US"/>
        </w:rPr>
        <w:t xml:space="preserve"> (FS):</w:t>
      </w:r>
      <w:r w:rsidR="00D36626">
        <w:rPr>
          <w:b/>
          <w:lang w:val="en-US"/>
        </w:rPr>
        <w:t xml:space="preserve"> </w:t>
      </w:r>
      <w:del w:id="1043" w:author="Ben Fels" w:date="2024-12-21T11:40:00Z" w16du:dateUtc="2024-12-21T10:40:00Z">
        <w:r w:rsidR="001A4072" w:rsidRPr="00B20D3A" w:rsidDel="0015399A">
          <w:rPr>
            <w:b/>
            <w:highlight w:val="green"/>
            <w:lang w:val="en-US"/>
            <w:rPrChange w:id="1044"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B20D3A" w:rsidDel="0015399A">
          <w:rPr>
            <w:b/>
            <w:highlight w:val="green"/>
            <w:rPrChange w:id="1045" w:author="Ben Fels" w:date="2024-12-21T11:41:00Z" w16du:dateUtc="2024-12-21T10:41:00Z">
              <w:rPr>
                <w:highlight w:val="magenta"/>
              </w:rPr>
            </w:rPrChange>
          </w:rPr>
          <w:fldChar w:fldCharType="begin"/>
        </w:r>
        <w:r w:rsidR="001A4072" w:rsidRPr="00B20D3A" w:rsidDel="0015399A">
          <w:rPr>
            <w:b/>
            <w:highlight w:val="green"/>
            <w:lang w:val="en-US"/>
            <w:rPrChange w:id="1046"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B20D3A" w:rsidDel="0015399A">
          <w:rPr>
            <w:b/>
            <w:highlight w:val="green"/>
            <w:rPrChange w:id="1047" w:author="Ben Fels" w:date="2024-12-21T11:41:00Z" w16du:dateUtc="2024-12-21T10:41:00Z">
              <w:rPr>
                <w:highlight w:val="magenta"/>
              </w:rPr>
            </w:rPrChange>
          </w:rPr>
          <w:fldChar w:fldCharType="separate"/>
        </w:r>
        <w:r w:rsidR="001A4072" w:rsidRPr="00B20D3A" w:rsidDel="0015399A">
          <w:rPr>
            <w:rFonts w:cs="Arial"/>
            <w:b/>
            <w:highlight w:val="green"/>
            <w:lang w:val="en-US"/>
            <w:rPrChange w:id="1048" w:author="Ben Fels" w:date="2024-12-21T11:41:00Z" w16du:dateUtc="2024-12-21T10:41:00Z">
              <w:rPr>
                <w:rFonts w:cs="Arial"/>
                <w:highlight w:val="magenta"/>
              </w:rPr>
            </w:rPrChange>
          </w:rPr>
          <w:delText>(Tunstall et al., 2023, S. 330)</w:delText>
        </w:r>
        <w:r w:rsidR="001A4072" w:rsidRPr="00B20D3A" w:rsidDel="0015399A">
          <w:rPr>
            <w:b/>
            <w:highlight w:val="green"/>
            <w:rPrChange w:id="1049" w:author="Ben Fels" w:date="2024-12-21T11:41:00Z" w16du:dateUtc="2024-12-21T10:41:00Z">
              <w:rPr>
                <w:highlight w:val="magenta"/>
              </w:rPr>
            </w:rPrChange>
          </w:rPr>
          <w:fldChar w:fldCharType="end"/>
        </w:r>
        <w:r w:rsidR="001A4072" w:rsidRPr="00B20D3A" w:rsidDel="0015399A">
          <w:rPr>
            <w:b/>
            <w:highlight w:val="green"/>
            <w:lang w:val="en-US"/>
            <w:rPrChange w:id="1050" w:author="Ben Fels" w:date="2024-12-21T11:41:00Z" w16du:dateUtc="2024-12-21T10:41:00Z">
              <w:rPr/>
            </w:rPrChange>
          </w:rPr>
          <w:delText>. Stimmt nicht ganz, da man bei few-shot-learning auch aus gelabelten Daten einen Nutzen ziehen kann.</w:delText>
        </w:r>
      </w:del>
    </w:p>
    <w:p w14:paraId="7E182BFF" w14:textId="6BC6038F" w:rsidR="006A7220" w:rsidRPr="002921A8" w:rsidRDefault="000C61A4" w:rsidP="00FB3AAD">
      <w:pPr>
        <w:pStyle w:val="Listenabsatz"/>
        <w:numPr>
          <w:ilvl w:val="0"/>
          <w:numId w:val="72"/>
        </w:numPr>
        <w:autoSpaceDE w:val="0"/>
        <w:autoSpaceDN w:val="0"/>
        <w:adjustRightInd w:val="0"/>
        <w:spacing w:after="0"/>
        <w:jc w:val="both"/>
        <w:rPr>
          <w:highlight w:val="green"/>
          <w:rPrChange w:id="1051" w:author="Ben Fels" w:date="2024-12-22T09:26:00Z" w16du:dateUtc="2024-12-22T08:26:00Z">
            <w:rPr>
              <w:bCs/>
              <w:i/>
              <w:lang w:val="en-US"/>
            </w:rPr>
          </w:rPrChange>
        </w:rPr>
      </w:pPr>
      <w:r w:rsidRPr="0069508D">
        <w:rPr>
          <w:highlight w:val="green"/>
        </w:rPr>
        <w:t>Auch hier werden wie beim OS d</w:t>
      </w:r>
      <w:ins w:id="1052" w:author="Ben Fels" w:date="2024-12-22T12:25:00Z" w16du:dateUtc="2024-12-22T11:25:00Z">
        <w:r w:rsidRPr="0069508D">
          <w:rPr>
            <w:highlight w:val="green"/>
          </w:rPr>
          <w:t xml:space="preserve">em </w:t>
        </w:r>
      </w:ins>
      <w:r w:rsidR="00B91A8D" w:rsidRPr="0069508D">
        <w:rPr>
          <w:highlight w:val="green"/>
        </w:rPr>
        <w:t xml:space="preserve">LLM </w:t>
      </w:r>
      <w:r w:rsidRPr="0069508D">
        <w:rPr>
          <w:highlight w:val="green"/>
        </w:rPr>
        <w:t xml:space="preserve">zusätzlich zur Aufgabenbeschreibung </w:t>
      </w:r>
      <w:r w:rsidR="00B20D3A" w:rsidRPr="0069508D">
        <w:rPr>
          <w:highlight w:val="green"/>
        </w:rPr>
        <w:t xml:space="preserve">zufällige </w:t>
      </w:r>
      <w:r w:rsidRPr="0069508D">
        <w:rPr>
          <w:highlight w:val="green"/>
        </w:rPr>
        <w:t xml:space="preserve">Beispiele als </w:t>
      </w:r>
      <w:ins w:id="1053" w:author="Ben Fels" w:date="2024-12-22T12:25:00Z" w16du:dateUtc="2024-12-22T11:25:00Z">
        <w:r w:rsidRPr="0069508D">
          <w:rPr>
            <w:highlight w:val="green"/>
          </w:rPr>
          <w:t xml:space="preserve">Input-Output Paare übergeben. </w:t>
        </w:r>
      </w:ins>
      <w:ins w:id="1054" w:author="Ben Fels" w:date="2024-12-21T11:47:00Z" w16du:dateUtc="2024-12-21T10:47:00Z">
        <w:r w:rsidRPr="0069508D">
          <w:rPr>
            <w:highlight w:val="green"/>
          </w:rPr>
          <w:t>Nach</w:t>
        </w:r>
        <w:r>
          <w:t xml:space="preserve"> </w:t>
        </w:r>
        <w:r w:rsidRPr="0069508D">
          <w:rPr>
            <w:rFonts w:cs="Arial"/>
            <w:highlight w:val="magenta"/>
          </w:rPr>
          <w:t xml:space="preserve">Brown et al. </w:t>
        </w:r>
        <w:commentRangeStart w:id="1055"/>
        <w:r w:rsidRPr="0069508D">
          <w:rPr>
            <w:highlight w:val="magenta"/>
          </w:rPr>
          <w:fldChar w:fldCharType="begin"/>
        </w:r>
      </w:ins>
      <w:r w:rsidR="00992457" w:rsidRPr="0069508D">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56" w:author="Ben Fels" w:date="2024-12-21T11:47:00Z" w16du:dateUtc="2024-12-21T10:47:00Z">
        <w:r w:rsidRPr="0069508D">
          <w:rPr>
            <w:highlight w:val="magenta"/>
          </w:rPr>
          <w:fldChar w:fldCharType="separate"/>
        </w:r>
      </w:ins>
      <w:r w:rsidR="00992457" w:rsidRPr="0069508D">
        <w:rPr>
          <w:rFonts w:cs="Arial"/>
          <w:highlight w:val="magenta"/>
        </w:rPr>
        <w:t>(2020, S. 6, 10)</w:t>
      </w:r>
      <w:ins w:id="1057" w:author="Ben Fels" w:date="2024-12-21T11:47:00Z" w16du:dateUtc="2024-12-21T10:47:00Z">
        <w:r w:rsidRPr="0069508D">
          <w:rPr>
            <w:highlight w:val="magenta"/>
          </w:rPr>
          <w:fldChar w:fldCharType="end"/>
        </w:r>
      </w:ins>
      <w:commentRangeEnd w:id="1055"/>
      <w:r w:rsidR="00992457">
        <w:rPr>
          <w:rStyle w:val="Kommentarzeichen"/>
        </w:rPr>
        <w:commentReference w:id="1055"/>
      </w:r>
      <w:ins w:id="1058" w:author="Ben Fels" w:date="2024-12-21T11:47:00Z" w16du:dateUtc="2024-12-21T10:47:00Z">
        <w:r>
          <w:t xml:space="preserve"> wer</w:t>
        </w:r>
        <w:r w:rsidRPr="0069508D">
          <w:rPr>
            <w:highlight w:val="green"/>
          </w:rPr>
          <w:t>den dabei in der Regel zwischen 10 und 100 Beispiele übergeben</w:t>
        </w:r>
      </w:ins>
      <w:r w:rsidR="00B8221D" w:rsidRPr="0069508D">
        <w:rPr>
          <w:highlight w:val="green"/>
        </w:rPr>
        <w:t xml:space="preserve">, je nach der Größe des Kontextfensters des </w:t>
      </w:r>
      <w:r w:rsidR="00A6543F" w:rsidRPr="0069508D">
        <w:rPr>
          <w:highlight w:val="green"/>
        </w:rPr>
        <w:t>LLMs</w:t>
      </w:r>
      <w:ins w:id="1059" w:author="Ben Fels" w:date="2024-12-21T11:47:00Z" w16du:dateUtc="2024-12-21T10:47:00Z">
        <w:r w:rsidRPr="0069508D">
          <w:rPr>
            <w:highlight w:val="green"/>
          </w:rPr>
          <w:t>.</w:t>
        </w:r>
      </w:ins>
      <w:r w:rsidR="006C3CFA" w:rsidRPr="0069508D">
        <w:rPr>
          <w:highlight w:val="green"/>
        </w:rPr>
        <w:t xml:space="preserve"> </w:t>
      </w:r>
      <w:r w:rsidR="00323DB6" w:rsidRPr="0069508D">
        <w:rPr>
          <w:highlight w:val="green"/>
        </w:rPr>
        <w:t xml:space="preserve">Demnach </w:t>
      </w:r>
      <w:r w:rsidR="00A35193" w:rsidRPr="0069508D">
        <w:rPr>
          <w:highlight w:val="green"/>
        </w:rPr>
        <w:t>führen mehr Beispiele meist, aber nicht immer, zu besseren Ergebnisse.</w:t>
      </w:r>
      <w:r w:rsidR="00FE2517" w:rsidRPr="0069508D">
        <w:rPr>
          <w:highlight w:val="green"/>
        </w:rPr>
        <w:t xml:space="preserve"> So weisen</w:t>
      </w:r>
      <w:ins w:id="1060" w:author="Ben Fels" w:date="2024-12-21T11:47:00Z" w16du:dateUtc="2024-12-21T10:47:00Z">
        <w:r>
          <w:t xml:space="preserve"> </w:t>
        </w:r>
      </w:ins>
      <w:r w:rsidRPr="0069508D">
        <w:rPr>
          <w:highlight w:val="magenta"/>
        </w:rPr>
        <w:t xml:space="preserve">Google </w:t>
      </w:r>
      <w:r w:rsidRPr="0069508D">
        <w:rPr>
          <w:highlight w:val="magenta"/>
        </w:rPr>
        <w:fldChar w:fldCharType="begin"/>
      </w:r>
      <w:r w:rsidR="005A6983" w:rsidRPr="0069508D">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Pr="0069508D">
        <w:rPr>
          <w:highlight w:val="magenta"/>
        </w:rPr>
        <w:fldChar w:fldCharType="separate"/>
      </w:r>
      <w:r w:rsidR="005A6983" w:rsidRPr="0069508D">
        <w:rPr>
          <w:rFonts w:cs="Arial"/>
          <w:highlight w:val="magenta"/>
        </w:rPr>
        <w:t>(2024)</w:t>
      </w:r>
      <w:r w:rsidRPr="0069508D">
        <w:rPr>
          <w:highlight w:val="magenta"/>
        </w:rPr>
        <w:fldChar w:fldCharType="end"/>
      </w:r>
      <w:r>
        <w:t xml:space="preserve"> </w:t>
      </w:r>
      <w:r w:rsidR="00333E54" w:rsidRPr="0069508D">
        <w:rPr>
          <w:highlight w:val="green"/>
        </w:rPr>
        <w:t>darauf hin</w:t>
      </w:r>
      <w:r w:rsidRPr="0069508D">
        <w:rPr>
          <w:highlight w:val="green"/>
        </w:rPr>
        <w:t>, dass Experimente notwendig sind um die optimale Anzahl der Beispiel zu bestimmen</w:t>
      </w:r>
      <w:r w:rsidR="00B20D3A" w:rsidRPr="0069508D">
        <w:rPr>
          <w:highlight w:val="green"/>
        </w:rPr>
        <w:t xml:space="preserve">, da </w:t>
      </w:r>
      <w:r w:rsidRPr="0069508D">
        <w:rPr>
          <w:highlight w:val="green"/>
        </w:rPr>
        <w:t xml:space="preserve">die Übergabe von zu vielen Beispielen </w:t>
      </w:r>
      <w:r w:rsidR="00FE2517" w:rsidRPr="0069508D">
        <w:rPr>
          <w:highlight w:val="green"/>
        </w:rPr>
        <w:t xml:space="preserve">kann </w:t>
      </w:r>
      <w:r w:rsidRPr="0069508D">
        <w:rPr>
          <w:highlight w:val="green"/>
        </w:rPr>
        <w:t xml:space="preserve">zum </w:t>
      </w:r>
      <w:proofErr w:type="spellStart"/>
      <w:r w:rsidRPr="0069508D">
        <w:rPr>
          <w:highlight w:val="green"/>
        </w:rPr>
        <w:t>Overfitting</w:t>
      </w:r>
      <w:proofErr w:type="spellEnd"/>
      <w:r w:rsidRPr="0069508D">
        <w:rPr>
          <w:highlight w:val="green"/>
        </w:rPr>
        <w:t xml:space="preserve"> führen</w:t>
      </w:r>
      <w:r w:rsidR="00B20D3A" w:rsidRPr="0069508D">
        <w:rPr>
          <w:highlight w:val="green"/>
        </w:rPr>
        <w:t xml:space="preserve"> kann</w:t>
      </w:r>
      <w:r>
        <w:t>.</w:t>
      </w:r>
      <w:r w:rsidR="00B20D3A">
        <w:t xml:space="preserve"> </w:t>
      </w:r>
      <w:r w:rsidR="008C1E11" w:rsidRPr="002921A8">
        <w:rPr>
          <w:highlight w:val="green"/>
        </w:rPr>
        <w:t xml:space="preserve">Die Übergabe der Beispiele soll dazu führen, dass </w:t>
      </w:r>
      <w:r w:rsidR="008B1CB0" w:rsidRPr="002921A8">
        <w:rPr>
          <w:highlight w:val="green"/>
        </w:rPr>
        <w:t xml:space="preserve">das LLM </w:t>
      </w:r>
      <w:r w:rsidR="00701F2D" w:rsidRPr="002921A8">
        <w:rPr>
          <w:highlight w:val="green"/>
        </w:rPr>
        <w:t xml:space="preserve">daraus </w:t>
      </w:r>
      <w:r w:rsidR="008B1CB0" w:rsidRPr="002921A8">
        <w:rPr>
          <w:highlight w:val="green"/>
        </w:rPr>
        <w:t xml:space="preserve">Muster </w:t>
      </w:r>
      <w:r w:rsidR="00701F2D" w:rsidRPr="002921A8">
        <w:rPr>
          <w:highlight w:val="green"/>
        </w:rPr>
        <w:t xml:space="preserve">erkennt, die für die Bearbeitung </w:t>
      </w:r>
      <w:r w:rsidR="00A427F3" w:rsidRPr="002921A8">
        <w:rPr>
          <w:highlight w:val="green"/>
        </w:rPr>
        <w:t>der Aufgabe zuträglich sind</w:t>
      </w:r>
      <w:r w:rsidR="00A427F3">
        <w:t xml:space="preserve"> </w:t>
      </w:r>
      <w:ins w:id="1061" w:author="Ben Fels" w:date="2024-12-22T12:26:00Z" w16du:dateUtc="2024-12-22T11:26:00Z">
        <w:r w:rsidR="00A427F3" w:rsidRPr="0069508D">
          <w:rPr>
            <w:highlight w:val="magenta"/>
          </w:rPr>
          <w:fldChar w:fldCharType="begin"/>
        </w:r>
      </w:ins>
      <w:r w:rsidR="00C050D9" w:rsidRPr="0069508D">
        <w:rPr>
          <w:highlight w:val="magenta"/>
        </w:rPr>
        <w:instrText xml:space="preserve"> ADDIN ZOTERO_ITEM CSL_CITATION {"citationID":"5Yf8qqfl","properties":{"formattedCitation":"(Ozdemir, 2024, S. 136; Yeginbergen et al., 2024, S. 11690)","plainCitation":"(Ozdemir, 2024, S. 136; Yeginbergen et al., 2024, S. 11690)","noteIndex":0},"citationItems":[{"id":197,"uris":["http://zotero.org/users/14644665/items/QCPDWWZD"],"itemData":{"id":197,"type":"book","abstract":"Das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ins w:id="1062" w:author="Ben Fels" w:date="2024-12-22T12:26:00Z" w16du:dateUtc="2024-12-22T11:26:00Z">
        <w:r w:rsidR="00A427F3" w:rsidRPr="0069508D">
          <w:rPr>
            <w:highlight w:val="magenta"/>
          </w:rPr>
          <w:fldChar w:fldCharType="separate"/>
        </w:r>
      </w:ins>
      <w:r w:rsidR="00C050D9" w:rsidRPr="0069508D">
        <w:rPr>
          <w:rFonts w:cs="Arial"/>
          <w:highlight w:val="magenta"/>
        </w:rPr>
        <w:t>(</w:t>
      </w:r>
      <w:proofErr w:type="spellStart"/>
      <w:r w:rsidR="00C050D9" w:rsidRPr="0069508D">
        <w:rPr>
          <w:rFonts w:cs="Arial"/>
          <w:highlight w:val="magenta"/>
        </w:rPr>
        <w:t>Ozdemir</w:t>
      </w:r>
      <w:proofErr w:type="spellEnd"/>
      <w:r w:rsidR="00C050D9" w:rsidRPr="0069508D">
        <w:rPr>
          <w:rFonts w:cs="Arial"/>
          <w:highlight w:val="magenta"/>
        </w:rPr>
        <w:t xml:space="preserve">, 2024, S. 136; </w:t>
      </w:r>
      <w:proofErr w:type="spellStart"/>
      <w:r w:rsidR="00C050D9" w:rsidRPr="0069508D">
        <w:rPr>
          <w:rFonts w:cs="Arial"/>
          <w:highlight w:val="magenta"/>
        </w:rPr>
        <w:t>Yeginbergen</w:t>
      </w:r>
      <w:proofErr w:type="spellEnd"/>
      <w:r w:rsidR="00C050D9" w:rsidRPr="0069508D">
        <w:rPr>
          <w:rFonts w:cs="Arial"/>
          <w:highlight w:val="magenta"/>
        </w:rPr>
        <w:t xml:space="preserve"> et al., 2024, S. 11690)</w:t>
      </w:r>
      <w:ins w:id="1063" w:author="Ben Fels" w:date="2024-12-22T12:26:00Z" w16du:dateUtc="2024-12-22T11:26:00Z">
        <w:r w:rsidR="00A427F3" w:rsidRPr="0069508D">
          <w:rPr>
            <w:highlight w:val="magenta"/>
          </w:rPr>
          <w:fldChar w:fldCharType="end"/>
        </w:r>
      </w:ins>
      <w:r w:rsidR="00A427F3">
        <w:t>.</w:t>
      </w:r>
      <w:r w:rsidR="00C050D9">
        <w:t xml:space="preserve"> </w:t>
      </w:r>
      <w:r w:rsidR="00C65762" w:rsidRPr="002921A8">
        <w:rPr>
          <w:highlight w:val="green"/>
        </w:rPr>
        <w:t xml:space="preserve">Mit Hinblick auf die </w:t>
      </w:r>
      <w:proofErr w:type="spellStart"/>
      <w:r w:rsidR="00C65762" w:rsidRPr="002921A8">
        <w:rPr>
          <w:highlight w:val="green"/>
        </w:rPr>
        <w:t>Tokenanzahl</w:t>
      </w:r>
      <w:proofErr w:type="spellEnd"/>
      <w:r w:rsidR="00C65762" w:rsidRPr="002921A8">
        <w:rPr>
          <w:highlight w:val="green"/>
        </w:rPr>
        <w:t xml:space="preserve"> </w:t>
      </w:r>
      <w:r w:rsidR="00C65762" w:rsidRPr="002921A8">
        <w:rPr>
          <w:highlight w:val="green"/>
        </w:rPr>
        <w:t>wurde d</w:t>
      </w:r>
      <w:r w:rsidR="00CA1C29" w:rsidRPr="002921A8">
        <w:rPr>
          <w:highlight w:val="green"/>
        </w:rPr>
        <w:t xml:space="preserve">ie Anzahl der Beispiele wurde stufenweise verdoppelt, begonnen bei 10 über 20 </w:t>
      </w:r>
      <w:r w:rsidR="005A77DA" w:rsidRPr="002921A8">
        <w:rPr>
          <w:highlight w:val="green"/>
        </w:rPr>
        <w:t>bis hin</w:t>
      </w:r>
      <w:r w:rsidR="00CA1C29" w:rsidRPr="002921A8">
        <w:rPr>
          <w:highlight w:val="green"/>
        </w:rPr>
        <w:t xml:space="preserve"> zu 40 Beispielen.</w:t>
      </w:r>
      <w:r w:rsidR="005C40D1" w:rsidRPr="002921A8">
        <w:rPr>
          <w:highlight w:val="green"/>
        </w:rPr>
        <w:t xml:space="preserve"> </w:t>
      </w:r>
    </w:p>
    <w:p w14:paraId="061D853C" w14:textId="463375F2" w:rsidR="00F05175" w:rsidRPr="008805F2" w:rsidRDefault="001A4072">
      <w:pPr>
        <w:pStyle w:val="Listenabsatz"/>
        <w:numPr>
          <w:ilvl w:val="0"/>
          <w:numId w:val="58"/>
        </w:numPr>
        <w:jc w:val="both"/>
        <w:rPr>
          <w:highlight w:val="green"/>
        </w:rPr>
        <w:pPrChange w:id="1064" w:author="Ben Fels" w:date="2024-12-22T17:45:00Z" w16du:dateUtc="2024-12-22T16:45:00Z">
          <w:pPr>
            <w:pStyle w:val="berschrift3"/>
          </w:pPr>
        </w:pPrChange>
      </w:pPr>
      <w:r w:rsidRPr="005C290E">
        <w:rPr>
          <w:b/>
          <w:lang w:val="en-US"/>
          <w:rPrChange w:id="1065"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066"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067"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068"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2921A8">
        <w:rPr>
          <w:bCs/>
          <w:highlight w:val="magenta"/>
          <w:lang w:val="en-US"/>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w:t>
      </w:r>
      <w:r w:rsidR="00F42E5E" w:rsidRPr="004B30A9">
        <w:rPr>
          <w:bCs/>
          <w:highlight w:val="green"/>
        </w:rPr>
        <w:t>definieren COT als eine Reihe von Zwischenschritten in natürlicher Sprache, die zu dem Ergebnis führen</w:t>
      </w:r>
      <w:r w:rsidR="00F42E5E" w:rsidRPr="005C290E">
        <w:rPr>
          <w:bCs/>
        </w:rPr>
        <w:t>.</w:t>
      </w:r>
      <w:r w:rsidR="00F42E5E">
        <w:t xml:space="preserve"> </w:t>
      </w:r>
      <w:r w:rsidR="00ED055E" w:rsidRPr="005C290E">
        <w:rPr>
          <w:rFonts w:cs="Arial"/>
          <w:highlight w:val="magenta"/>
          <w:rPrChange w:id="1069" w:author="Ben Fels" w:date="2024-12-22T11:53:00Z" w16du:dateUtc="2024-12-22T10:53:00Z">
            <w:rPr>
              <w:rFonts w:cs="Arial"/>
            </w:rPr>
          </w:rPrChange>
        </w:rPr>
        <w:t xml:space="preserve">Wei et al. </w:t>
      </w:r>
      <w:r w:rsidR="00324F58" w:rsidRPr="005C290E">
        <w:rPr>
          <w:bCs/>
          <w:highlight w:val="magenta"/>
          <w:rPrChange w:id="1070"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71" w:author="Ben Fels" w:date="2024-12-22T11:53:00Z" w16du:dateUtc="2024-12-22T10:53:00Z">
            <w:rPr>
              <w:bCs/>
            </w:rPr>
          </w:rPrChange>
        </w:rPr>
        <w:fldChar w:fldCharType="separate"/>
      </w:r>
      <w:r w:rsidR="00ED055E" w:rsidRPr="005C290E">
        <w:rPr>
          <w:rFonts w:cs="Arial"/>
          <w:highlight w:val="magenta"/>
          <w:rPrChange w:id="1072" w:author="Ben Fels" w:date="2024-12-22T11:53:00Z" w16du:dateUtc="2024-12-22T10:53:00Z">
            <w:rPr>
              <w:rFonts w:cs="Arial"/>
            </w:rPr>
          </w:rPrChange>
        </w:rPr>
        <w:t>(2023)</w:t>
      </w:r>
      <w:r w:rsidR="00324F58" w:rsidRPr="005C290E">
        <w:rPr>
          <w:bCs/>
          <w:highlight w:val="magenta"/>
          <w:rPrChange w:id="1073" w:author="Ben Fels" w:date="2024-12-22T11:53:00Z" w16du:dateUtc="2024-12-22T10:53:00Z">
            <w:rPr>
              <w:bCs/>
            </w:rPr>
          </w:rPrChange>
        </w:rPr>
        <w:fldChar w:fldCharType="end"/>
      </w:r>
      <w:r w:rsidR="00562FE9" w:rsidRPr="005C290E">
        <w:rPr>
          <w:bCs/>
        </w:rPr>
        <w:t xml:space="preserve"> </w:t>
      </w:r>
      <w:r w:rsidR="00562FE9" w:rsidRPr="003B4E1F">
        <w:rPr>
          <w:bCs/>
          <w:highlight w:val="green"/>
        </w:rPr>
        <w:t>zeigen, wi</w:t>
      </w:r>
      <w:r w:rsidR="00A50D30" w:rsidRPr="003B4E1F">
        <w:rPr>
          <w:bCs/>
          <w:highlight w:val="green"/>
        </w:rPr>
        <w:t xml:space="preserve">e </w:t>
      </w:r>
      <w:r w:rsidR="00F42E5E" w:rsidRPr="003B4E1F">
        <w:rPr>
          <w:bCs/>
          <w:highlight w:val="green"/>
        </w:rPr>
        <w:t xml:space="preserve">COT </w:t>
      </w:r>
      <w:r w:rsidR="00A50D30" w:rsidRPr="003B4E1F">
        <w:rPr>
          <w:bCs/>
          <w:highlight w:val="green"/>
        </w:rPr>
        <w:t>die Leistung des Modells be</w:t>
      </w:r>
      <w:r w:rsidR="00B428C1" w:rsidRPr="003B4E1F">
        <w:rPr>
          <w:bCs/>
          <w:highlight w:val="green"/>
        </w:rPr>
        <w:t xml:space="preserve">i komplexen Logikaufgaben </w:t>
      </w:r>
      <w:r w:rsidR="00A50D30" w:rsidRPr="003B4E1F">
        <w:rPr>
          <w:bCs/>
          <w:highlight w:val="green"/>
        </w:rPr>
        <w:t xml:space="preserve">signifikant </w:t>
      </w:r>
      <w:r w:rsidR="00B46597" w:rsidRPr="003B4E1F">
        <w:rPr>
          <w:bCs/>
          <w:highlight w:val="green"/>
        </w:rPr>
        <w:t xml:space="preserve">ohne </w:t>
      </w:r>
      <w:proofErr w:type="spellStart"/>
      <w:r w:rsidR="00B46597" w:rsidRPr="003B4E1F">
        <w:rPr>
          <w:bCs/>
          <w:highlight w:val="green"/>
        </w:rPr>
        <w:t>fine</w:t>
      </w:r>
      <w:proofErr w:type="spellEnd"/>
      <w:r w:rsidR="00B46597" w:rsidRPr="003B4E1F">
        <w:rPr>
          <w:bCs/>
          <w:highlight w:val="green"/>
        </w:rPr>
        <w:t xml:space="preserve">-tuning </w:t>
      </w:r>
      <w:r w:rsidR="00A50D30" w:rsidRPr="003B4E1F">
        <w:rPr>
          <w:bCs/>
          <w:highlight w:val="green"/>
        </w:rPr>
        <w:t>verbessern kann</w:t>
      </w:r>
      <w:r w:rsidR="00B428C1" w:rsidRPr="005C290E">
        <w:rPr>
          <w:bCs/>
        </w:rPr>
        <w:t>.</w:t>
      </w:r>
      <w:r w:rsidR="00EA53E6" w:rsidRPr="005C290E">
        <w:rPr>
          <w:bCs/>
        </w:rPr>
        <w:t xml:space="preserve"> </w:t>
      </w:r>
      <w:r w:rsidR="0085671A" w:rsidRPr="008805F2">
        <w:rPr>
          <w:bCs/>
          <w:highlight w:val="green"/>
        </w:rPr>
        <w:t xml:space="preserve">Auf den </w:t>
      </w:r>
      <w:r w:rsidR="0085671A" w:rsidRPr="008805F2">
        <w:rPr>
          <w:bCs/>
          <w:highlight w:val="green"/>
        </w:rPr>
        <w:lastRenderedPageBreak/>
        <w:t>Anwendungsfall Argument Mining übersetzt werden dem Modell</w:t>
      </w:r>
      <w:r w:rsidR="00283FA4" w:rsidRPr="008805F2">
        <w:rPr>
          <w:bCs/>
          <w:highlight w:val="green"/>
        </w:rPr>
        <w:t xml:space="preserve"> die Teilaufgaben genannt</w:t>
      </w:r>
      <w:r w:rsidR="00DE7AB2" w:rsidRPr="008805F2">
        <w:rPr>
          <w:bCs/>
          <w:highlight w:val="green"/>
        </w:rPr>
        <w:t xml:space="preserve"> und </w:t>
      </w:r>
      <w:r w:rsidR="00694FEC" w:rsidRPr="008805F2">
        <w:rPr>
          <w:bCs/>
          <w:highlight w:val="green"/>
        </w:rPr>
        <w:t xml:space="preserve">beschrieben. </w:t>
      </w:r>
    </w:p>
    <w:p w14:paraId="5820FF3E" w14:textId="53A1491D" w:rsidR="0085445A" w:rsidRPr="009A1D0F" w:rsidRDefault="00C94EC0">
      <w:pPr>
        <w:pStyle w:val="Listenabsatz"/>
        <w:numPr>
          <w:ilvl w:val="0"/>
          <w:numId w:val="58"/>
        </w:numPr>
        <w:jc w:val="both"/>
        <w:rPr>
          <w:ins w:id="1074" w:author="Ben Fels" w:date="2024-12-22T11:51:00Z" w16du:dateUtc="2024-12-22T10:51:00Z"/>
          <w:bCs/>
          <w:highlight w:val="green"/>
        </w:rPr>
        <w:pPrChange w:id="1075" w:author="Ben Fels" w:date="2024-12-22T19:54:00Z" w16du:dateUtc="2024-12-22T18:54:00Z">
          <w:pPr>
            <w:pStyle w:val="Listenabsatz"/>
            <w:numPr>
              <w:ilvl w:val="1"/>
              <w:numId w:val="27"/>
            </w:numPr>
            <w:ind w:left="1440" w:hanging="360"/>
          </w:pPr>
        </w:pPrChange>
      </w:pPr>
      <w:r w:rsidRPr="005C290E">
        <w:rPr>
          <w:b/>
          <w:bCs/>
        </w:rPr>
        <w:t>Pers</w:t>
      </w:r>
      <w:r w:rsidR="009041D6" w:rsidRPr="005C290E">
        <w:rPr>
          <w:b/>
          <w:bCs/>
        </w:rPr>
        <w:t>ona</w:t>
      </w:r>
      <w:r w:rsidR="007C6A28" w:rsidRPr="005C290E">
        <w:rPr>
          <w:b/>
          <w:bCs/>
        </w:rPr>
        <w:t xml:space="preserve">: </w:t>
      </w:r>
      <w:r w:rsidR="007C6A28" w:rsidRPr="0062666D">
        <w:rPr>
          <w:bCs/>
          <w:highlight w:val="green"/>
        </w:rPr>
        <w:t>Hierbei wird das LLM angehalten eine gewisse Persona zu imitieren und die Ausgaben entsprechend zu formulieren, um so relevante Informationen auszugeben</w:t>
      </w:r>
      <w:r w:rsidR="007C6A28" w:rsidRPr="005C290E">
        <w:rPr>
          <w:bCs/>
        </w:rPr>
        <w:t xml:space="preserve"> </w:t>
      </w:r>
      <w:r w:rsidR="007C6A28"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7C6A28" w:rsidRPr="005C290E">
        <w:rPr>
          <w:bCs/>
          <w:highlight w:val="magenta"/>
        </w:rPr>
        <w:fldChar w:fldCharType="separate"/>
      </w:r>
      <w:r w:rsidR="004C2386" w:rsidRPr="004C2386">
        <w:rPr>
          <w:rFonts w:cs="Arial"/>
          <w:highlight w:val="magenta"/>
        </w:rPr>
        <w:t>(OpenAI, 2024e; Trad &amp; Chehab, 2024, S. 369)</w:t>
      </w:r>
      <w:r w:rsidR="007C6A28" w:rsidRPr="005C290E">
        <w:rPr>
          <w:bCs/>
          <w:highlight w:val="magenta"/>
        </w:rPr>
        <w:fldChar w:fldCharType="end"/>
      </w:r>
      <w:r w:rsidR="007C6A28" w:rsidRPr="009F2204">
        <w:rPr>
          <w:bCs/>
          <w:highlight w:val="magenta"/>
        </w:rPr>
        <w:t>.</w:t>
      </w:r>
      <w:r w:rsidR="0062666D" w:rsidRPr="009F2204">
        <w:rPr>
          <w:bCs/>
          <w:highlight w:val="magenta"/>
        </w:rPr>
        <w:t xml:space="preserve"> </w:t>
      </w:r>
      <w:r w:rsidR="00093DD6" w:rsidRPr="009A1D0F">
        <w:rPr>
          <w:bCs/>
          <w:highlight w:val="green"/>
        </w:rPr>
        <w:t xml:space="preserve">Für </w:t>
      </w:r>
      <w:r w:rsidR="009F2204" w:rsidRPr="009A1D0F">
        <w:rPr>
          <w:bCs/>
          <w:highlight w:val="green"/>
        </w:rPr>
        <w:t xml:space="preserve">den vorliegenden Anwendungsfall </w:t>
      </w:r>
      <w:r w:rsidR="00405B67" w:rsidRPr="009A1D0F">
        <w:rPr>
          <w:bCs/>
          <w:highlight w:val="green"/>
        </w:rPr>
        <w:t>wird dem LLM mitgeteilt dass es ein Experte für Argument Mining sei.</w:t>
      </w:r>
      <w:del w:id="1076" w:author="Ben Fels" w:date="2024-12-22T19:54:00Z" w16du:dateUtc="2024-12-22T18:54:00Z">
        <w:r w:rsidR="003C1254" w:rsidRPr="009A1D0F" w:rsidDel="004256BC">
          <w:rPr>
            <w:bCs/>
            <w:highlight w:val="green"/>
            <w:rPrChange w:id="1077" w:author="Ben Fels" w:date="2024-12-22T11:10:00Z" w16du:dateUtc="2024-12-22T10:10:00Z">
              <w:rPr>
                <w:bCs/>
              </w:rPr>
            </w:rPrChange>
          </w:rPr>
          <w:fldChar w:fldCharType="begin"/>
        </w:r>
        <w:r w:rsidR="00324F58" w:rsidRPr="009A1D0F" w:rsidDel="004256BC">
          <w:rPr>
            <w:bCs/>
            <w:highlight w:val="green"/>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9A1D0F" w:rsidDel="004256BC">
          <w:rPr>
            <w:bCs/>
            <w:highlight w:val="green"/>
            <w:rPrChange w:id="1078" w:author="Ben Fels" w:date="2024-12-22T11:10:00Z" w16du:dateUtc="2024-12-22T10:10:00Z">
              <w:rPr>
                <w:bCs/>
              </w:rPr>
            </w:rPrChange>
          </w:rPr>
          <w:fldChar w:fldCharType="separate"/>
        </w:r>
        <w:r w:rsidR="003C1254" w:rsidRPr="009A1D0F" w:rsidDel="004256BC">
          <w:rPr>
            <w:rFonts w:cs="Arial"/>
            <w:highlight w:val="green"/>
            <w:rPrChange w:id="1079" w:author="Ben Fels" w:date="2024-12-22T11:10:00Z" w16du:dateUtc="2024-12-22T10:10:00Z">
              <w:rPr>
                <w:rFonts w:cs="Arial"/>
              </w:rPr>
            </w:rPrChange>
          </w:rPr>
          <w:delText>(Trad &amp; Chehab, 2024, S. 369)</w:delText>
        </w:r>
        <w:r w:rsidR="003C1254" w:rsidRPr="009A1D0F" w:rsidDel="004256BC">
          <w:rPr>
            <w:bCs/>
            <w:highlight w:val="green"/>
            <w:rPrChange w:id="1080" w:author="Ben Fels" w:date="2024-12-22T11:10:00Z" w16du:dateUtc="2024-12-22T10:10:00Z">
              <w:rPr>
                <w:bCs/>
              </w:rPr>
            </w:rPrChange>
          </w:rPr>
          <w:fldChar w:fldCharType="end"/>
        </w:r>
      </w:del>
    </w:p>
    <w:p w14:paraId="5AE96B26" w14:textId="6718F2DA" w:rsidR="004256BC" w:rsidRDefault="008E1D91">
      <w:pPr>
        <w:jc w:val="both"/>
        <w:rPr>
          <w:bCs/>
        </w:rPr>
      </w:pPr>
      <w:ins w:id="1081" w:author="Ben Fels" w:date="2024-12-22T18:16:00Z" w16du:dateUtc="2024-12-22T17:16:00Z">
        <w:r w:rsidRPr="00AC2170">
          <w:rPr>
            <w:bCs/>
            <w:rPrChange w:id="1082"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083" w:author="Ben Fels" w:date="2024-12-22T18:16:00Z" w16du:dateUtc="2024-12-22T17:16:00Z">
        <w:r>
          <w:rPr>
            <w:bCs/>
          </w:rPr>
          <w:t xml:space="preserve"> </w:t>
        </w:r>
      </w:ins>
      <w:ins w:id="1084" w:author="Ben Fels" w:date="2024-12-22T18:08:00Z" w16du:dateUtc="2024-12-22T17:08:00Z">
        <w:r w:rsidR="00D05ADC" w:rsidRPr="0039768F">
          <w:rPr>
            <w:bCs/>
            <w:highlight w:val="magenta"/>
            <w:rPrChange w:id="1085" w:author="Ben Fels" w:date="2024-12-22T18:10:00Z" w16du:dateUtc="2024-12-22T17:10:00Z">
              <w:rPr>
                <w:bCs/>
                <w:lang w:val="en-US"/>
              </w:rPr>
            </w:rPrChange>
          </w:rPr>
          <w:t xml:space="preserve">OpenAI </w:t>
        </w:r>
      </w:ins>
      <w:r w:rsidR="000F68E6" w:rsidRPr="008328FE">
        <w:rPr>
          <w:bCs/>
          <w:highlight w:val="magenta"/>
          <w:lang w:val="en-US"/>
          <w:rPrChange w:id="1086"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087"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088" w:author="Ben Fels" w:date="2024-12-22T18:10:00Z" w16du:dateUtc="2024-12-22T17:10:00Z">
            <w:rPr>
              <w:bCs/>
              <w:lang w:val="en-US"/>
            </w:rPr>
          </w:rPrChange>
        </w:rPr>
        <w:fldChar w:fldCharType="end"/>
      </w:r>
      <w:ins w:id="1089" w:author="Ben Fels" w:date="2024-12-22T18:08:00Z" w16du:dateUtc="2024-12-22T17:08:00Z">
        <w:r w:rsidR="00D05ADC" w:rsidRPr="00D05ADC">
          <w:rPr>
            <w:bCs/>
            <w:rPrChange w:id="1090" w:author="Ben Fels" w:date="2024-12-22T18:08:00Z" w16du:dateUtc="2024-12-22T17:08:00Z">
              <w:rPr>
                <w:bCs/>
                <w:lang w:val="en-US"/>
              </w:rPr>
            </w:rPrChange>
          </w:rPr>
          <w:t xml:space="preserve"> </w:t>
        </w:r>
        <w:r w:rsidR="00D05ADC" w:rsidRPr="00BD07B7">
          <w:rPr>
            <w:bCs/>
          </w:rPr>
          <w:t xml:space="preserve">für </w:t>
        </w:r>
        <w:r w:rsidR="00D05ADC" w:rsidRPr="00B76032">
          <w:rPr>
            <w:bCs/>
            <w:highlight w:val="green"/>
          </w:rPr>
          <w:t xml:space="preserve">bessere Ergebnisse </w:t>
        </w:r>
      </w:ins>
      <w:ins w:id="1091" w:author="Ben Fels" w:date="2024-12-22T18:13:00Z" w16du:dateUtc="2024-12-22T17:13:00Z">
        <w:r w:rsidR="00427542" w:rsidRPr="00B76032">
          <w:rPr>
            <w:bCs/>
            <w:highlight w:val="green"/>
          </w:rPr>
          <w:t xml:space="preserve">beispielsweise </w:t>
        </w:r>
      </w:ins>
      <w:ins w:id="1092" w:author="Ben Fels" w:date="2024-12-22T18:10:00Z" w16du:dateUtc="2024-12-22T17:10:00Z">
        <w:r w:rsidR="0039768F" w:rsidRPr="00B76032">
          <w:rPr>
            <w:bCs/>
            <w:highlight w:val="green"/>
          </w:rPr>
          <w:t xml:space="preserve">das Schreiben von </w:t>
        </w:r>
      </w:ins>
      <w:r w:rsidR="006E16C5" w:rsidRPr="00B76032">
        <w:rPr>
          <w:bCs/>
          <w:highlight w:val="green"/>
        </w:rPr>
        <w:t>spezifischen</w:t>
      </w:r>
      <w:ins w:id="1093" w:author="Ben Fels" w:date="2024-12-22T18:10:00Z" w16du:dateUtc="2024-12-22T17:10:00Z">
        <w:r w:rsidR="0039768F" w:rsidRPr="00B76032">
          <w:rPr>
            <w:bCs/>
            <w:highlight w:val="green"/>
          </w:rPr>
          <w:t xml:space="preserve"> Anweisungen</w:t>
        </w:r>
      </w:ins>
      <w:r w:rsidR="00461993" w:rsidRPr="00B76032">
        <w:rPr>
          <w:bCs/>
          <w:highlight w:val="green"/>
        </w:rPr>
        <w:t xml:space="preserve"> mit Kontextinformationen</w:t>
      </w:r>
      <w:r w:rsidR="004B5DE2" w:rsidRPr="00B76032">
        <w:rPr>
          <w:bCs/>
          <w:highlight w:val="green"/>
        </w:rPr>
        <w:t>, die konsistente</w:t>
      </w:r>
      <w:r w:rsidR="0018221E" w:rsidRPr="00B76032">
        <w:rPr>
          <w:bCs/>
          <w:highlight w:val="green"/>
        </w:rPr>
        <w:t xml:space="preserve"> Formatierung von Beispielen</w:t>
      </w:r>
      <w:ins w:id="1094" w:author="Ben Fels" w:date="2024-12-22T20:42:00Z" w16du:dateUtc="2024-12-22T19:42:00Z">
        <w:r w:rsidR="00585481" w:rsidRPr="00B76032">
          <w:rPr>
            <w:bCs/>
            <w:highlight w:val="green"/>
          </w:rPr>
          <w:t xml:space="preserve"> </w:t>
        </w:r>
      </w:ins>
      <w:ins w:id="1095" w:author="Ben Fels" w:date="2024-12-22T20:05:00Z" w16du:dateUtc="2024-12-22T19:05:00Z">
        <w:r w:rsidR="00A77CE4" w:rsidRPr="00B76032">
          <w:rPr>
            <w:bCs/>
            <w:highlight w:val="green"/>
          </w:rPr>
          <w:t xml:space="preserve">und </w:t>
        </w:r>
      </w:ins>
      <w:ins w:id="1096" w:author="Ben Fels" w:date="2024-12-22T18:13:00Z" w16du:dateUtc="2024-12-22T17:13:00Z">
        <w:r w:rsidR="00A51F5C" w:rsidRPr="00B76032">
          <w:rPr>
            <w:bCs/>
            <w:highlight w:val="green"/>
          </w:rPr>
          <w:t xml:space="preserve">die Verwendung </w:t>
        </w:r>
      </w:ins>
      <w:ins w:id="1097" w:author="Ben Fels" w:date="2024-12-22T18:14:00Z" w16du:dateUtc="2024-12-22T17:14:00Z">
        <w:r w:rsidR="000A7B42" w:rsidRPr="00B76032">
          <w:rPr>
            <w:bCs/>
            <w:highlight w:val="green"/>
          </w:rPr>
          <w:t>von Begrenzungszeichen</w:t>
        </w:r>
      </w:ins>
      <w:ins w:id="1098" w:author="Ben Fels" w:date="2024-12-22T19:55:00Z" w16du:dateUtc="2024-12-22T18:55:00Z">
        <w:r w:rsidR="0085445A" w:rsidRPr="00B76032">
          <w:rPr>
            <w:bCs/>
            <w:highlight w:val="green"/>
          </w:rPr>
          <w:t xml:space="preserve"> </w:t>
        </w:r>
      </w:ins>
      <w:ins w:id="1099" w:author="Ben Fels" w:date="2024-12-22T19:11:00Z" w16du:dateUtc="2024-12-22T18:11:00Z">
        <w:r w:rsidR="00DC0016" w:rsidRPr="00B76032">
          <w:rPr>
            <w:bCs/>
            <w:highlight w:val="green"/>
          </w:rPr>
          <w:t>sowie den systematischen T</w:t>
        </w:r>
      </w:ins>
      <w:ins w:id="1100" w:author="Ben Fels" w:date="2024-12-22T19:12:00Z" w16du:dateUtc="2024-12-22T18:12:00Z">
        <w:r w:rsidR="00DC0016" w:rsidRPr="00B76032">
          <w:rPr>
            <w:bCs/>
            <w:highlight w:val="green"/>
          </w:rPr>
          <w:t>est von</w:t>
        </w:r>
        <w:r w:rsidR="00447506" w:rsidRPr="00B76032">
          <w:rPr>
            <w:bCs/>
            <w:highlight w:val="green"/>
          </w:rPr>
          <w:t xml:space="preserve"> Veränderungen</w:t>
        </w:r>
      </w:ins>
      <w:ins w:id="1101" w:author="Ben Fels" w:date="2024-12-22T20:05:00Z" w16du:dateUtc="2024-12-22T19:05:00Z">
        <w:r w:rsidR="00A71639" w:rsidRPr="00B76032">
          <w:rPr>
            <w:bCs/>
            <w:highlight w:val="green"/>
          </w:rPr>
          <w:t xml:space="preserve"> in den Prompts.</w:t>
        </w:r>
      </w:ins>
      <w:r w:rsidR="000B57D0" w:rsidRPr="00B76032">
        <w:rPr>
          <w:bCs/>
          <w:highlight w:val="green"/>
        </w:rPr>
        <w:t xml:space="preserve"> Dies stellt nur eine Auswahl möglicher </w:t>
      </w:r>
      <w:r w:rsidR="00A32228" w:rsidRPr="00B76032">
        <w:rPr>
          <w:bCs/>
          <w:highlight w:val="green"/>
        </w:rPr>
        <w:t>Techniken dar</w:t>
      </w:r>
      <w:r w:rsidR="00E72403" w:rsidRPr="00B76032">
        <w:rPr>
          <w:bCs/>
          <w:highlight w:val="green"/>
        </w:rPr>
        <w:t xml:space="preserve">. </w:t>
      </w:r>
      <w:r w:rsidR="00362401" w:rsidRPr="00B76032">
        <w:rPr>
          <w:bCs/>
          <w:highlight w:val="green"/>
        </w:rPr>
        <w:t xml:space="preserve">Einzelne </w:t>
      </w:r>
      <w:r w:rsidR="00E72403" w:rsidRPr="00B76032">
        <w:rPr>
          <w:bCs/>
          <w:highlight w:val="green"/>
        </w:rPr>
        <w:t xml:space="preserve">Ansätze wie </w:t>
      </w:r>
      <w:r w:rsidR="00650C83" w:rsidRPr="00B76032">
        <w:rPr>
          <w:bCs/>
          <w:highlight w:val="green"/>
        </w:rPr>
        <w:t>S</w:t>
      </w:r>
      <w:r w:rsidR="00E72403" w:rsidRPr="00B76032">
        <w:rPr>
          <w:bCs/>
          <w:highlight w:val="green"/>
        </w:rPr>
        <w:t>elf-</w:t>
      </w:r>
      <w:r w:rsidR="00650C83" w:rsidRPr="00B76032">
        <w:rPr>
          <w:bCs/>
          <w:highlight w:val="green"/>
        </w:rPr>
        <w:t>C</w:t>
      </w:r>
      <w:r w:rsidR="00E72403" w:rsidRPr="00B76032">
        <w:rPr>
          <w:bCs/>
          <w:highlight w:val="green"/>
        </w:rPr>
        <w:t xml:space="preserve">onsistency, bei welchem </w:t>
      </w:r>
      <w:r w:rsidR="00650C83" w:rsidRPr="00B76032">
        <w:rPr>
          <w:bCs/>
          <w:highlight w:val="green"/>
        </w:rPr>
        <w:t xml:space="preserve">zu einem Prompt </w:t>
      </w:r>
      <w:r w:rsidR="00362401" w:rsidRPr="00B76032">
        <w:rPr>
          <w:bCs/>
          <w:highlight w:val="green"/>
        </w:rPr>
        <w:t xml:space="preserve">mehrere Ausgaben erzeugt und </w:t>
      </w:r>
      <w:r w:rsidR="00E72403" w:rsidRPr="00B76032">
        <w:rPr>
          <w:bCs/>
          <w:highlight w:val="green"/>
        </w:rPr>
        <w:t xml:space="preserve">die </w:t>
      </w:r>
      <w:r w:rsidR="00613042" w:rsidRPr="00B76032">
        <w:rPr>
          <w:bCs/>
          <w:highlight w:val="green"/>
        </w:rPr>
        <w:t>am häufigsten vorkommende Antwort verwendet wir</w:t>
      </w:r>
      <w:r w:rsidR="00613042">
        <w:rPr>
          <w:bCs/>
        </w:rPr>
        <w:t>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t>
      </w:r>
      <w:r w:rsidR="00B01172" w:rsidRPr="00B76032">
        <w:rPr>
          <w:bCs/>
          <w:highlight w:val="green"/>
        </w:rPr>
        <w:t xml:space="preserve">werden für die Untersuchung nicht </w:t>
      </w:r>
      <w:r w:rsidR="00362401" w:rsidRPr="00B76032">
        <w:rPr>
          <w:bCs/>
          <w:highlight w:val="green"/>
        </w:rPr>
        <w:t xml:space="preserve"> </w:t>
      </w:r>
      <w:r w:rsidR="004656BA" w:rsidRPr="00B76032">
        <w:rPr>
          <w:bCs/>
          <w:highlight w:val="green"/>
        </w:rPr>
        <w:t>betrachtet</w:t>
      </w:r>
      <w:r w:rsidR="004656BA">
        <w:rPr>
          <w:bCs/>
        </w:rPr>
        <w:t>.</w:t>
      </w:r>
    </w:p>
    <w:p w14:paraId="052F8A61" w14:textId="5CFAA36F" w:rsidR="00DE526B" w:rsidRPr="00D77527" w:rsidRDefault="00674BDE" w:rsidP="00713DC0">
      <w:pPr>
        <w:autoSpaceDE w:val="0"/>
        <w:autoSpaceDN w:val="0"/>
        <w:adjustRightInd w:val="0"/>
        <w:spacing w:after="0"/>
        <w:jc w:val="both"/>
        <w:rPr>
          <w:highlight w:val="green"/>
        </w:rPr>
      </w:pPr>
      <w:r>
        <w:t>D</w:t>
      </w:r>
      <w:r w:rsidR="00CF556D">
        <w:t xml:space="preserve">ie </w:t>
      </w:r>
      <w:r w:rsidR="00CF556D" w:rsidRPr="00D322E5">
        <w:rPr>
          <w:highlight w:val="green"/>
        </w:rPr>
        <w:t xml:space="preserve">Prompts </w:t>
      </w:r>
      <w:r w:rsidRPr="00D322E5">
        <w:rPr>
          <w:highlight w:val="green"/>
        </w:rPr>
        <w:t xml:space="preserve">werden </w:t>
      </w:r>
      <w:r w:rsidR="00CF556D" w:rsidRPr="00D322E5">
        <w:rPr>
          <w:highlight w:val="green"/>
        </w:rPr>
        <w:t xml:space="preserve">modular </w:t>
      </w:r>
      <w:r w:rsidR="005C593C" w:rsidRPr="00D322E5">
        <w:rPr>
          <w:highlight w:val="green"/>
        </w:rPr>
        <w:t>anhand von Textbausteinen erstellt</w:t>
      </w:r>
      <w:r w:rsidR="005C593C">
        <w:t xml:space="preserve">. </w:t>
      </w:r>
      <w:r w:rsidR="00950048" w:rsidRPr="005C74AB">
        <w:rPr>
          <w:highlight w:val="green"/>
        </w:rPr>
        <w:t>Diese Textbausteine</w:t>
      </w:r>
      <w:r w:rsidR="004D154E" w:rsidRPr="005C74AB">
        <w:rPr>
          <w:highlight w:val="green"/>
        </w:rPr>
        <w:t xml:space="preserve"> enthalten </w:t>
      </w:r>
      <w:r w:rsidR="00D84009" w:rsidRPr="005C74AB">
        <w:rPr>
          <w:highlight w:val="green"/>
        </w:rPr>
        <w:t>die Aufgabenbeschreibung, das Ausgabeformat</w:t>
      </w:r>
      <w:r w:rsidR="00982F2D" w:rsidRPr="005C74AB">
        <w:rPr>
          <w:highlight w:val="green"/>
        </w:rPr>
        <w:t xml:space="preserve">, die </w:t>
      </w:r>
      <w:r w:rsidR="007559D4" w:rsidRPr="005C74AB">
        <w:rPr>
          <w:highlight w:val="green"/>
        </w:rPr>
        <w:t>schrittweise</w:t>
      </w:r>
      <w:r w:rsidR="00982F2D" w:rsidRPr="005C74AB">
        <w:rPr>
          <w:highlight w:val="green"/>
        </w:rPr>
        <w:t xml:space="preserve"> Aufgabenbeschreibung</w:t>
      </w:r>
      <w:r w:rsidR="007559D4" w:rsidRPr="005C74AB">
        <w:rPr>
          <w:highlight w:val="green"/>
        </w:rPr>
        <w:t xml:space="preserve"> und </w:t>
      </w:r>
      <w:r w:rsidR="004D154E" w:rsidRPr="005C74AB">
        <w:rPr>
          <w:highlight w:val="green"/>
        </w:rPr>
        <w:t>die Beschreibung der Persona</w:t>
      </w:r>
      <w:r w:rsidR="007559D4" w:rsidRPr="005C74AB">
        <w:rPr>
          <w:highlight w:val="green"/>
        </w:rPr>
        <w:t xml:space="preserve">. Diese </w:t>
      </w:r>
      <w:r w:rsidR="00D108D2" w:rsidRPr="005C74AB">
        <w:rPr>
          <w:highlight w:val="green"/>
        </w:rPr>
        <w:t xml:space="preserve">Textbausteine </w:t>
      </w:r>
      <w:r w:rsidR="00D37E59">
        <w:rPr>
          <w:highlight w:val="green"/>
        </w:rPr>
        <w:t xml:space="preserve">werden </w:t>
      </w:r>
      <w:r w:rsidR="00D108D2" w:rsidRPr="005C74AB">
        <w:rPr>
          <w:highlight w:val="green"/>
        </w:rPr>
        <w:t xml:space="preserve">dann um Beispiele ergänzt </w:t>
      </w:r>
      <w:r w:rsidR="00961A2A" w:rsidRPr="005C74AB">
        <w:rPr>
          <w:highlight w:val="green"/>
        </w:rPr>
        <w:t xml:space="preserve">und </w:t>
      </w:r>
      <w:r w:rsidR="00D108D2" w:rsidRPr="005C74AB">
        <w:rPr>
          <w:highlight w:val="green"/>
        </w:rPr>
        <w:t>miteinander kombiniert</w:t>
      </w:r>
      <w:r w:rsidR="00961A2A" w:rsidRPr="005C74AB">
        <w:rPr>
          <w:highlight w:val="green"/>
        </w:rPr>
        <w:t>.</w:t>
      </w:r>
      <w:r w:rsidR="00961A2A">
        <w:t xml:space="preserve"> </w:t>
      </w:r>
      <w:r w:rsidR="00961A2A" w:rsidRPr="005F4E55">
        <w:rPr>
          <w:highlight w:val="green"/>
        </w:rPr>
        <w:t xml:space="preserve">Damit soll </w:t>
      </w:r>
      <w:r w:rsidR="00FC73B2">
        <w:rPr>
          <w:highlight w:val="green"/>
        </w:rPr>
        <w:t>verhindert werden</w:t>
      </w:r>
      <w:r w:rsidR="00961A2A" w:rsidRPr="005F4E55">
        <w:rPr>
          <w:highlight w:val="green"/>
        </w:rPr>
        <w:t xml:space="preserve">, dass </w:t>
      </w:r>
      <w:r w:rsidR="00527B7F" w:rsidRPr="005F4E55">
        <w:rPr>
          <w:highlight w:val="green"/>
        </w:rPr>
        <w:t>leichte Abweichungen in der Formulierung die Ergebnisse verzerren.</w:t>
      </w:r>
      <w:r w:rsidR="00FB75F0" w:rsidRPr="005F4E55">
        <w:rPr>
          <w:highlight w:val="green"/>
        </w:rPr>
        <w:t xml:space="preserve"> Darüber hinaus </w:t>
      </w:r>
      <w:r w:rsidR="00FC73B2">
        <w:rPr>
          <w:highlight w:val="green"/>
        </w:rPr>
        <w:t xml:space="preserve">könnten </w:t>
      </w:r>
      <w:r w:rsidR="00004AFC">
        <w:rPr>
          <w:highlight w:val="green"/>
        </w:rPr>
        <w:t xml:space="preserve">anhand dessen </w:t>
      </w:r>
      <w:r w:rsidR="00870C26" w:rsidRPr="005F4E55">
        <w:rPr>
          <w:highlight w:val="green"/>
        </w:rPr>
        <w:t>flexibel weitere Prompts konstruier</w:t>
      </w:r>
      <w:r w:rsidR="00004AFC">
        <w:rPr>
          <w:highlight w:val="green"/>
        </w:rPr>
        <w:t>t werden</w:t>
      </w:r>
      <w:r w:rsidR="00870C26" w:rsidRPr="005F4E55">
        <w:rPr>
          <w:highlight w:val="green"/>
        </w:rPr>
        <w:t>.</w:t>
      </w:r>
      <w:r w:rsidR="00923D7F">
        <w:t xml:space="preserve"> </w:t>
      </w:r>
      <w:ins w:id="1102" w:author="Ben Fels" w:date="2024-12-22T11:05:00Z" w16du:dateUtc="2024-12-22T10:05:00Z">
        <w:r w:rsidR="00590195">
          <w:t>D</w:t>
        </w:r>
        <w:r w:rsidR="00590195" w:rsidRPr="001541CE">
          <w:rPr>
            <w:highlight w:val="green"/>
          </w:rPr>
          <w:t>ie Eingabeaufforderungen sind in Englisch formuliert, da der Datensatz englische Texte beinhaltet</w:t>
        </w:r>
      </w:ins>
      <w:r w:rsidR="00D802DF" w:rsidRPr="001541CE">
        <w:rPr>
          <w:highlight w:val="green"/>
        </w:rPr>
        <w:t xml:space="preserve"> und d</w:t>
      </w:r>
      <w:ins w:id="1103" w:author="Ben Fels" w:date="2024-12-22T11:05:00Z" w16du:dateUtc="2024-12-22T10:05:00Z">
        <w:r w:rsidR="00590195" w:rsidRPr="001541CE">
          <w:rPr>
            <w:highlight w:val="green"/>
          </w:rPr>
          <w:t xml:space="preserve">ie multilingualen Fähigkeiten </w:t>
        </w:r>
      </w:ins>
      <w:ins w:id="1104" w:author="Ben Fels" w:date="2024-12-22T11:50:00Z" w16du:dateUtc="2024-12-22T10:50:00Z">
        <w:r w:rsidR="00AA1D07" w:rsidRPr="001541CE">
          <w:rPr>
            <w:highlight w:val="green"/>
          </w:rPr>
          <w:t xml:space="preserve">des </w:t>
        </w:r>
      </w:ins>
      <w:ins w:id="1105" w:author="Ben Fels" w:date="2024-12-22T11:05:00Z" w16du:dateUtc="2024-12-22T10:05:00Z">
        <w:r w:rsidR="00590195" w:rsidRPr="001541CE">
          <w:rPr>
            <w:highlight w:val="green"/>
          </w:rPr>
          <w:t xml:space="preserve">LLMs nicht </w:t>
        </w:r>
      </w:ins>
      <w:ins w:id="1106" w:author="Ben Fels" w:date="2024-12-22T11:52:00Z" w16du:dateUtc="2024-12-22T10:52:00Z">
        <w:r w:rsidR="00DC30B8" w:rsidRPr="001541CE">
          <w:rPr>
            <w:highlight w:val="green"/>
          </w:rPr>
          <w:t>Teil dieser Untersuchung</w:t>
        </w:r>
      </w:ins>
      <w:r w:rsidR="00D802DF" w:rsidRPr="001541CE">
        <w:rPr>
          <w:highlight w:val="green"/>
        </w:rPr>
        <w:t xml:space="preserve"> sind</w:t>
      </w:r>
      <w:ins w:id="1107" w:author="Ben Fels" w:date="2024-12-22T11:05:00Z" w16du:dateUtc="2024-12-22T10:05:00Z">
        <w:r w:rsidR="00590195" w:rsidRPr="001541CE">
          <w:rPr>
            <w:highlight w:val="green"/>
          </w:rPr>
          <w:t>.</w:t>
        </w:r>
      </w:ins>
      <w:r w:rsidR="00923D7F" w:rsidRPr="001541CE">
        <w:rPr>
          <w:highlight w:val="green"/>
        </w:rPr>
        <w:t xml:space="preserve"> </w:t>
      </w:r>
      <w:r w:rsidR="001B3F62" w:rsidRPr="001541CE">
        <w:rPr>
          <w:highlight w:val="green"/>
        </w:rPr>
        <w:t xml:space="preserve">Konkret werden dem LLM </w:t>
      </w:r>
      <w:r w:rsidR="00CD5DC7" w:rsidRPr="001541CE">
        <w:rPr>
          <w:highlight w:val="green"/>
        </w:rPr>
        <w:t xml:space="preserve">im Sinne des ZS, OS und FS </w:t>
      </w:r>
      <w:r w:rsidR="008345E2" w:rsidRPr="001541CE">
        <w:rPr>
          <w:highlight w:val="green"/>
        </w:rPr>
        <w:t xml:space="preserve">eine Aufgabenbeschreibung </w:t>
      </w:r>
      <w:r w:rsidR="00254FE6" w:rsidRPr="001541CE">
        <w:rPr>
          <w:highlight w:val="green"/>
        </w:rPr>
        <w:t xml:space="preserve">mit </w:t>
      </w:r>
      <w:r w:rsidR="00803181" w:rsidRPr="001541CE">
        <w:rPr>
          <w:highlight w:val="green"/>
        </w:rPr>
        <w:t>0</w:t>
      </w:r>
      <w:r w:rsidR="008345E2" w:rsidRPr="001541CE">
        <w:rPr>
          <w:highlight w:val="green"/>
        </w:rPr>
        <w:t xml:space="preserve">, </w:t>
      </w:r>
      <w:r w:rsidR="00803181" w:rsidRPr="001541CE">
        <w:rPr>
          <w:highlight w:val="green"/>
        </w:rPr>
        <w:t>1</w:t>
      </w:r>
      <w:r w:rsidR="00A26612" w:rsidRPr="001541CE">
        <w:rPr>
          <w:highlight w:val="green"/>
        </w:rPr>
        <w:t>, 10, 20 und 40</w:t>
      </w:r>
      <w:r w:rsidR="008345E2" w:rsidRPr="001541CE">
        <w:rPr>
          <w:highlight w:val="green"/>
        </w:rPr>
        <w:t xml:space="preserve"> Beispiele</w:t>
      </w:r>
      <w:r w:rsidR="00254FE6" w:rsidRPr="001541CE">
        <w:rPr>
          <w:highlight w:val="green"/>
        </w:rPr>
        <w:t>n</w:t>
      </w:r>
      <w:r w:rsidR="008345E2" w:rsidRPr="001541CE">
        <w:rPr>
          <w:highlight w:val="green"/>
        </w:rPr>
        <w:t xml:space="preserve"> </w:t>
      </w:r>
      <w:r w:rsidR="00F060A1" w:rsidRPr="001541CE">
        <w:rPr>
          <w:highlight w:val="green"/>
        </w:rPr>
        <w:t xml:space="preserve">übergeben. </w:t>
      </w:r>
      <w:r w:rsidR="001655B2" w:rsidRPr="001541CE">
        <w:rPr>
          <w:highlight w:val="green"/>
        </w:rPr>
        <w:t xml:space="preserve">Diese grundlegende Prompt-Struktur wird </w:t>
      </w:r>
      <w:r w:rsidR="00C46FD3" w:rsidRPr="001541CE">
        <w:rPr>
          <w:highlight w:val="green"/>
        </w:rPr>
        <w:t xml:space="preserve">um </w:t>
      </w:r>
      <w:r w:rsidR="00B92C86" w:rsidRPr="001541CE">
        <w:rPr>
          <w:highlight w:val="green"/>
        </w:rPr>
        <w:t xml:space="preserve">die </w:t>
      </w:r>
      <w:r w:rsidR="00F060A1" w:rsidRPr="001541CE">
        <w:rPr>
          <w:highlight w:val="green"/>
        </w:rPr>
        <w:t>Textbaustein</w:t>
      </w:r>
      <w:r w:rsidR="00B92C86" w:rsidRPr="001541CE">
        <w:rPr>
          <w:highlight w:val="green"/>
        </w:rPr>
        <w:t>e</w:t>
      </w:r>
      <w:r w:rsidR="00F060A1" w:rsidRPr="001541CE">
        <w:rPr>
          <w:highlight w:val="green"/>
        </w:rPr>
        <w:t xml:space="preserve"> </w:t>
      </w:r>
      <w:r w:rsidR="00C46FD3" w:rsidRPr="001541CE">
        <w:rPr>
          <w:highlight w:val="green"/>
        </w:rPr>
        <w:t>Persona oder</w:t>
      </w:r>
      <w:r w:rsidR="00385494" w:rsidRPr="001541CE">
        <w:rPr>
          <w:highlight w:val="green"/>
        </w:rPr>
        <w:t xml:space="preserve"> COT</w:t>
      </w:r>
      <w:r w:rsidR="00C46FD3" w:rsidRPr="001541CE">
        <w:rPr>
          <w:highlight w:val="green"/>
        </w:rPr>
        <w:t xml:space="preserve"> oder beide</w:t>
      </w:r>
      <w:r w:rsidR="002D303D" w:rsidRPr="001541CE">
        <w:rPr>
          <w:highlight w:val="green"/>
        </w:rPr>
        <w:t>n</w:t>
      </w:r>
      <w:r w:rsidR="00C46FD3" w:rsidRPr="001541CE">
        <w:rPr>
          <w:highlight w:val="green"/>
        </w:rPr>
        <w:t xml:space="preserve"> ergänzt.</w:t>
      </w:r>
      <w:r w:rsidR="007F0EC6" w:rsidRPr="001541CE">
        <w:rPr>
          <w:highlight w:val="green"/>
        </w:rPr>
        <w:t xml:space="preserve"> </w:t>
      </w:r>
      <w:r w:rsidR="00E75DAF" w:rsidRPr="001541CE">
        <w:rPr>
          <w:highlight w:val="green"/>
        </w:rPr>
        <w:t xml:space="preserve">Hieraus ergeben sich </w:t>
      </w:r>
      <w:r w:rsidR="00DE4675" w:rsidRPr="001541CE">
        <w:rPr>
          <w:highlight w:val="green"/>
        </w:rPr>
        <w:t>insgesamt</w:t>
      </w:r>
      <w:r w:rsidR="00DE4675">
        <w:t xml:space="preserve"> </w:t>
      </w:r>
      <w:r w:rsidR="00A81C43" w:rsidRPr="00DF25E5">
        <w:rPr>
          <w:highlight w:val="yellow"/>
        </w:rPr>
        <w:t>20</w:t>
      </w:r>
      <w:r w:rsidR="006A66F6" w:rsidRPr="00DF25E5">
        <w:rPr>
          <w:highlight w:val="yellow"/>
        </w:rPr>
        <w:t xml:space="preserve"> </w:t>
      </w:r>
      <w:r w:rsidR="000E2207">
        <w:rPr>
          <w:highlight w:val="yellow"/>
        </w:rPr>
        <w:t xml:space="preserve">verschiedene </w:t>
      </w:r>
      <w:r w:rsidR="00451CEE" w:rsidRPr="00DF25E5">
        <w:rPr>
          <w:highlight w:val="yellow"/>
        </w:rPr>
        <w:t>Prompts</w:t>
      </w:r>
      <w:r w:rsidR="00155869">
        <w:t xml:space="preserve">, </w:t>
      </w:r>
      <w:r w:rsidR="00155869" w:rsidRPr="00B37C04">
        <w:rPr>
          <w:highlight w:val="green"/>
        </w:rPr>
        <w:t xml:space="preserve">anhand derer die Auswirkungen der </w:t>
      </w:r>
      <w:r w:rsidR="002724C9" w:rsidRPr="00B37C04">
        <w:rPr>
          <w:highlight w:val="green"/>
        </w:rPr>
        <w:t xml:space="preserve">Prompt Engineering Techniken </w:t>
      </w:r>
      <w:r w:rsidR="00AE00E8" w:rsidRPr="00B37C04">
        <w:rPr>
          <w:highlight w:val="green"/>
        </w:rPr>
        <w:t xml:space="preserve">analysiert </w:t>
      </w:r>
      <w:r w:rsidR="00155869" w:rsidRPr="00B37C04">
        <w:rPr>
          <w:highlight w:val="green"/>
        </w:rPr>
        <w:t>werden können</w:t>
      </w:r>
      <w:r w:rsidR="00155869">
        <w:t xml:space="preserve">. </w:t>
      </w:r>
      <w:r w:rsidR="00451CEE">
        <w:t xml:space="preserve">Da </w:t>
      </w:r>
      <w:r w:rsidR="008A02FB" w:rsidRPr="00DF25E5">
        <w:rPr>
          <w:highlight w:val="yellow"/>
        </w:rPr>
        <w:t>40</w:t>
      </w:r>
      <w:r w:rsidR="00451CEE" w:rsidRPr="00DF25E5">
        <w:rPr>
          <w:highlight w:val="yellow"/>
        </w:rPr>
        <w:t xml:space="preserve"> </w:t>
      </w:r>
      <w:r w:rsidR="00B37C04">
        <w:rPr>
          <w:highlight w:val="yellow"/>
        </w:rPr>
        <w:t>Aufsätze</w:t>
      </w:r>
      <w:r w:rsidR="00451CEE" w:rsidRPr="00DF25E5">
        <w:rPr>
          <w:highlight w:val="yellow"/>
        </w:rPr>
        <w:t xml:space="preserve"> als Beispiele</w:t>
      </w:r>
      <w:r w:rsidR="00451CEE">
        <w:t xml:space="preserve"> </w:t>
      </w:r>
      <w:r w:rsidR="00451CEE" w:rsidRPr="00D77527">
        <w:rPr>
          <w:highlight w:val="green"/>
        </w:rPr>
        <w:t>verwendet werden</w:t>
      </w:r>
      <w:r w:rsidR="00F26600" w:rsidRPr="00D77527">
        <w:rPr>
          <w:highlight w:val="green"/>
        </w:rPr>
        <w:t xml:space="preserve"> und somit als Trainingsdaten zählen, können </w:t>
      </w:r>
      <w:r w:rsidR="00451CEE" w:rsidRPr="00D77527">
        <w:rPr>
          <w:highlight w:val="green"/>
        </w:rPr>
        <w:t>z</w:t>
      </w:r>
      <w:r w:rsidR="00451CEE">
        <w:t xml:space="preserve">ur </w:t>
      </w:r>
      <w:r w:rsidR="00451CEE" w:rsidRPr="00DF25E5">
        <w:rPr>
          <w:highlight w:val="yellow"/>
        </w:rPr>
        <w:t>Evaluation</w:t>
      </w:r>
      <w:r w:rsidR="00531F0B" w:rsidRPr="00DF25E5">
        <w:rPr>
          <w:highlight w:val="yellow"/>
        </w:rPr>
        <w:t xml:space="preserve"> </w:t>
      </w:r>
      <w:r w:rsidR="008A02FB" w:rsidRPr="00DF25E5">
        <w:rPr>
          <w:highlight w:val="yellow"/>
        </w:rPr>
        <w:t>362</w:t>
      </w:r>
      <w:r w:rsidR="00531F0B" w:rsidRPr="00DF25E5">
        <w:rPr>
          <w:highlight w:val="yellow"/>
        </w:rPr>
        <w:t xml:space="preserve"> </w:t>
      </w:r>
      <w:r w:rsidR="00B37C04" w:rsidRPr="00D77527">
        <w:rPr>
          <w:highlight w:val="green"/>
        </w:rPr>
        <w:t>Aufsätze</w:t>
      </w:r>
      <w:r w:rsidR="00531F0B" w:rsidRPr="00D77527">
        <w:rPr>
          <w:highlight w:val="green"/>
        </w:rPr>
        <w:t xml:space="preserve"> </w:t>
      </w:r>
      <w:r w:rsidR="00EB5A89" w:rsidRPr="00D77527">
        <w:rPr>
          <w:highlight w:val="green"/>
        </w:rPr>
        <w:t xml:space="preserve">als Testdatensatz </w:t>
      </w:r>
      <w:r w:rsidR="00531F0B" w:rsidRPr="00D77527">
        <w:rPr>
          <w:highlight w:val="green"/>
        </w:rPr>
        <w:t>herangezogen werden.</w:t>
      </w:r>
      <w:r w:rsidR="00C506A3" w:rsidRPr="00D77527">
        <w:rPr>
          <w:highlight w:val="green"/>
        </w:rPr>
        <w:t xml:space="preserve"> </w:t>
      </w:r>
    </w:p>
    <w:p w14:paraId="140D3A57" w14:textId="77777777" w:rsidR="00DE526B" w:rsidRPr="00D05ADC" w:rsidRDefault="00DE526B" w:rsidP="00DE526B">
      <w:pPr>
        <w:jc w:val="both"/>
        <w:rPr>
          <w:ins w:id="1108" w:author="Ben Fels" w:date="2024-12-16T22:10:00Z" w16du:dateUtc="2024-12-16T21:10:00Z"/>
          <w:bCs/>
        </w:rPr>
      </w:pPr>
      <w:r w:rsidRPr="004B49FF">
        <w:rPr>
          <w:bCs/>
          <w:highlight w:val="cyan"/>
        </w:rPr>
        <w:t xml:space="preserve">Hier ggf. irgendwo auf die steigende </w:t>
      </w:r>
      <w:proofErr w:type="spellStart"/>
      <w:r w:rsidRPr="004B49FF">
        <w:rPr>
          <w:bCs/>
          <w:highlight w:val="cyan"/>
        </w:rPr>
        <w:t>Tokenanzahl</w:t>
      </w:r>
      <w:proofErr w:type="spellEnd"/>
      <w:r w:rsidRPr="004B49FF">
        <w:rPr>
          <w:bCs/>
          <w:highlight w:val="cyan"/>
        </w:rPr>
        <w:t xml:space="preserve"> der Prompts mit </w:t>
      </w:r>
      <w:proofErr w:type="spellStart"/>
      <w:r w:rsidRPr="004B49FF">
        <w:rPr>
          <w:bCs/>
          <w:highlight w:val="cyan"/>
        </w:rPr>
        <w:t>zunehehmender</w:t>
      </w:r>
      <w:proofErr w:type="spellEnd"/>
      <w:r w:rsidRPr="004B49FF">
        <w:rPr>
          <w:bCs/>
          <w:highlight w:val="cyan"/>
        </w:rPr>
        <w:t xml:space="preserve"> Anzahl an Beispielen eingehen und die Tabelle mit den Infos in den Anhang packen</w:t>
      </w:r>
    </w:p>
    <w:p w14:paraId="74DEFE16" w14:textId="30ADD905" w:rsidR="00856F90" w:rsidRDefault="00932DAE" w:rsidP="00713DC0">
      <w:pPr>
        <w:autoSpaceDE w:val="0"/>
        <w:autoSpaceDN w:val="0"/>
        <w:adjustRightInd w:val="0"/>
        <w:spacing w:after="0"/>
        <w:jc w:val="both"/>
      </w:pPr>
      <w:r>
        <w:lastRenderedPageBreak/>
        <w:t xml:space="preserve">Um </w:t>
      </w:r>
      <w:r w:rsidRPr="00F045AA">
        <w:rPr>
          <w:highlight w:val="green"/>
        </w:rPr>
        <w:t xml:space="preserve">die Generalisierungsfähigkeit der </w:t>
      </w:r>
      <w:r w:rsidR="00AC2AAF" w:rsidRPr="00F045AA">
        <w:rPr>
          <w:highlight w:val="green"/>
        </w:rPr>
        <w:t>Prompts bestmöglich bewerten zu können, w</w:t>
      </w:r>
      <w:r w:rsidR="00AB2BC5" w:rsidRPr="00F045AA">
        <w:rPr>
          <w:highlight w:val="green"/>
        </w:rPr>
        <w:t xml:space="preserve">ird jeder Prompt </w:t>
      </w:r>
      <w:r w:rsidR="0073479C" w:rsidRPr="00F045AA">
        <w:rPr>
          <w:highlight w:val="green"/>
        </w:rPr>
        <w:t xml:space="preserve">in Kombination mit </w:t>
      </w:r>
      <w:r w:rsidR="00EB5A89" w:rsidRPr="00F045AA">
        <w:rPr>
          <w:highlight w:val="green"/>
        </w:rPr>
        <w:t>jedem Text aus dem Testdatensatz</w:t>
      </w:r>
      <w:r w:rsidR="0086585C" w:rsidRPr="00F045AA">
        <w:rPr>
          <w:highlight w:val="green"/>
        </w:rPr>
        <w:t xml:space="preserve"> </w:t>
      </w:r>
      <w:r w:rsidR="0073479C" w:rsidRPr="00F045AA">
        <w:rPr>
          <w:highlight w:val="green"/>
        </w:rPr>
        <w:t>an das LLM übergeben</w:t>
      </w:r>
      <w:r w:rsidR="009F0C06" w:rsidRPr="00F045AA">
        <w:rPr>
          <w:highlight w:val="green"/>
        </w:rPr>
        <w:t xml:space="preserve">. </w:t>
      </w:r>
      <w:r w:rsidR="00713DC0" w:rsidRPr="00F045AA">
        <w:rPr>
          <w:highlight w:val="green"/>
        </w:rPr>
        <w:t xml:space="preserve">Daraus ergeben sich </w:t>
      </w:r>
      <w:r w:rsidR="00713DC0" w:rsidRPr="00F045AA">
        <w:rPr>
          <w:highlight w:val="yellow"/>
        </w:rPr>
        <w:t xml:space="preserve">7240 Anfragen </w:t>
      </w:r>
      <w:r w:rsidR="00713DC0" w:rsidRPr="00F045AA">
        <w:rPr>
          <w:highlight w:val="green"/>
        </w:rPr>
        <w:t>an das LLM</w:t>
      </w:r>
      <w:r w:rsidR="00713DC0">
        <w:t>.</w:t>
      </w:r>
    </w:p>
    <w:p w14:paraId="328591B8" w14:textId="2EF4CF19" w:rsidR="001A4072" w:rsidRDefault="00F04E46" w:rsidP="007C3A77">
      <w:pPr>
        <w:autoSpaceDE w:val="0"/>
        <w:autoSpaceDN w:val="0"/>
        <w:adjustRightInd w:val="0"/>
        <w:spacing w:after="0"/>
        <w:jc w:val="both"/>
      </w:pPr>
      <w:r w:rsidRPr="004E7980">
        <w:rPr>
          <w:lang w:val="en-US"/>
        </w:rPr>
        <w:t xml:space="preserve">OpenAI </w:t>
      </w:r>
      <w:r w:rsidR="00621159" w:rsidRPr="00326563">
        <w:rPr>
          <w:highlight w:val="magenta"/>
        </w:rPr>
        <w:fldChar w:fldCharType="begin"/>
      </w:r>
      <w:r w:rsidR="00621159" w:rsidRPr="004E7980">
        <w:rPr>
          <w:highlight w:val="magenta"/>
          <w:lang w:val="en-US"/>
        </w:rPr>
        <w:instrText xml:space="preserve"> ADDIN ZOTERO_ITEM CSL_CITATION {"citationID":"KRrSN8nE","properties":{"formattedCitation":"(OpenAI, o.\\uc0\\u160{}J.)","plainCitation":"(OpenAI, o. J.)","noteIndex":0},"citationItems":[{"id":2228,"uris":["http://zotero.org/users/14644665/items/V7ZNTSKN"],"itemData":{"id":2228,"type":"webpage","abstract":"Explore developer resources, tutorials, API docs, and dynamic examples to get the most out of OpenAI's platform.","language":"en","title":"Text generation","URL":"https://platform.openai.com/docs/guides/text-generation","author":[{"family":"OpenAI","given":""}],"accessed":{"date-parts":[["2025",1,18]]}}}],"schema":"https://github.com/citation-style-language/schema/raw/master/csl-citation.json"} </w:instrText>
      </w:r>
      <w:r w:rsidR="00621159" w:rsidRPr="00326563">
        <w:rPr>
          <w:highlight w:val="magenta"/>
        </w:rPr>
        <w:fldChar w:fldCharType="separate"/>
      </w:r>
      <w:r w:rsidR="00621159" w:rsidRPr="004E7980">
        <w:rPr>
          <w:rFonts w:cs="Arial"/>
          <w:highlight w:val="magenta"/>
          <w:lang w:val="en-US"/>
        </w:rPr>
        <w:t>(OpenAI, o. J.)</w:t>
      </w:r>
      <w:r w:rsidR="00621159" w:rsidRPr="00326563">
        <w:rPr>
          <w:highlight w:val="magenta"/>
        </w:rPr>
        <w:fldChar w:fldCharType="end"/>
      </w:r>
      <w:r w:rsidR="004E7980" w:rsidRPr="004E7980">
        <w:rPr>
          <w:lang w:val="en-US"/>
        </w:rPr>
        <w:t xml:space="preserve"> </w:t>
      </w:r>
      <w:r w:rsidR="004E7980" w:rsidRPr="00856F90">
        <w:rPr>
          <w:highlight w:val="green"/>
        </w:rPr>
        <w:t xml:space="preserve">unterscheidet </w:t>
      </w:r>
      <w:r w:rsidR="00BE6BEB" w:rsidRPr="00856F90">
        <w:rPr>
          <w:highlight w:val="green"/>
        </w:rPr>
        <w:t>bei der Übergabe v</w:t>
      </w:r>
      <w:r w:rsidR="008A0B02" w:rsidRPr="00856F90">
        <w:rPr>
          <w:highlight w:val="green"/>
        </w:rPr>
        <w:t xml:space="preserve">on Nachrichten an das </w:t>
      </w:r>
      <w:r w:rsidR="00D7746F" w:rsidRPr="00856F90">
        <w:rPr>
          <w:highlight w:val="green"/>
        </w:rPr>
        <w:t xml:space="preserve">LLM </w:t>
      </w:r>
      <w:r w:rsidR="008A0B02" w:rsidRPr="00856F90">
        <w:rPr>
          <w:highlight w:val="green"/>
        </w:rPr>
        <w:t xml:space="preserve">verschiedene Rollen, welche Beeinflussen, </w:t>
      </w:r>
      <w:r w:rsidR="006A108D" w:rsidRPr="00856F90">
        <w:rPr>
          <w:highlight w:val="green"/>
        </w:rPr>
        <w:t xml:space="preserve">wie das LLM die Eingabe interpretiert. Demnach </w:t>
      </w:r>
      <w:r w:rsidR="00DB4C53" w:rsidRPr="00856F90">
        <w:rPr>
          <w:highlight w:val="green"/>
        </w:rPr>
        <w:t xml:space="preserve">können mit der </w:t>
      </w:r>
      <w:r w:rsidR="00EA34BE" w:rsidRPr="00856F90">
        <w:rPr>
          <w:highlight w:val="green"/>
        </w:rPr>
        <w:t xml:space="preserve">Rolle </w:t>
      </w:r>
      <w:proofErr w:type="spellStart"/>
      <w:r w:rsidR="00EA34BE" w:rsidRPr="00856F90">
        <w:rPr>
          <w:i/>
          <w:highlight w:val="green"/>
        </w:rPr>
        <w:t>user</w:t>
      </w:r>
      <w:proofErr w:type="spellEnd"/>
      <w:r w:rsidR="00EA34BE" w:rsidRPr="00856F90">
        <w:rPr>
          <w:highlight w:val="green"/>
        </w:rPr>
        <w:t xml:space="preserve"> </w:t>
      </w:r>
      <w:r w:rsidR="00DB4C53" w:rsidRPr="00856F90">
        <w:rPr>
          <w:highlight w:val="green"/>
        </w:rPr>
        <w:t>Anweisungen an das LLM übergeben werden</w:t>
      </w:r>
      <w:r w:rsidR="009A2D1F" w:rsidRPr="00856F90">
        <w:rPr>
          <w:highlight w:val="green"/>
        </w:rPr>
        <w:t>, um eine Ausgabe zu erzeugen</w:t>
      </w:r>
      <w:r w:rsidR="00EA34BE" w:rsidRPr="00856F90">
        <w:rPr>
          <w:highlight w:val="green"/>
        </w:rPr>
        <w:t>.</w:t>
      </w:r>
      <w:r w:rsidR="004236A1" w:rsidRPr="00856F90">
        <w:rPr>
          <w:highlight w:val="green"/>
        </w:rPr>
        <w:t xml:space="preserve"> Sie vergleichen es mit der Eingabe </w:t>
      </w:r>
      <w:r w:rsidR="001946F1" w:rsidRPr="00856F90">
        <w:rPr>
          <w:highlight w:val="green"/>
        </w:rPr>
        <w:t>einer Nachricht bei ChatGPT.</w:t>
      </w:r>
      <w:r w:rsidR="009A2D1F" w:rsidRPr="00856F90">
        <w:rPr>
          <w:highlight w:val="green"/>
        </w:rPr>
        <w:t xml:space="preserve"> </w:t>
      </w:r>
      <w:r w:rsidR="009C1663" w:rsidRPr="00856F90">
        <w:rPr>
          <w:highlight w:val="green"/>
        </w:rPr>
        <w:t xml:space="preserve">Mit der </w:t>
      </w:r>
      <w:r w:rsidR="009A2D1F" w:rsidRPr="00856F90">
        <w:rPr>
          <w:highlight w:val="green"/>
        </w:rPr>
        <w:t xml:space="preserve">Rolle </w:t>
      </w:r>
      <w:proofErr w:type="spellStart"/>
      <w:r w:rsidR="009A2D1F" w:rsidRPr="00856F90">
        <w:rPr>
          <w:i/>
          <w:highlight w:val="green"/>
        </w:rPr>
        <w:t>developer</w:t>
      </w:r>
      <w:proofErr w:type="spellEnd"/>
      <w:r w:rsidR="009A2D1F" w:rsidRPr="00856F90">
        <w:rPr>
          <w:i/>
          <w:highlight w:val="green"/>
        </w:rPr>
        <w:t xml:space="preserve"> </w:t>
      </w:r>
      <w:r w:rsidR="009C1663" w:rsidRPr="00856F90">
        <w:rPr>
          <w:highlight w:val="green"/>
        </w:rPr>
        <w:t xml:space="preserve">können ebenfalls </w:t>
      </w:r>
      <w:r w:rsidR="002C6F4F" w:rsidRPr="00856F90">
        <w:rPr>
          <w:highlight w:val="green"/>
        </w:rPr>
        <w:t xml:space="preserve">Anweisungen an das Modell übergeben werden, jedoch haben sie </w:t>
      </w:r>
      <w:r w:rsidR="00BA4466" w:rsidRPr="00856F90">
        <w:rPr>
          <w:highlight w:val="green"/>
        </w:rPr>
        <w:t>Vorrang</w:t>
      </w:r>
      <w:r w:rsidR="00BA4466" w:rsidRPr="00856F90">
        <w:rPr>
          <w:highlight w:val="green"/>
        </w:rPr>
        <w:t xml:space="preserve"> </w:t>
      </w:r>
      <w:r w:rsidR="002C6F4F" w:rsidRPr="00856F90">
        <w:rPr>
          <w:highlight w:val="green"/>
        </w:rPr>
        <w:t xml:space="preserve">vor den Nachrichten </w:t>
      </w:r>
      <w:r w:rsidR="00D252BF" w:rsidRPr="00856F90">
        <w:rPr>
          <w:highlight w:val="green"/>
        </w:rPr>
        <w:t xml:space="preserve">der </w:t>
      </w:r>
      <w:r w:rsidR="00D252BF" w:rsidRPr="00856F90">
        <w:rPr>
          <w:i/>
          <w:highlight w:val="green"/>
        </w:rPr>
        <w:t>user</w:t>
      </w:r>
      <w:r w:rsidR="00D252BF" w:rsidRPr="00856F90">
        <w:rPr>
          <w:highlight w:val="green"/>
        </w:rPr>
        <w:t>-Rolle.</w:t>
      </w:r>
      <w:r w:rsidR="009226DE" w:rsidRPr="00856F90">
        <w:rPr>
          <w:highlight w:val="green"/>
        </w:rPr>
        <w:t xml:space="preserve"> Damit können die Ausgaben des Modells </w:t>
      </w:r>
      <w:r w:rsidR="00D7746F" w:rsidRPr="00856F90">
        <w:rPr>
          <w:highlight w:val="green"/>
        </w:rPr>
        <w:t>unabhängig von der Benutzereingabe beeinflusst werden.</w:t>
      </w:r>
      <w:r w:rsidR="0045491C">
        <w:t xml:space="preserve"> </w:t>
      </w:r>
      <w:r w:rsidR="009736EA" w:rsidRPr="007C64DC">
        <w:rPr>
          <w:highlight w:val="green"/>
        </w:rPr>
        <w:t>Die Anfragen</w:t>
      </w:r>
      <w:r w:rsidR="0045491C" w:rsidRPr="007C64DC">
        <w:rPr>
          <w:highlight w:val="green"/>
        </w:rPr>
        <w:t xml:space="preserve"> </w:t>
      </w:r>
      <w:r w:rsidR="0045491C" w:rsidRPr="007C64DC">
        <w:rPr>
          <w:highlight w:val="green"/>
        </w:rPr>
        <w:t>an das LLM</w:t>
      </w:r>
      <w:r w:rsidR="009736EA" w:rsidRPr="007C64DC">
        <w:rPr>
          <w:highlight w:val="green"/>
        </w:rPr>
        <w:t xml:space="preserve"> </w:t>
      </w:r>
      <w:r w:rsidR="0045491C" w:rsidRPr="007C64DC">
        <w:rPr>
          <w:highlight w:val="green"/>
        </w:rPr>
        <w:t xml:space="preserve">sind unter Berücksichtigung dieser Rollen </w:t>
      </w:r>
      <w:r w:rsidR="009736EA" w:rsidRPr="007C64DC">
        <w:rPr>
          <w:highlight w:val="green"/>
        </w:rPr>
        <w:t xml:space="preserve">sind so aufgebaut, dass </w:t>
      </w:r>
      <w:r w:rsidR="009F0C06" w:rsidRPr="007C64DC">
        <w:rPr>
          <w:highlight w:val="green"/>
        </w:rPr>
        <w:t xml:space="preserve">der Prompt </w:t>
      </w:r>
      <w:r w:rsidR="009736EA" w:rsidRPr="007C64DC">
        <w:rPr>
          <w:highlight w:val="green"/>
        </w:rPr>
        <w:t xml:space="preserve">der Rolle </w:t>
      </w:r>
      <w:proofErr w:type="spellStart"/>
      <w:r w:rsidR="00713DC0" w:rsidRPr="007C64DC">
        <w:rPr>
          <w:i/>
          <w:highlight w:val="green"/>
        </w:rPr>
        <w:t>developer</w:t>
      </w:r>
      <w:proofErr w:type="spellEnd"/>
      <w:r w:rsidR="00713DC0" w:rsidRPr="007C64DC">
        <w:rPr>
          <w:i/>
          <w:highlight w:val="green"/>
        </w:rPr>
        <w:t xml:space="preserve"> </w:t>
      </w:r>
      <w:r w:rsidR="00713DC0" w:rsidRPr="007C64DC">
        <w:rPr>
          <w:highlight w:val="green"/>
        </w:rPr>
        <w:t xml:space="preserve"> und der Aufsatz </w:t>
      </w:r>
      <w:r w:rsidR="009736EA" w:rsidRPr="007C64DC">
        <w:rPr>
          <w:highlight w:val="green"/>
        </w:rPr>
        <w:t xml:space="preserve">der Rolle </w:t>
      </w:r>
      <w:proofErr w:type="spellStart"/>
      <w:r w:rsidR="00713DC0" w:rsidRPr="007C64DC">
        <w:rPr>
          <w:i/>
          <w:highlight w:val="green"/>
        </w:rPr>
        <w:t>user</w:t>
      </w:r>
      <w:proofErr w:type="spellEnd"/>
      <w:r w:rsidR="00713DC0" w:rsidRPr="007C64DC">
        <w:rPr>
          <w:i/>
          <w:highlight w:val="green"/>
        </w:rPr>
        <w:t xml:space="preserve"> </w:t>
      </w:r>
      <w:r w:rsidR="00713DC0" w:rsidRPr="007C64DC">
        <w:rPr>
          <w:highlight w:val="green"/>
        </w:rPr>
        <w:t xml:space="preserve"> </w:t>
      </w:r>
      <w:r w:rsidR="009736EA" w:rsidRPr="007C64DC">
        <w:rPr>
          <w:highlight w:val="green"/>
        </w:rPr>
        <w:t xml:space="preserve">zugewiesen </w:t>
      </w:r>
      <w:r w:rsidR="009F4A65" w:rsidRPr="007C64DC">
        <w:rPr>
          <w:highlight w:val="green"/>
        </w:rPr>
        <w:t>sind</w:t>
      </w:r>
      <w:r w:rsidR="00713DC0" w:rsidRPr="007C64DC">
        <w:rPr>
          <w:highlight w:val="green"/>
        </w:rPr>
        <w:t>.</w:t>
      </w:r>
      <w:r w:rsidR="00805A54" w:rsidRPr="007C64DC">
        <w:rPr>
          <w:highlight w:val="green"/>
        </w:rPr>
        <w:t xml:space="preserve"> Damit soll das Szenario imitiert werden, dass </w:t>
      </w:r>
      <w:r w:rsidR="00C377EF" w:rsidRPr="007C64DC">
        <w:rPr>
          <w:highlight w:val="green"/>
        </w:rPr>
        <w:t xml:space="preserve">ein Benutzer lediglich den Text übergibt, aus denen die Argumentationskomponenten </w:t>
      </w:r>
      <w:r w:rsidR="00A53F11" w:rsidRPr="007C64DC">
        <w:rPr>
          <w:highlight w:val="green"/>
        </w:rPr>
        <w:t>und deren Beziehungen extrahiert werden soll</w:t>
      </w:r>
      <w:r w:rsidR="00481C91" w:rsidRPr="007C64DC">
        <w:rPr>
          <w:highlight w:val="green"/>
        </w:rPr>
        <w:t xml:space="preserve">, wobei über die </w:t>
      </w:r>
      <w:proofErr w:type="spellStart"/>
      <w:r w:rsidR="00691980" w:rsidRPr="007C64DC">
        <w:rPr>
          <w:i/>
          <w:highlight w:val="green"/>
        </w:rPr>
        <w:t>developer</w:t>
      </w:r>
      <w:proofErr w:type="spellEnd"/>
      <w:r w:rsidR="00691980" w:rsidRPr="007C64DC">
        <w:rPr>
          <w:highlight w:val="green"/>
        </w:rPr>
        <w:t xml:space="preserve">-Rolle das Verhalten des LLMs </w:t>
      </w:r>
      <w:r w:rsidR="00856F90" w:rsidRPr="007C64DC">
        <w:rPr>
          <w:highlight w:val="green"/>
        </w:rPr>
        <w:t>gesteuert</w:t>
      </w:r>
      <w:r w:rsidR="00856F90">
        <w:t xml:space="preserve"> wird.</w:t>
      </w:r>
    </w:p>
    <w:p w14:paraId="414FDE93" w14:textId="77777777" w:rsidR="009B2AC2" w:rsidRPr="00713DC0" w:rsidRDefault="009B2AC2" w:rsidP="007C3A77">
      <w:pPr>
        <w:autoSpaceDE w:val="0"/>
        <w:autoSpaceDN w:val="0"/>
        <w:adjustRightInd w:val="0"/>
        <w:spacing w:after="0"/>
        <w:jc w:val="both"/>
        <w:rPr>
          <w:highlight w:val="green"/>
        </w:rPr>
      </w:pPr>
    </w:p>
    <w:p w14:paraId="78570A95" w14:textId="77777777" w:rsidR="009B2AC2" w:rsidRDefault="009B2AC2" w:rsidP="009B2AC2">
      <w:pPr>
        <w:pStyle w:val="berschrift3"/>
        <w:rPr>
          <w:ins w:id="1109" w:author="Ben Fels" w:date="2024-12-21T19:09:00Z" w16du:dateUtc="2024-12-21T18:09:00Z"/>
        </w:rPr>
        <w:pPrChange w:id="1110" w:author="Ben Fels" w:date="2024-12-22T10:46:00Z" w16du:dateUtc="2024-12-22T09:46:00Z">
          <w:pPr>
            <w:jc w:val="both"/>
          </w:pPr>
        </w:pPrChange>
      </w:pPr>
      <w:bookmarkStart w:id="1111" w:name="_Toc187929389"/>
      <w:ins w:id="1112" w:author="Ben Fels" w:date="2024-12-22T10:45:00Z" w16du:dateUtc="2024-12-22T09:45:00Z">
        <w:r>
          <w:t>Metriken zur Evaluation</w:t>
        </w:r>
      </w:ins>
      <w:bookmarkEnd w:id="1111"/>
    </w:p>
    <w:p w14:paraId="3E3DF43C" w14:textId="77777777" w:rsidR="009B2AC2" w:rsidRDefault="009B2AC2" w:rsidP="009B2AC2">
      <w:pPr>
        <w:jc w:val="both"/>
      </w:pPr>
      <w:r>
        <w:t xml:space="preserve">Bei der Wahl einer geeigneten Evaluationsmetrik gibt es aufgrund der vorhandenen Komplexität einige Besonderheiten, die es zu berücksichtigen gilt. So kann es vorkommen, dass das Model eine abweichende Anzahl an Argumentationskomponenten zurückgibt, als tatsächlich vorhanden sind. Das liegt daran, dass es auch nicht-argumentative Textabschnitte gibt oder die Zuordnung der Textabschnitte innerhalb der Argumentationskomponenten vom Modell falsch vorgenommen wurde. Die größere Schwierigkeit besteht darin, dass die vom Modell extrahierten Textabschnitte von der Grundwahrheit (Annotationen) abweichen können, indem mehr oder weniger Wörter der Argumentationskomponente zugeordnet werden. Bei gängigen </w:t>
      </w:r>
      <w:proofErr w:type="spellStart"/>
      <w:r>
        <w:t>Klassifikationsmetriken</w:t>
      </w:r>
      <w:proofErr w:type="spellEnd"/>
      <w:r>
        <w:t xml:space="preserve"> wie </w:t>
      </w:r>
      <w:proofErr w:type="spellStart"/>
      <w:r>
        <w:t>Accuracy</w:t>
      </w:r>
      <w:proofErr w:type="spellEnd"/>
      <w:r>
        <w:t xml:space="preserve"> oder Precision würde ein Textabschnitt, welcher nicht vollständig mit der Grundwahrheit </w:t>
      </w:r>
      <w:proofErr w:type="gramStart"/>
      <w:r>
        <w:t>übereinstimmt</w:t>
      </w:r>
      <w:proofErr w:type="gramEnd"/>
      <w:r>
        <w:t xml:space="preserve"> als eigene Instanz betrachtet werden, zu der keine Grundwahrheit vorhanden ist. Ein Ansatz mit diesem Problem umzugehen ist, Übereinstimmungen oberhalb einer gewissen Grenze als Wahr festzulegen. Ein weitere Ansatz ist die Verwendung von ähnlichkeitsbasierten Metriken. </w:t>
      </w:r>
    </w:p>
    <w:p w14:paraId="69CF703F" w14:textId="1458D628" w:rsidR="009B2AC2" w:rsidRDefault="009B2AC2" w:rsidP="009B2AC2">
      <w:pPr>
        <w:jc w:val="both"/>
        <w:rPr>
          <w:strike/>
        </w:rPr>
      </w:pPr>
      <w:r>
        <w:lastRenderedPageBreak/>
        <w:t xml:space="preserve">Metriken, die auf </w:t>
      </w:r>
      <w:r w:rsidR="008450DC">
        <w:t xml:space="preserve">der </w:t>
      </w:r>
      <w:r>
        <w:t>semantischer Ähnlichkeit beruhen</w:t>
      </w:r>
      <w:r w:rsidR="008450DC">
        <w:t xml:space="preserve"> </w:t>
      </w:r>
      <w:r>
        <w:t>werden nicht herangezogen, da die Argumentationskomponenten möglichst exakt und nicht sinngemäß extrahiert werden sollen.</w:t>
      </w:r>
    </w:p>
    <w:p w14:paraId="5612018B" w14:textId="77777777" w:rsidR="009B2AC2" w:rsidRDefault="009B2AC2" w:rsidP="009B2AC2">
      <w:pPr>
        <w:jc w:val="both"/>
      </w:pPr>
      <w:r w:rsidRPr="00322C41">
        <w:rPr>
          <w:b/>
          <w:bCs/>
        </w:rPr>
        <w:t xml:space="preserve">BLEU </w:t>
      </w:r>
      <w:r w:rsidRPr="00B63EB8">
        <w:t xml:space="preserve">(Bilingual Evaluation </w:t>
      </w:r>
      <w:proofErr w:type="spellStart"/>
      <w:r w:rsidRPr="00B63EB8">
        <w:t>Understudy</w:t>
      </w:r>
      <w:proofErr w:type="spellEnd"/>
      <w:r w:rsidRPr="00B63EB8">
        <w:t>)</w:t>
      </w:r>
      <w:r w:rsidRPr="00D43867">
        <w:t xml:space="preserve">: </w:t>
      </w:r>
      <w:r>
        <w:t xml:space="preserve">Die Metrik wurde von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zur Bewertung von maschinellen Übersetzungen entwickelt und hat sich dort nach </w:t>
      </w:r>
      <w:r>
        <w:fldChar w:fldCharType="begin"/>
      </w:r>
      <w:r>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fldChar w:fldCharType="separate"/>
      </w:r>
      <w:r w:rsidRPr="00BC7E42">
        <w:rPr>
          <w:rFonts w:cs="Arial"/>
        </w:rPr>
        <w:t>(</w:t>
      </w:r>
      <w:r w:rsidRPr="00BD2A78">
        <w:rPr>
          <w:rFonts w:cs="Arial"/>
          <w:highlight w:val="magenta"/>
        </w:rPr>
        <w:t>Chen &amp; Cherry, 2014)</w:t>
      </w:r>
      <w:r>
        <w:fldChar w:fldCharType="end"/>
      </w:r>
      <w:r>
        <w:t xml:space="preserve"> als Standard etabliert. Sie kann jedoch auch auf ähnliche Aufgaben angewendet werden. BLEU basiert auf der Metrik Precision und misst, wie ähnlich ein generierter Text zu einem Referenztext ist. Laut der Beschreibung von </w:t>
      </w:r>
      <w:proofErr w:type="spellStart"/>
      <w:r w:rsidRPr="00946AEF">
        <w:rPr>
          <w:rFonts w:cs="Arial"/>
          <w:highlight w:val="magenta"/>
        </w:rPr>
        <w:t>Papineni</w:t>
      </w:r>
      <w:proofErr w:type="spellEnd"/>
      <w:r w:rsidRPr="00946AEF">
        <w:rPr>
          <w:rFonts w:cs="Arial"/>
          <w:highlight w:val="magenta"/>
        </w:rPr>
        <w:t xml:space="preserve"> et al. </w:t>
      </w:r>
      <w:r w:rsidRPr="00946AEF">
        <w:rPr>
          <w:highlight w:val="magenta"/>
        </w:rPr>
        <w:fldChar w:fldCharType="begin"/>
      </w:r>
      <w:r>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Pr="00946AEF">
        <w:rPr>
          <w:highlight w:val="magenta"/>
        </w:rPr>
        <w:fldChar w:fldCharType="separate"/>
      </w:r>
      <w:r w:rsidRPr="00946AEF">
        <w:rPr>
          <w:rFonts w:cs="Arial"/>
          <w:highlight w:val="magenta"/>
        </w:rPr>
        <w:t>(2002)</w:t>
      </w:r>
      <w:r w:rsidRPr="00946AEF">
        <w:rPr>
          <w:highlight w:val="magenta"/>
        </w:rPr>
        <w:fldChar w:fldCharType="end"/>
      </w:r>
      <w:r>
        <w:t xml:space="preserve"> werden zur Bewertung der Übereinstimmungen n-Gramme herangezogen. Ein n-Gramm ist eine Folge von n aufeinanderfolgenden Elementen. Bezogen auf den vorliegenden Anwendungsfall sind die Elemente Wörter in einem Text. Dabei werden Wörter die häufiger in dem generierten Text, als in dem Referenztext vorkommen, sowie kurze generierte Texte bestraft. </w:t>
      </w:r>
      <w:r w:rsidRPr="000867DB">
        <w:rPr>
          <w:highlight w:val="green"/>
        </w:rPr>
        <w:t>Damit soll sichergestellt werden, dass die Texte in Länge, Wortwahl und Reihenfolge der Wörter übereinstimmen</w:t>
      </w:r>
      <w:r>
        <w:t xml:space="preserve">. </w:t>
      </w:r>
      <w:r w:rsidRPr="00A70ABD">
        <w:rPr>
          <w:highlight w:val="green"/>
        </w:rPr>
        <w:t>Der BLEU-Score kann zwischen 0 und 1 liegen. Je höher der Wert, desto höher die Übereinstimmung, mit dem Wert 1 bei einer identischen Übereinstimmung</w:t>
      </w:r>
      <w:r>
        <w:t xml:space="preserve">. </w:t>
      </w:r>
      <w:commentRangeStart w:id="1113"/>
      <w:commentRangeStart w:id="1114"/>
      <w:r>
        <w:t xml:space="preserve">Bei der Berechnung des BLEU-Scores besteht das Problem, dass wenn größere n-Gramme, wie bei n=4, für einen Satz eine Precision von 0 haben, der  BLEU-Score für den Satz ebenfalls 0 </w:t>
      </w:r>
      <w:proofErr w:type="spellStart"/>
      <w:r>
        <w:t>is</w:t>
      </w:r>
      <w:proofErr w:type="spellEnd"/>
      <w:r>
        <w:t xml:space="preserve">, ungeachtet der Übereinstimmungen kleinerer n-Gramme, was wiederum zu einer verzerrten Bewertung führen kann </w:t>
      </w:r>
      <w:r w:rsidRPr="00C4789D">
        <w:rPr>
          <w:highlight w:val="magenta"/>
        </w:rPr>
        <w:fldChar w:fldCharType="begin"/>
      </w:r>
      <w:r>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Pr="00C4789D">
        <w:rPr>
          <w:highlight w:val="magenta"/>
        </w:rPr>
        <w:fldChar w:fldCharType="separate"/>
      </w:r>
      <w:r w:rsidRPr="00C4789D">
        <w:rPr>
          <w:rFonts w:cs="Arial"/>
          <w:highlight w:val="magenta"/>
        </w:rPr>
        <w:t>(Chen &amp; Cherry, 2014, S. 362)</w:t>
      </w:r>
      <w:r w:rsidRPr="00C4789D">
        <w:rPr>
          <w:highlight w:val="magenta"/>
        </w:rPr>
        <w:fldChar w:fldCharType="end"/>
      </w:r>
      <w:r>
        <w:t xml:space="preserve">. </w:t>
      </w:r>
      <w:r w:rsidRPr="00C4789D">
        <w:rPr>
          <w:rFonts w:cs="Arial"/>
          <w:highlight w:val="magenta"/>
        </w:rPr>
        <w:t>Chen &amp; Cherry</w:t>
      </w:r>
      <w:r w:rsidRPr="00C4789D">
        <w:rPr>
          <w:highlight w:val="magenta"/>
        </w:rPr>
        <w:t xml:space="preserve"> </w:t>
      </w:r>
      <w:r w:rsidRPr="00C4789D">
        <w:rPr>
          <w:highlight w:val="magenta"/>
        </w:rPr>
        <w:fldChar w:fldCharType="begin"/>
      </w:r>
      <w:r>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Pr="00C4789D">
        <w:rPr>
          <w:highlight w:val="magenta"/>
        </w:rPr>
        <w:fldChar w:fldCharType="separate"/>
      </w:r>
      <w:r w:rsidRPr="00CE780C">
        <w:rPr>
          <w:rFonts w:cs="Arial"/>
          <w:highlight w:val="magenta"/>
        </w:rPr>
        <w:t>(2014, S. 362)</w:t>
      </w:r>
      <w:r w:rsidRPr="00C4789D">
        <w:rPr>
          <w:highlight w:val="magenta"/>
        </w:rPr>
        <w:fldChar w:fldCharType="end"/>
      </w:r>
      <w:r>
        <w:t xml:space="preserve"> haben deshalb sieben verschiedene </w:t>
      </w:r>
      <w:r w:rsidRPr="009C01B6">
        <w:t>Glättungsverfahren</w:t>
      </w:r>
      <w:r>
        <w:t xml:space="preserve"> verglichen, die dieses Problem beheben. </w:t>
      </w:r>
      <w:r w:rsidRPr="000355CC">
        <w:t>Die Methoden wurden hinsichtlich ihrer Korrelation mit menschlicher Beurteilung</w:t>
      </w:r>
      <w:r>
        <w:t xml:space="preserve">. Demnach zeigte die 7.Glättungsfunktion </w:t>
      </w:r>
      <w:r w:rsidRPr="00BC7707">
        <w:t>die beste Korrelation auf Satzebene</w:t>
      </w:r>
      <w:r>
        <w:t>, weshalb sie für die Untersuchung angewendet wird</w:t>
      </w:r>
      <w:commentRangeEnd w:id="1113"/>
      <w:r>
        <w:rPr>
          <w:rStyle w:val="Kommentarzeichen"/>
        </w:rPr>
        <w:commentReference w:id="1113"/>
      </w:r>
      <w:commentRangeEnd w:id="1114"/>
      <w:r>
        <w:rPr>
          <w:rStyle w:val="Kommentarzeichen"/>
        </w:rPr>
        <w:commentReference w:id="1114"/>
      </w:r>
      <w:r>
        <w:t xml:space="preserve">. </w:t>
      </w:r>
      <w:r w:rsidRPr="00D72379">
        <w:t xml:space="preserve">Die Implementierung von BLEU </w:t>
      </w:r>
      <w:commentRangeStart w:id="1115"/>
      <w:r w:rsidRPr="00F94E0E">
        <w:rPr>
          <w:highlight w:val="cyan"/>
        </w:rPr>
        <w:t>inklusive der Glättungsfunktion</w:t>
      </w:r>
      <w:r>
        <w:t xml:space="preserve"> </w:t>
      </w:r>
      <w:commentRangeEnd w:id="1115"/>
      <w:r>
        <w:rPr>
          <w:rStyle w:val="Kommentarzeichen"/>
        </w:rPr>
        <w:commentReference w:id="1115"/>
      </w:r>
      <w:r w:rsidRPr="00D72379">
        <w:t>erfolgt über NLTK</w:t>
      </w:r>
      <w:r>
        <w:t xml:space="preserve">. Damit zwei Texte für die Untersuchung als übereinstimmend gelten wird als Grenzwert ein BLEU-Score von </w:t>
      </w:r>
      <w:commentRangeStart w:id="1116"/>
      <w:r>
        <w:t xml:space="preserve">0,75 </w:t>
      </w:r>
      <w:commentRangeEnd w:id="1116"/>
      <w:r>
        <w:rPr>
          <w:rStyle w:val="Kommentarzeichen"/>
        </w:rPr>
        <w:commentReference w:id="1116"/>
      </w:r>
      <w:r>
        <w:t xml:space="preserve">festgelegt. </w:t>
      </w:r>
      <w:r w:rsidRPr="00347A6A">
        <w:rPr>
          <w:highlight w:val="cyan"/>
        </w:rPr>
        <w:t>Ggf.</w:t>
      </w:r>
      <w:r>
        <w:t xml:space="preserve"> </w:t>
      </w:r>
      <w:r w:rsidRPr="00BE6BDE">
        <w:rPr>
          <w:highlight w:val="cyan"/>
        </w:rPr>
        <w:t>Beispiel zur Orientierung anführen, evtl. in Fußnote</w:t>
      </w:r>
    </w:p>
    <w:p w14:paraId="0BD2177A" w14:textId="77777777" w:rsidR="009B2AC2" w:rsidRDefault="009B2AC2" w:rsidP="009B2AC2">
      <w:pPr>
        <w:pStyle w:val="Listenabsatz"/>
        <w:ind w:left="0"/>
        <w:jc w:val="both"/>
      </w:pPr>
      <w:r>
        <w:t>Da die argumentativen Textabschnitte extrahiert und nicht umschrieben werden sollen, und zudem die Reihenfolge der Wörter relevant ist, wird die Metrik als geeignet angesehen.</w:t>
      </w:r>
    </w:p>
    <w:p w14:paraId="15DB5EF7" w14:textId="77777777" w:rsidR="009B2AC2" w:rsidRDefault="009B2AC2" w:rsidP="009B2AC2">
      <w:r w:rsidRPr="0058226A">
        <w:rPr>
          <w:b/>
        </w:rPr>
        <w:t>Konfusions</w:t>
      </w:r>
      <w:r>
        <w:rPr>
          <w:b/>
        </w:rPr>
        <w:t>m</w:t>
      </w:r>
      <w:r w:rsidRPr="0058226A">
        <w:rPr>
          <w:b/>
        </w:rPr>
        <w:t>atrix</w:t>
      </w:r>
      <w:r>
        <w:t xml:space="preserve">: Berechnung von True Positives (TP), </w:t>
      </w:r>
      <w:proofErr w:type="spellStart"/>
      <w:r>
        <w:t>False</w:t>
      </w:r>
      <w:proofErr w:type="spellEnd"/>
      <w:r>
        <w:t xml:space="preserve"> Positives (FP), </w:t>
      </w:r>
      <w:proofErr w:type="spellStart"/>
      <w:r>
        <w:t>False</w:t>
      </w:r>
      <w:proofErr w:type="spellEnd"/>
      <w:r>
        <w:t xml:space="preserve"> Negatives (FN) und True Negatives (TN), um daraus die Metriken wie </w:t>
      </w:r>
      <w:r>
        <w:lastRenderedPageBreak/>
        <w:t>Precision und Recall zu bestimmen. Dabei eine Grenze festlegen, ab wann ein Satz nahe genug der Grundwahrheit entspricht und damit als korrekt vorhergesagt gilt.</w:t>
      </w:r>
    </w:p>
    <w:p w14:paraId="1BD6F3B0" w14:textId="77777777" w:rsidR="009B2AC2" w:rsidRPr="00AC5797" w:rsidRDefault="009B2AC2" w:rsidP="009B2AC2">
      <w:r>
        <w:t xml:space="preserve">Hier die </w:t>
      </w:r>
      <w:commentRangeStart w:id="1117"/>
      <w:r>
        <w:t xml:space="preserve">Bedeutung der Felder in der Konfusionsmatrix </w:t>
      </w:r>
      <w:commentRangeEnd w:id="1117"/>
      <w:r>
        <w:rPr>
          <w:rStyle w:val="Kommentarzeichen"/>
        </w:rPr>
        <w:commentReference w:id="1117"/>
      </w:r>
      <w:r>
        <w:t xml:space="preserve">an dem Beispiel von Behauptungen. Diese lassen sich sinngemäß auf die anderen Argumentationskomponenten </w:t>
      </w:r>
      <w:proofErr w:type="spellStart"/>
      <w:r>
        <w:t>übertrgen</w:t>
      </w:r>
      <w:proofErr w:type="spellEnd"/>
      <w:r>
        <w:t>.</w:t>
      </w:r>
    </w:p>
    <w:p w14:paraId="204F6521" w14:textId="77777777" w:rsidR="009B2AC2" w:rsidRDefault="009B2AC2" w:rsidP="009B2AC2">
      <w:pPr>
        <w:pStyle w:val="Listenabsatz"/>
        <w:numPr>
          <w:ilvl w:val="0"/>
          <w:numId w:val="64"/>
        </w:numPr>
      </w:pPr>
      <w:r w:rsidRPr="007B6EDC">
        <w:rPr>
          <w:b/>
        </w:rPr>
        <w:t xml:space="preserve">True Positive (TP): </w:t>
      </w:r>
      <w:r>
        <w:t>Die Textabschnitte werden als Behauptung gemäß der Ähnlichkeitsmetrik ausreichend genau erkannt.</w:t>
      </w:r>
    </w:p>
    <w:p w14:paraId="20E773B0" w14:textId="77777777" w:rsidR="009B2AC2" w:rsidRDefault="009B2AC2" w:rsidP="009B2AC2">
      <w:pPr>
        <w:pStyle w:val="Listenabsatz"/>
        <w:numPr>
          <w:ilvl w:val="0"/>
          <w:numId w:val="64"/>
        </w:numPr>
      </w:pPr>
      <w:proofErr w:type="spellStart"/>
      <w:r w:rsidRPr="007B6EDC">
        <w:rPr>
          <w:b/>
        </w:rPr>
        <w:t>False</w:t>
      </w:r>
      <w:proofErr w:type="spellEnd"/>
      <w:r w:rsidRPr="007B6EDC">
        <w:rPr>
          <w:b/>
        </w:rPr>
        <w:t xml:space="preserve"> Negative (FN)</w:t>
      </w:r>
      <w:r>
        <w:t>: Die Textabschnitte werden nicht als Behauptung vom LLM erkannt, obwohl sie es sind.</w:t>
      </w:r>
    </w:p>
    <w:p w14:paraId="6A4DF277" w14:textId="77777777" w:rsidR="009B2AC2" w:rsidRDefault="009B2AC2" w:rsidP="009B2AC2">
      <w:pPr>
        <w:pStyle w:val="Listenabsatz"/>
        <w:numPr>
          <w:ilvl w:val="0"/>
          <w:numId w:val="64"/>
        </w:numPr>
      </w:pPr>
      <w:proofErr w:type="spellStart"/>
      <w:r w:rsidRPr="007B6EDC">
        <w:rPr>
          <w:b/>
        </w:rPr>
        <w:t>False</w:t>
      </w:r>
      <w:proofErr w:type="spellEnd"/>
      <w:r w:rsidRPr="007B6EDC">
        <w:rPr>
          <w:b/>
        </w:rPr>
        <w:t xml:space="preserve"> Positive (FP)</w:t>
      </w:r>
      <w:r>
        <w:t xml:space="preserve">: Die Textabschnitte werden als Behauptung vom LLM identifiziert, obwohl sie es nicht sind. </w:t>
      </w:r>
    </w:p>
    <w:p w14:paraId="4B5B9CAA" w14:textId="77777777" w:rsidR="009B2AC2" w:rsidRDefault="009B2AC2" w:rsidP="009B2AC2">
      <w:pPr>
        <w:pStyle w:val="Listenabsatz"/>
        <w:numPr>
          <w:ilvl w:val="0"/>
          <w:numId w:val="64"/>
        </w:numPr>
      </w:pPr>
      <w:r w:rsidRPr="004B3FB2">
        <w:rPr>
          <w:b/>
        </w:rPr>
        <w:t>True Negative (TN)</w:t>
      </w:r>
      <w:r>
        <w:t>: Die Textabschnitte werden korrekt nicht als Behauptung erkannt. Die Besonderheit bei dem vorliegenden Anwendungsfall ist, dass das LLM nur die argumentativen Texte extrahieren soll. Es gibt folglich keine korrekt vorhergesagten nicht-argumentativen Texte.</w:t>
      </w:r>
    </w:p>
    <w:p w14:paraId="14961302" w14:textId="77777777" w:rsidR="009B2AC2" w:rsidRDefault="009B2AC2" w:rsidP="009B2AC2">
      <w:pPr>
        <w:jc w:val="both"/>
      </w:pPr>
      <w:r>
        <w:t xml:space="preserve">Diese Betrachtung erfolgt für jede Argumentationskomponente einzeln. Eine Betrachtung in einer gemeinsamen Konfusionsmatrix wird nicht vorgenommen. Dazu müssten die nicht-argumentativen Texte als solche ebenfalls annotiert werden. </w:t>
      </w:r>
    </w:p>
    <w:p w14:paraId="5C63E0C2" w14:textId="77777777" w:rsidR="009B2AC2" w:rsidRDefault="009B2AC2" w:rsidP="009B2AC2">
      <w:pPr>
        <w:jc w:val="both"/>
      </w:pPr>
      <w:r>
        <w:t xml:space="preserve">Man kann sich die argumentativen und nicht-argumentativen Textabschnitte in einem Text wie Bausteine vorstellen. Jeder Textbaustein hat feste Grenzen, mit denen er an anliegende Textbausteine angrenzt. Für eine Evaluation im Sinne einer gemeinsamen Konfusionsmatrix müssen für alle Textbausteine mit seinen festen Grenzen eine Klasse vorhergesagt werden und eine Grundwahrheit vorhanden sein. Würde das Modell nun einen Textbaustein nicht korrekt vorhersagen, </w:t>
      </w:r>
    </w:p>
    <w:p w14:paraId="7EB252AE" w14:textId="77777777" w:rsidR="009B2AC2" w:rsidRDefault="009B2AC2" w:rsidP="009B2AC2">
      <w:pPr>
        <w:jc w:val="both"/>
      </w:pPr>
      <w:r>
        <w:t>Die Aufgabe ist somit nicht nur eine Klassifikation von Textbausteinen, sondern auch die korrekte Textextraktion</w:t>
      </w:r>
    </w:p>
    <w:p w14:paraId="1A1AE61C" w14:textId="77777777" w:rsidR="009B2AC2" w:rsidRDefault="009B2AC2" w:rsidP="009B2AC2">
      <w:pPr>
        <w:jc w:val="both"/>
      </w:pPr>
      <w:r>
        <w:t xml:space="preserve">Aufgrund des Phänomens von Halluzinationen </w:t>
      </w:r>
      <w:r w:rsidRPr="00C550EA">
        <w:rPr>
          <w:highlight w:val="cyan"/>
        </w:rPr>
        <w:t>(</w:t>
      </w:r>
      <w:proofErr w:type="gramStart"/>
      <w:r w:rsidRPr="00C550EA">
        <w:rPr>
          <w:highlight w:val="cyan"/>
        </w:rPr>
        <w:t>Hier</w:t>
      </w:r>
      <w:proofErr w:type="gramEnd"/>
      <w:r w:rsidRPr="00C550EA">
        <w:rPr>
          <w:highlight w:val="cyan"/>
        </w:rPr>
        <w:t xml:space="preserve"> noch beschreiben was es ist mit Quelle)</w:t>
      </w:r>
      <w:r>
        <w:t xml:space="preserve"> bei einem LLM kann es trotz klarer Anweisungen dazu kommen, dass Wörter ergänzt werden oder entfallen. Es würde somit Textbausteine </w:t>
      </w:r>
      <w:proofErr w:type="gramStart"/>
      <w:r>
        <w:t>vorliegen</w:t>
      </w:r>
      <w:proofErr w:type="gramEnd"/>
      <w:r>
        <w:t xml:space="preserve"> die so in dem Text nicht existieren</w:t>
      </w:r>
    </w:p>
    <w:p w14:paraId="14FA6E41" w14:textId="77777777" w:rsidR="009B2AC2" w:rsidRDefault="009B2AC2" w:rsidP="009B2AC2">
      <w:pPr>
        <w:jc w:val="both"/>
      </w:pPr>
      <w:r>
        <w:lastRenderedPageBreak/>
        <w:t>Aufgrund der zuvor erläuterten möglichen Abweichungen in den Grenzen der extrahierten Textabschnitte würden zusätzliche Komplikationen entstehen.</w:t>
      </w:r>
    </w:p>
    <w:p w14:paraId="66648249" w14:textId="77777777" w:rsidR="009B2AC2" w:rsidRDefault="009B2AC2" w:rsidP="009B2AC2">
      <w:pPr>
        <w:jc w:val="both"/>
      </w:pPr>
      <w:r>
        <w:t xml:space="preserve">Bei eine sauberen Klassifizierung der Textabschnitte eines Aufsatzes in die drei Argumentationskomponenten und nicht-argumentativen Textabschnitte ist jedes Wort einer der Klassen zuzuordnen. Der damit verbundene Aufwand wird als zu hoch bewerten, mit keiner zu geringen Erfolgsaussicht. Nichtsdestotrotz lassen sich aus den Werten der Konfusionsmatrix diejenigen </w:t>
      </w:r>
      <w:proofErr w:type="spellStart"/>
      <w:r>
        <w:t>Klassifikationsmetriken</w:t>
      </w:r>
      <w:proofErr w:type="spellEnd"/>
      <w:r>
        <w:t xml:space="preserve"> berechnen, für die FN nicht benötigt werden. Somit können Precision, Recall und F1-Score berechnet werden. </w:t>
      </w:r>
    </w:p>
    <w:p w14:paraId="38E72015" w14:textId="77777777" w:rsidR="009B2AC2" w:rsidRPr="00B36212" w:rsidRDefault="009B2AC2" w:rsidP="009B2AC2">
      <w:pPr>
        <w:jc w:val="both"/>
        <w:rPr>
          <w:ins w:id="1118" w:author="Ben Fels" w:date="2024-12-16T22:14:00Z" w16du:dateUtc="2024-12-16T21:14:00Z"/>
          <w:highlight w:val="green"/>
        </w:rPr>
      </w:pPr>
      <w:r w:rsidRPr="00E83763">
        <w:rPr>
          <w:highlight w:val="green"/>
        </w:rPr>
        <w:t>Zum besseren Verständnis werden die Metriken erneut an dem Beispiel der Argumentationskomponente Behauptung erläutert. Precision misst den Anteil der identifizierten Behauptungen, die tatsächlich Behauptungen sind. Recall ist hingegen der Anteil der tatsächlichen Behauptungen, die korrekt als solche extrahiert wurden</w:t>
      </w:r>
      <w:r>
        <w:t xml:space="preserve">. </w:t>
      </w:r>
      <w:commentRangeStart w:id="1119"/>
      <w:r w:rsidRPr="003E440C">
        <w:rPr>
          <w:highlight w:val="green"/>
        </w:rPr>
        <w:t>Eine hohe Precision allein könnte bedeuten, dass nur wenige tatsächliche Behauptungen vom LLM identifiziert werden</w:t>
      </w:r>
      <w:commentRangeEnd w:id="1119"/>
      <w:r w:rsidRPr="003E440C">
        <w:rPr>
          <w:rStyle w:val="Kommentarzeichen"/>
          <w:highlight w:val="green"/>
        </w:rPr>
        <w:commentReference w:id="1119"/>
      </w:r>
      <w:r w:rsidRPr="003E440C">
        <w:rPr>
          <w:highlight w:val="green"/>
        </w:rPr>
        <w:t>. Der Fokus auf einen hohen Recall ohne ausreichende Precision könnte hingegen bedeuten, dass das LLM viele tatsächliche Behauptungen erkennt, aber auch viele Argumentationskomponenten fälschlicherweise als Behauptungen klassifiziert. Es ist somit sinnvoll ein ausgewogenes Verhältnis zwischen den beiden Metriken zur Bewertung der Gesamtleistung des LLMs heranzuziehen. Hierfür eignet sich der F1-Score, welcher Precision und Recall in einem Wert vereint, indem das harmonische Mittel aus ihnen gebildet wird</w:t>
      </w:r>
      <w:r>
        <w:t xml:space="preserve"> </w:t>
      </w:r>
      <w:r w:rsidRPr="000800F4">
        <w:rPr>
          <w:highlight w:val="magenta"/>
        </w:rPr>
        <w:fldChar w:fldCharType="begin"/>
      </w:r>
      <w:r>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Pr="000800F4">
        <w:rPr>
          <w:highlight w:val="magenta"/>
        </w:rPr>
        <w:fldChar w:fldCharType="separate"/>
      </w:r>
      <w:r w:rsidRPr="00B91FAC">
        <w:rPr>
          <w:rFonts w:cs="Arial"/>
        </w:rPr>
        <w:t>(</w:t>
      </w:r>
      <w:proofErr w:type="spellStart"/>
      <w:r w:rsidRPr="00B91FAC">
        <w:rPr>
          <w:rFonts w:cs="Arial"/>
          <w:highlight w:val="magenta"/>
        </w:rPr>
        <w:t>Géron</w:t>
      </w:r>
      <w:proofErr w:type="spellEnd"/>
      <w:r w:rsidRPr="00B91FAC">
        <w:rPr>
          <w:rFonts w:cs="Arial"/>
          <w:highlight w:val="magenta"/>
        </w:rPr>
        <w:t>, 2022, S. 111)</w:t>
      </w:r>
      <w:r w:rsidRPr="000800F4">
        <w:rPr>
          <w:highlight w:val="magenta"/>
        </w:rPr>
        <w:fldChar w:fldCharType="end"/>
      </w:r>
      <w:r>
        <w:t>.</w:t>
      </w:r>
    </w:p>
    <w:p w14:paraId="15C69F3F" w14:textId="77777777" w:rsidR="009B2AC2" w:rsidRPr="004A62D9" w:rsidRDefault="009B2AC2" w:rsidP="009B2AC2">
      <w:pPr>
        <w:pStyle w:val="Listenabsatz"/>
        <w:numPr>
          <w:ilvl w:val="0"/>
          <w:numId w:val="63"/>
        </w:numPr>
        <w:rPr>
          <w:lang w:val="en-US"/>
        </w:rPr>
      </w:pPr>
      <w:ins w:id="1120" w:author="Ben Fels" w:date="2024-12-16T22:14:00Z" w16du:dateUtc="2024-12-16T21:14:00Z">
        <w:r w:rsidRPr="004A62D9">
          <w:rPr>
            <w:lang w:val="en-US"/>
          </w:rPr>
          <w:t>F1</w:t>
        </w:r>
      </w:ins>
      <w:r w:rsidRPr="004A62D9">
        <w:rPr>
          <w:lang w:val="en-US"/>
        </w:rPr>
        <w:t xml:space="preserve"> macro-averaged</w:t>
      </w:r>
      <w:r>
        <w:rPr>
          <w:lang w:val="en-US"/>
        </w:rPr>
        <w:t xml:space="preserve"> </w:t>
      </w:r>
      <w:ins w:id="1121" w:author="Ben Fels" w:date="2024-12-16T22:14:00Z" w16du:dateUtc="2024-12-16T21:14:00Z">
        <w:r w:rsidRPr="004A62D9">
          <w:rPr>
            <w:lang w:val="en-US"/>
          </w:rPr>
          <w:t>score</w:t>
        </w:r>
      </w:ins>
      <w:r>
        <w:rPr>
          <w:lang w:val="en-US"/>
        </w:rPr>
        <w:t xml:space="preserve"> calculated at sequence level</w:t>
      </w:r>
      <w:ins w:id="1122"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w:t>
        </w:r>
        <w:proofErr w:type="spellStart"/>
        <w:r w:rsidRPr="004A62D9">
          <w:rPr>
            <w:rFonts w:cs="Arial"/>
            <w:highlight w:val="magenta"/>
            <w:lang w:val="en-US"/>
          </w:rPr>
          <w:t>Yeginbergen</w:t>
        </w:r>
        <w:proofErr w:type="spellEnd"/>
        <w:r w:rsidRPr="004A62D9">
          <w:rPr>
            <w:rFonts w:cs="Arial"/>
            <w:highlight w:val="magenta"/>
            <w:lang w:val="en-US"/>
          </w:rPr>
          <w:t xml:space="preserve"> et al., 2024, S. 11691)</w:t>
        </w:r>
        <w:r w:rsidRPr="009E08AA">
          <w:rPr>
            <w:highlight w:val="magenta"/>
          </w:rPr>
          <w:fldChar w:fldCharType="end"/>
        </w:r>
      </w:ins>
      <w:r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Pr="00AD2883">
        <w:rPr>
          <w:lang w:val="en-US"/>
        </w:rPr>
        <w:t xml:space="preserve"> (Tjong Kim Sang and De </w:t>
      </w:r>
      <w:proofErr w:type="spellStart"/>
      <w:r w:rsidRPr="00AD2883">
        <w:rPr>
          <w:lang w:val="en-US"/>
        </w:rPr>
        <w:t>Meulder</w:t>
      </w:r>
      <w:proofErr w:type="spellEnd"/>
      <w:r w:rsidRPr="00AD2883">
        <w:rPr>
          <w:lang w:val="en-US"/>
        </w:rPr>
        <w:t>, 2003).</w:t>
      </w:r>
    </w:p>
    <w:p w14:paraId="7FD7F0A6" w14:textId="77777777" w:rsidR="009B2AC2" w:rsidRDefault="009B2AC2" w:rsidP="009B2AC2">
      <w:pPr>
        <w:pStyle w:val="Listenabsatz"/>
        <w:numPr>
          <w:ilvl w:val="0"/>
          <w:numId w:val="63"/>
        </w:numPr>
      </w:pPr>
      <w:proofErr w:type="spellStart"/>
      <w:r>
        <w:t>Stance</w:t>
      </w:r>
      <w:proofErr w:type="spellEnd"/>
      <w:r>
        <w:t xml:space="preserve"> Classification </w:t>
      </w:r>
      <w:r>
        <w:sym w:font="Wingdings" w:char="F0E0"/>
      </w:r>
      <w:r>
        <w:t xml:space="preserve"> </w:t>
      </w:r>
      <w:proofErr w:type="spellStart"/>
      <w:r>
        <w:t>Macro</w:t>
      </w:r>
      <w:proofErr w:type="spellEnd"/>
      <w:r>
        <w:t xml:space="preserve"> F1</w:t>
      </w:r>
    </w:p>
    <w:p w14:paraId="1A381C6C" w14:textId="77777777" w:rsidR="009B2AC2" w:rsidRPr="00FD1A46" w:rsidRDefault="009B2AC2" w:rsidP="009B2AC2">
      <w:pPr>
        <w:pStyle w:val="Listenabsatz"/>
        <w:numPr>
          <w:ilvl w:val="0"/>
          <w:numId w:val="63"/>
        </w:numPr>
        <w:rPr>
          <w:ins w:id="1123" w:author="Ben Fels" w:date="2024-12-16T22:14:00Z" w16du:dateUtc="2024-12-16T21:14:00Z"/>
          <w:lang w:val="en-US"/>
        </w:rPr>
      </w:pPr>
      <w:r w:rsidRPr="00FD1A46">
        <w:rPr>
          <w:lang w:val="en-US"/>
        </w:rPr>
        <w:t xml:space="preserve">Stab &amp; </w:t>
      </w:r>
      <w:proofErr w:type="spellStart"/>
      <w:r w:rsidRPr="00FD1A46">
        <w:rPr>
          <w:lang w:val="en-US"/>
        </w:rPr>
        <w:t>Gurevych</w:t>
      </w:r>
      <w:proofErr w:type="spellEnd"/>
      <w:r w:rsidRPr="00FD1A46">
        <w:rPr>
          <w:lang w:val="en-US"/>
        </w:rPr>
        <w:t xml:space="preserve"> (dataset) </w:t>
      </w:r>
      <w:r>
        <w:sym w:font="Wingdings" w:char="F0E0"/>
      </w:r>
      <w:r w:rsidRPr="00FD1A46">
        <w:rPr>
          <w:lang w:val="en-US"/>
        </w:rPr>
        <w:t xml:space="preserve"> </w:t>
      </w:r>
      <w:r>
        <w:rPr>
          <w:lang w:val="en-US"/>
        </w:rPr>
        <w:t xml:space="preserve">macro </w:t>
      </w:r>
      <w:r w:rsidRPr="00FD1A46">
        <w:rPr>
          <w:lang w:val="en-US"/>
        </w:rPr>
        <w:t>F1-S</w:t>
      </w:r>
      <w:r>
        <w:rPr>
          <w:lang w:val="en-US"/>
        </w:rPr>
        <w:t xml:space="preserve">core für Components (MC, C, </w:t>
      </w:r>
      <w:proofErr w:type="spellStart"/>
      <w:r>
        <w:rPr>
          <w:lang w:val="en-US"/>
        </w:rPr>
        <w:t>Pr</w:t>
      </w:r>
      <w:proofErr w:type="spellEnd"/>
      <w:r>
        <w:rPr>
          <w:lang w:val="en-US"/>
        </w:rPr>
        <w:t>), Relations (Linked, not linked) und Stances (Support, Attack)</w:t>
      </w:r>
    </w:p>
    <w:p w14:paraId="75A7287C" w14:textId="77777777" w:rsidR="009B2AC2" w:rsidRDefault="009B2AC2" w:rsidP="009B2AC2">
      <w:pPr>
        <w:rPr>
          <w:ins w:id="1124" w:author="Ben Fels" w:date="2024-12-16T22:14:00Z" w16du:dateUtc="2024-12-16T21:14:00Z"/>
        </w:rPr>
      </w:pPr>
      <w:ins w:id="1125" w:author="Ben Fels" w:date="2024-12-16T22:14:00Z" w16du:dateUtc="2024-12-16T21:14:00Z">
        <w:r w:rsidRPr="00A40E53">
          <w:rPr>
            <w:i/>
          </w:rPr>
          <w:lastRenderedPageBreak/>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 xml:space="preserve">(Cabrio &amp; </w:t>
        </w:r>
        <w:proofErr w:type="spellStart"/>
        <w:r w:rsidRPr="004E15B9">
          <w:rPr>
            <w:rFonts w:cs="Arial"/>
            <w:highlight w:val="magenta"/>
          </w:rPr>
          <w:t>Villata</w:t>
        </w:r>
        <w:proofErr w:type="spellEnd"/>
        <w:r w:rsidRPr="004E15B9">
          <w:rPr>
            <w:rFonts w:cs="Arial"/>
            <w:highlight w:val="magenta"/>
          </w:rPr>
          <w:t>, 2018, S. 5431)</w:t>
        </w:r>
        <w:r w:rsidRPr="004E15B9">
          <w:rPr>
            <w:highlight w:val="magenta"/>
          </w:rPr>
          <w:fldChar w:fldCharType="end"/>
        </w:r>
        <w:r w:rsidRPr="004E15B9">
          <w:rPr>
            <w:highlight w:val="magenta"/>
          </w:rPr>
          <w:t>.</w:t>
        </w:r>
      </w:ins>
    </w:p>
    <w:p w14:paraId="1DA593D3" w14:textId="77777777" w:rsidR="00830E12" w:rsidRPr="00590195" w:rsidRDefault="00830E12" w:rsidP="007C3A77">
      <w:pPr>
        <w:autoSpaceDE w:val="0"/>
        <w:autoSpaceDN w:val="0"/>
        <w:adjustRightInd w:val="0"/>
        <w:spacing w:after="0"/>
        <w:jc w:val="both"/>
        <w:rPr>
          <w:ins w:id="1126"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127" w:author="Ben Fels" w:date="2024-12-21T11:47:00Z" w16du:dateUtc="2024-12-21T10:47:00Z"/>
          <w:lang w:val="en-US"/>
          <w:rPrChange w:id="1128" w:author="Ben Fels" w:date="2024-12-21T18:24:00Z" w16du:dateUtc="2024-12-21T17:24:00Z">
            <w:rPr>
              <w:del w:id="1129" w:author="Ben Fels" w:date="2024-12-21T11:47:00Z" w16du:dateUtc="2024-12-21T10:47:00Z"/>
              <w:b/>
              <w:i/>
              <w:lang w:val="en-US"/>
            </w:rPr>
          </w:rPrChange>
        </w:rPr>
      </w:pPr>
      <w:bookmarkStart w:id="1130" w:name="_Toc185697462"/>
      <w:bookmarkStart w:id="1131" w:name="_Toc186791538"/>
      <w:bookmarkStart w:id="1132" w:name="_Toc187929391"/>
      <w:bookmarkEnd w:id="1130"/>
      <w:bookmarkEnd w:id="1131"/>
      <w:bookmarkEnd w:id="1132"/>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133" w:author="Ben Fels" w:date="2024-12-21T11:47:00Z" w16du:dateUtc="2024-12-21T10:47:00Z"/>
          <w:lang w:val="en-US"/>
          <w:rPrChange w:id="1134" w:author="Ben Fels" w:date="2024-12-21T18:24:00Z" w16du:dateUtc="2024-12-21T17:24:00Z">
            <w:rPr>
              <w:del w:id="1135" w:author="Ben Fels" w:date="2024-12-21T11:47:00Z" w16du:dateUtc="2024-12-21T10:47:00Z"/>
            </w:rPr>
          </w:rPrChange>
        </w:rPr>
      </w:pPr>
      <w:del w:id="1136" w:author="Ben Fels" w:date="2024-12-21T11:47:00Z" w16du:dateUtc="2024-12-21T10:47:00Z">
        <w:r w:rsidRPr="002F4B5A" w:rsidDel="002A4580">
          <w:rPr>
            <w:lang w:val="en-US"/>
            <w:rPrChange w:id="1137" w:author="Ben Fels" w:date="2024-12-21T18:24:00Z" w16du:dateUtc="2024-12-21T17:24:00Z">
              <w:rPr/>
            </w:rPrChange>
          </w:rPr>
          <w:delText>Zero-Shot</w:delText>
        </w:r>
        <w:r w:rsidR="00490397" w:rsidRPr="002F4B5A" w:rsidDel="002A4580">
          <w:rPr>
            <w:lang w:val="en-US"/>
            <w:rPrChange w:id="1138" w:author="Ben Fels" w:date="2024-12-21T18:24:00Z" w16du:dateUtc="2024-12-21T17:24:00Z">
              <w:rPr/>
            </w:rPrChange>
          </w:rPr>
          <w:delText>: Kein Beispiel übergeben</w:delText>
        </w:r>
        <w:bookmarkStart w:id="1139" w:name="_Toc185697463"/>
        <w:bookmarkStart w:id="1140" w:name="_Toc186791539"/>
        <w:bookmarkStart w:id="1141" w:name="_Toc187929392"/>
        <w:bookmarkEnd w:id="1139"/>
        <w:bookmarkEnd w:id="1140"/>
        <w:bookmarkEnd w:id="1141"/>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42" w:author="Ben Fels" w:date="2024-12-21T11:47:00Z" w16du:dateUtc="2024-12-21T10:47:00Z"/>
          <w:lang w:val="en-US"/>
          <w:rPrChange w:id="1143" w:author="Ben Fels" w:date="2024-12-21T18:24:00Z" w16du:dateUtc="2024-12-21T17:24:00Z">
            <w:rPr>
              <w:del w:id="1144" w:author="Ben Fels" w:date="2024-12-21T11:47:00Z" w16du:dateUtc="2024-12-21T10:47:00Z"/>
            </w:rPr>
          </w:rPrChange>
        </w:rPr>
      </w:pPr>
      <w:del w:id="1145" w:author="Ben Fels" w:date="2024-12-21T11:47:00Z" w16du:dateUtc="2024-12-21T10:47:00Z">
        <w:r w:rsidRPr="002F4B5A" w:rsidDel="002A4580">
          <w:rPr>
            <w:lang w:val="en-US"/>
            <w:rPrChange w:id="1146" w:author="Ben Fels" w:date="2024-12-21T18:24:00Z" w16du:dateUtc="2024-12-21T17:24:00Z">
              <w:rPr/>
            </w:rPrChange>
          </w:rPr>
          <w:delText>One-Shot</w:delText>
        </w:r>
        <w:r w:rsidR="00490397" w:rsidRPr="002F4B5A" w:rsidDel="002A4580">
          <w:rPr>
            <w:lang w:val="en-US"/>
            <w:rPrChange w:id="1147" w:author="Ben Fels" w:date="2024-12-21T18:24:00Z" w16du:dateUtc="2024-12-21T17:24:00Z">
              <w:rPr/>
            </w:rPrChange>
          </w:rPr>
          <w:delText>: ein Beispiel übergeben</w:delText>
        </w:r>
        <w:bookmarkStart w:id="1148" w:name="_Toc185697464"/>
        <w:bookmarkStart w:id="1149" w:name="_Toc186791540"/>
        <w:bookmarkStart w:id="1150" w:name="_Toc187929393"/>
        <w:bookmarkEnd w:id="1148"/>
        <w:bookmarkEnd w:id="1149"/>
        <w:bookmarkEnd w:id="1150"/>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51" w:author="Ben Fels" w:date="2024-12-21T11:47:00Z" w16du:dateUtc="2024-12-21T10:47:00Z"/>
          <w:lang w:val="en-US"/>
          <w:rPrChange w:id="1152" w:author="Ben Fels" w:date="2024-12-21T18:24:00Z" w16du:dateUtc="2024-12-21T17:24:00Z">
            <w:rPr>
              <w:del w:id="1153" w:author="Ben Fels" w:date="2024-12-21T11:47:00Z" w16du:dateUtc="2024-12-21T10:47:00Z"/>
            </w:rPr>
          </w:rPrChange>
        </w:rPr>
      </w:pPr>
      <w:del w:id="1154" w:author="Ben Fels" w:date="2024-12-21T11:47:00Z" w16du:dateUtc="2024-12-21T10:47:00Z">
        <w:r w:rsidRPr="002F4B5A" w:rsidDel="002A4580">
          <w:rPr>
            <w:lang w:val="en-US"/>
            <w:rPrChange w:id="1155" w:author="Ben Fels" w:date="2024-12-21T18:24:00Z" w16du:dateUtc="2024-12-21T17:24:00Z">
              <w:rPr/>
            </w:rPrChange>
          </w:rPr>
          <w:delText>Few-Shot</w:delText>
        </w:r>
        <w:r w:rsidR="00490397" w:rsidRPr="002F4B5A" w:rsidDel="002A4580">
          <w:rPr>
            <w:lang w:val="en-US"/>
            <w:rPrChange w:id="1156" w:author="Ben Fels" w:date="2024-12-21T18:24:00Z" w16du:dateUtc="2024-12-21T17:24:00Z">
              <w:rPr/>
            </w:rPrChange>
          </w:rPr>
          <w:delText xml:space="preserve">: </w:delText>
        </w:r>
        <w:r w:rsidR="00633544" w:rsidRPr="002F4B5A" w:rsidDel="002A4580">
          <w:rPr>
            <w:lang w:val="en-US"/>
            <w:rPrChange w:id="1157" w:author="Ben Fels" w:date="2024-12-21T18:24:00Z" w16du:dateUtc="2024-12-21T17:24:00Z">
              <w:rPr/>
            </w:rPrChange>
          </w:rPr>
          <w:delText xml:space="preserve">Wie viel Beispiele braucht es, damit es als Few-Shot Learning </w:delText>
        </w:r>
        <w:r w:rsidR="00163016" w:rsidRPr="002F4B5A" w:rsidDel="002A4580">
          <w:rPr>
            <w:lang w:val="en-US"/>
            <w:rPrChange w:id="1158" w:author="Ben Fels" w:date="2024-12-21T18:24:00Z" w16du:dateUtc="2024-12-21T17:24:00Z">
              <w:rPr/>
            </w:rPrChange>
          </w:rPr>
          <w:delText>zählt?</w:delText>
        </w:r>
        <w:bookmarkStart w:id="1159" w:name="_Toc185697465"/>
        <w:bookmarkStart w:id="1160" w:name="_Toc186791541"/>
        <w:bookmarkStart w:id="1161" w:name="_Toc187929394"/>
        <w:bookmarkEnd w:id="1159"/>
        <w:bookmarkEnd w:id="1160"/>
        <w:bookmarkEnd w:id="1161"/>
      </w:del>
    </w:p>
    <w:p w14:paraId="7E7209C7" w14:textId="13480A68" w:rsidR="00E150E2" w:rsidDel="002A4580" w:rsidRDefault="00E87A82" w:rsidP="00E150E2">
      <w:pPr>
        <w:autoSpaceDE w:val="0"/>
        <w:autoSpaceDN w:val="0"/>
        <w:adjustRightInd w:val="0"/>
        <w:spacing w:after="0"/>
        <w:ind w:left="360"/>
        <w:jc w:val="both"/>
        <w:rPr>
          <w:del w:id="1162" w:author="Ben Fels" w:date="2024-12-21T11:47:00Z" w16du:dateUtc="2024-12-21T10:47:00Z"/>
        </w:rPr>
      </w:pPr>
      <w:del w:id="1163" w:author="Ben Fels" w:date="2024-12-21T11:47:00Z" w16du:dateUtc="2024-12-21T10:47:00Z">
        <w:r w:rsidRPr="002F4B5A" w:rsidDel="002A4580">
          <w:rPr>
            <w:lang w:val="en-US"/>
            <w:rPrChange w:id="1164" w:author="Ben Fels" w:date="2024-12-21T18:24:00Z" w16du:dateUtc="2024-12-21T17:24:00Z">
              <w:rPr/>
            </w:rPrChange>
          </w:rPr>
          <w:delText xml:space="preserve">Nach </w:delText>
        </w:r>
        <w:r w:rsidRPr="002F4B5A" w:rsidDel="002A4580">
          <w:rPr>
            <w:rFonts w:cs="Arial"/>
            <w:highlight w:val="magenta"/>
            <w:lang w:val="en-US"/>
            <w:rPrChange w:id="1165"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66"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67"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168"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169"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170"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71" w:name="_Toc185697466"/>
        <w:bookmarkStart w:id="1172" w:name="_Toc186791542"/>
        <w:bookmarkStart w:id="1173" w:name="_Toc187929395"/>
        <w:bookmarkEnd w:id="1171"/>
        <w:bookmarkEnd w:id="1172"/>
        <w:bookmarkEnd w:id="1173"/>
      </w:del>
    </w:p>
    <w:p w14:paraId="0FA3FEE0" w14:textId="0404AE21" w:rsidR="003F347A" w:rsidDel="002A4580" w:rsidRDefault="00F74FD5" w:rsidP="00E150E2">
      <w:pPr>
        <w:autoSpaceDE w:val="0"/>
        <w:autoSpaceDN w:val="0"/>
        <w:adjustRightInd w:val="0"/>
        <w:spacing w:after="0"/>
        <w:ind w:left="360"/>
        <w:jc w:val="both"/>
        <w:rPr>
          <w:del w:id="1174" w:author="Ben Fels" w:date="2024-12-21T11:47:00Z" w16du:dateUtc="2024-12-21T10:47:00Z"/>
        </w:rPr>
      </w:pPr>
      <w:del w:id="1175"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176" w:name="_Toc185697467"/>
        <w:bookmarkStart w:id="1177" w:name="_Toc186791543"/>
        <w:bookmarkStart w:id="1178" w:name="_Toc187929396"/>
        <w:bookmarkEnd w:id="1176"/>
        <w:bookmarkEnd w:id="1177"/>
        <w:bookmarkEnd w:id="1178"/>
      </w:del>
    </w:p>
    <w:p w14:paraId="55A6E6F9" w14:textId="42D9A0F9" w:rsidR="00027FDA" w:rsidDel="002A4580" w:rsidRDefault="00027FDA" w:rsidP="00E150E2">
      <w:pPr>
        <w:autoSpaceDE w:val="0"/>
        <w:autoSpaceDN w:val="0"/>
        <w:adjustRightInd w:val="0"/>
        <w:spacing w:after="0"/>
        <w:ind w:left="360"/>
        <w:jc w:val="both"/>
        <w:rPr>
          <w:del w:id="1179" w:author="Ben Fels" w:date="2024-12-21T11:47:00Z" w16du:dateUtc="2024-12-21T10:47:00Z"/>
        </w:rPr>
      </w:pPr>
      <w:del w:id="1180"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181" w:name="_Toc185697468"/>
        <w:bookmarkStart w:id="1182" w:name="_Toc186791544"/>
        <w:bookmarkStart w:id="1183" w:name="_Toc187929397"/>
        <w:bookmarkEnd w:id="1181"/>
        <w:bookmarkEnd w:id="1182"/>
        <w:bookmarkEnd w:id="1183"/>
      </w:del>
    </w:p>
    <w:p w14:paraId="03AD6F39" w14:textId="4864511F" w:rsidR="00E150E2" w:rsidDel="002A4580" w:rsidRDefault="006B0454" w:rsidP="00E150E2">
      <w:pPr>
        <w:autoSpaceDE w:val="0"/>
        <w:autoSpaceDN w:val="0"/>
        <w:adjustRightInd w:val="0"/>
        <w:spacing w:after="0"/>
        <w:ind w:left="360"/>
        <w:jc w:val="both"/>
        <w:rPr>
          <w:del w:id="1184" w:author="Ben Fels" w:date="2024-12-21T11:47:00Z" w16du:dateUtc="2024-12-21T10:47:00Z"/>
        </w:rPr>
      </w:pPr>
      <w:del w:id="1185"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186"/>
        <w:r w:rsidR="002C1227" w:rsidDel="002A4580">
          <w:delText xml:space="preserve">Kontext-Fenster </w:delText>
        </w:r>
        <w:commentRangeEnd w:id="1186"/>
        <w:r w:rsidR="002B52F5" w:rsidDel="002A4580">
          <w:rPr>
            <w:rStyle w:val="Kommentarzeichen"/>
          </w:rPr>
          <w:commentReference w:id="1186"/>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187" w:name="_Toc185697469"/>
        <w:bookmarkStart w:id="1188" w:name="_Toc186791545"/>
        <w:bookmarkStart w:id="1189" w:name="_Toc187929398"/>
        <w:bookmarkEnd w:id="1187"/>
        <w:bookmarkEnd w:id="1188"/>
        <w:bookmarkEnd w:id="1189"/>
      </w:del>
    </w:p>
    <w:p w14:paraId="434B60CC" w14:textId="1E310227" w:rsidR="00CB7B5E" w:rsidDel="002A4580" w:rsidRDefault="000C21AE" w:rsidP="00E150E2">
      <w:pPr>
        <w:autoSpaceDE w:val="0"/>
        <w:autoSpaceDN w:val="0"/>
        <w:adjustRightInd w:val="0"/>
        <w:spacing w:after="0"/>
        <w:ind w:left="360"/>
        <w:jc w:val="both"/>
        <w:rPr>
          <w:del w:id="1190" w:author="Ben Fels" w:date="2024-12-21T11:47:00Z" w16du:dateUtc="2024-12-21T10:47:00Z"/>
        </w:rPr>
      </w:pPr>
      <w:del w:id="1191"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192" w:name="_Toc185697470"/>
        <w:bookmarkStart w:id="1193" w:name="_Toc186791546"/>
        <w:bookmarkStart w:id="1194" w:name="_Toc187929399"/>
        <w:bookmarkEnd w:id="1192"/>
        <w:bookmarkEnd w:id="1193"/>
        <w:bookmarkEnd w:id="1194"/>
      </w:del>
    </w:p>
    <w:p w14:paraId="244D8D59" w14:textId="68D27281" w:rsidR="00B62C78" w:rsidDel="002A4580" w:rsidRDefault="00CB7B5E" w:rsidP="00B62C78">
      <w:pPr>
        <w:autoSpaceDE w:val="0"/>
        <w:autoSpaceDN w:val="0"/>
        <w:adjustRightInd w:val="0"/>
        <w:spacing w:after="0"/>
        <w:ind w:left="360"/>
        <w:jc w:val="both"/>
        <w:rPr>
          <w:del w:id="1195" w:author="Ben Fels" w:date="2024-12-21T11:47:00Z" w16du:dateUtc="2024-12-21T10:47:00Z"/>
        </w:rPr>
      </w:pPr>
      <w:del w:id="1196"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197" w:name="_Toc185697471"/>
        <w:bookmarkStart w:id="1198" w:name="_Toc186791547"/>
        <w:bookmarkStart w:id="1199" w:name="_Toc187929400"/>
        <w:bookmarkEnd w:id="1197"/>
        <w:bookmarkEnd w:id="1198"/>
        <w:bookmarkEnd w:id="1199"/>
      </w:del>
    </w:p>
    <w:p w14:paraId="00088147" w14:textId="59709C11" w:rsidR="0043331A" w:rsidDel="002A4580" w:rsidRDefault="00174375" w:rsidP="00B62C78">
      <w:pPr>
        <w:autoSpaceDE w:val="0"/>
        <w:autoSpaceDN w:val="0"/>
        <w:adjustRightInd w:val="0"/>
        <w:spacing w:after="0"/>
        <w:ind w:left="360"/>
        <w:jc w:val="both"/>
        <w:rPr>
          <w:del w:id="1200" w:author="Ben Fels" w:date="2024-12-21T11:47:00Z" w16du:dateUtc="2024-12-21T10:47:00Z"/>
        </w:rPr>
      </w:pPr>
      <w:del w:id="1201"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202" w:name="_Toc185697472"/>
        <w:bookmarkStart w:id="1203" w:name="_Toc186791548"/>
        <w:bookmarkStart w:id="1204" w:name="_Toc187929401"/>
        <w:bookmarkEnd w:id="1202"/>
        <w:bookmarkEnd w:id="1203"/>
        <w:bookmarkEnd w:id="1204"/>
      </w:del>
    </w:p>
    <w:p w14:paraId="2B4492D6" w14:textId="77847175" w:rsidR="00EF602A" w:rsidDel="002A4580" w:rsidRDefault="00EF602A" w:rsidP="001F7CA5">
      <w:pPr>
        <w:autoSpaceDE w:val="0"/>
        <w:autoSpaceDN w:val="0"/>
        <w:adjustRightInd w:val="0"/>
        <w:spacing w:after="0"/>
        <w:jc w:val="both"/>
        <w:rPr>
          <w:del w:id="1205" w:author="Ben Fels" w:date="2024-12-21T11:48:00Z" w16du:dateUtc="2024-12-21T10:48:00Z"/>
        </w:rPr>
      </w:pPr>
      <w:bookmarkStart w:id="1206" w:name="_Toc185697473"/>
      <w:bookmarkStart w:id="1207" w:name="_Toc186791549"/>
      <w:bookmarkStart w:id="1208" w:name="_Toc187929402"/>
      <w:bookmarkEnd w:id="1206"/>
      <w:bookmarkEnd w:id="1207"/>
      <w:bookmarkEnd w:id="1208"/>
    </w:p>
    <w:p w14:paraId="7765E13A" w14:textId="4D07F36C" w:rsidR="0043331A" w:rsidDel="002A4580" w:rsidRDefault="0043331A" w:rsidP="001F7CA5">
      <w:pPr>
        <w:autoSpaceDE w:val="0"/>
        <w:autoSpaceDN w:val="0"/>
        <w:adjustRightInd w:val="0"/>
        <w:spacing w:after="0"/>
        <w:jc w:val="both"/>
        <w:rPr>
          <w:del w:id="1209" w:author="Ben Fels" w:date="2024-12-21T11:48:00Z" w16du:dateUtc="2024-12-21T10:48:00Z"/>
        </w:rPr>
      </w:pPr>
      <w:del w:id="1210"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211" w:name="_Toc185697474"/>
        <w:bookmarkStart w:id="1212" w:name="_Toc186791550"/>
        <w:bookmarkStart w:id="1213" w:name="_Toc187929403"/>
        <w:bookmarkEnd w:id="1211"/>
        <w:bookmarkEnd w:id="1212"/>
        <w:bookmarkEnd w:id="1213"/>
      </w:del>
    </w:p>
    <w:p w14:paraId="02B7F4D9" w14:textId="0797EA93" w:rsidR="0092531F" w:rsidRPr="0092531F" w:rsidDel="002A4580" w:rsidRDefault="0092531F" w:rsidP="001F7CA5">
      <w:pPr>
        <w:autoSpaceDE w:val="0"/>
        <w:autoSpaceDN w:val="0"/>
        <w:adjustRightInd w:val="0"/>
        <w:spacing w:after="0"/>
        <w:jc w:val="both"/>
        <w:rPr>
          <w:del w:id="1214" w:author="Ben Fels" w:date="2024-12-21T11:48:00Z" w16du:dateUtc="2024-12-21T10:48:00Z"/>
          <w:lang w:val="en-US"/>
        </w:rPr>
      </w:pPr>
      <w:del w:id="1215" w:author="Ben Fels" w:date="2024-12-21T11:48:00Z" w16du:dateUtc="2024-12-21T10:48:00Z">
        <w:r w:rsidRPr="0092531F" w:rsidDel="002A4580">
          <w:rPr>
            <w:lang w:val="en-US"/>
          </w:rPr>
          <w:delText>Temperatur = 0 predictable; Temp =1 more r</w:delText>
        </w:r>
        <w:r w:rsidDel="002A4580">
          <w:rPr>
            <w:lang w:val="en-US"/>
          </w:rPr>
          <w:delText>andom</w:delText>
        </w:r>
        <w:bookmarkStart w:id="1216" w:name="_Toc185697475"/>
        <w:bookmarkStart w:id="1217" w:name="_Toc186791551"/>
        <w:bookmarkStart w:id="1218" w:name="_Toc187929404"/>
        <w:bookmarkEnd w:id="1216"/>
        <w:bookmarkEnd w:id="1217"/>
        <w:bookmarkEnd w:id="1218"/>
      </w:del>
    </w:p>
    <w:p w14:paraId="35A1C4A1" w14:textId="42AF1975" w:rsidR="00690A2C" w:rsidRPr="001F04C6" w:rsidRDefault="00690A2C" w:rsidP="004A5A26">
      <w:pPr>
        <w:pStyle w:val="berschrift1"/>
      </w:pPr>
      <w:bookmarkStart w:id="1219" w:name="_Toc187929405"/>
      <w:bookmarkStart w:id="1220" w:name="_Ref188082210"/>
      <w:r w:rsidRPr="001F04C6">
        <w:t>Ergebnisse</w:t>
      </w:r>
      <w:bookmarkEnd w:id="1219"/>
      <w:bookmarkEnd w:id="1220"/>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proofErr w:type="gramStart"/>
      <w:r w:rsidR="00803829">
        <w:rPr>
          <w:color w:val="FF0000"/>
        </w:rPr>
        <w:t>Idealerweise</w:t>
      </w:r>
      <w:proofErr w:type="gramEnd"/>
      <w:r w:rsidR="00803829">
        <w:rPr>
          <w:color w:val="FF0000"/>
        </w:rPr>
        <w:t xml:space="preserv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3F9CA55" w14:textId="29B0D67C" w:rsidR="00200913" w:rsidRDefault="00200913" w:rsidP="000B6E62"/>
    <w:p w14:paraId="21C4BE0D" w14:textId="5C632826" w:rsidR="00091E0B" w:rsidRPr="00C762D6" w:rsidRDefault="00091E0B" w:rsidP="000B6E62">
      <w:pPr>
        <w:rPr>
          <w:b/>
          <w:lang w:val="en-US"/>
        </w:rPr>
      </w:pPr>
      <w:r w:rsidRPr="00C762D6">
        <w:rPr>
          <w:b/>
          <w:lang w:val="en-US"/>
        </w:rPr>
        <w:t xml:space="preserve">F1-Score </w:t>
      </w:r>
      <w:r w:rsidR="00C762D6" w:rsidRPr="00C762D6">
        <w:rPr>
          <w:b/>
          <w:lang w:val="en-US"/>
        </w:rPr>
        <w:t>für Major-C</w:t>
      </w:r>
      <w:r w:rsidR="00C762D6">
        <w:rPr>
          <w:b/>
          <w:lang w:val="en-US"/>
        </w:rPr>
        <w:t>laims, Claims, Premises und Relations</w:t>
      </w:r>
    </w:p>
    <w:p w14:paraId="21F23064" w14:textId="23723E04" w:rsidR="00091E0B" w:rsidRPr="003314A2" w:rsidRDefault="00AC06CA" w:rsidP="000B6E62">
      <w:pPr>
        <w:rPr>
          <w:color w:val="FF0000"/>
        </w:rPr>
      </w:pPr>
      <w:r w:rsidRPr="003314A2">
        <w:rPr>
          <w:color w:val="FF0000"/>
        </w:rPr>
        <w:t>Er</w:t>
      </w:r>
      <w:r w:rsidR="00E86EDA" w:rsidRPr="003314A2">
        <w:rPr>
          <w:color w:val="FF0000"/>
        </w:rPr>
        <w:t>gebnisse nur beschreiben, nicht interpretieren</w:t>
      </w:r>
    </w:p>
    <w:p w14:paraId="76E85420" w14:textId="77777777" w:rsidR="00555261" w:rsidRDefault="00555261" w:rsidP="00555261">
      <w:ins w:id="1221" w:author="Ben Fels" w:date="2024-12-22T12:35:00Z" w16du:dateUtc="2024-12-22T11:35:00Z">
        <w:r>
          <w:t xml:space="preserve">Es wurde sich explizit für die Darstellung in Abhängigkeit der </w:t>
        </w:r>
      </w:ins>
      <w:proofErr w:type="spellStart"/>
      <w:ins w:id="1222" w:author="Ben Fels" w:date="2024-12-22T12:36:00Z" w16du:dateUtc="2024-12-22T11:36:00Z">
        <w:r>
          <w:t>Tokenanzahl</w:t>
        </w:r>
        <w:proofErr w:type="spellEnd"/>
        <w:r>
          <w:t xml:space="preserve"> anstelle der tatsächlichen kosten entschieden, </w:t>
        </w:r>
      </w:ins>
      <w:del w:id="1223" w:author="Ben Fels" w:date="2024-12-22T12:36:00Z" w16du:dateUtc="2024-12-22T11:36:00Z">
        <w:r w:rsidDel="00CB57F4">
          <w:delText xml:space="preserve">Auch wenn die </w:delText>
        </w:r>
      </w:del>
      <w:ins w:id="1224" w:author="Ben Fels" w:date="2024-12-22T12:36:00Z" w16du:dateUtc="2024-12-22T11:36:00Z">
        <w:r>
          <w:t xml:space="preserve">da die </w:t>
        </w:r>
      </w:ins>
      <w:r>
        <w:t xml:space="preserve">Kosten pro Token </w:t>
      </w:r>
      <w:del w:id="1225" w:author="Ben Fels" w:date="2024-12-22T12:36:00Z" w16du:dateUtc="2024-12-22T11:36:00Z">
        <w:r w:rsidDel="005B7EA7">
          <w:delText xml:space="preserve">pro </w:delText>
        </w:r>
      </w:del>
      <w:ins w:id="1226" w:author="Ben Fels" w:date="2024-12-22T12:36:00Z" w16du:dateUtc="2024-12-22T11:36:00Z">
        <w:r>
          <w:t xml:space="preserve">individuell für jedes </w:t>
        </w:r>
      </w:ins>
      <w:r>
        <w:t xml:space="preserve">Modell </w:t>
      </w:r>
      <w:del w:id="1227" w:author="Ben Fels" w:date="2024-12-22T12:36:00Z" w16du:dateUtc="2024-12-22T11:36:00Z">
        <w:r w:rsidDel="005B7EA7">
          <w:delText>abweichen</w:delText>
        </w:r>
      </w:del>
      <w:ins w:id="1228" w:author="Ben Fels" w:date="2024-12-22T12:36:00Z" w16du:dateUtc="2024-12-22T11:36:00Z">
        <w:r>
          <w:t>sind.</w:t>
        </w:r>
      </w:ins>
      <w:del w:id="1229" w:author="Ben Fels" w:date="2024-12-22T12:37:00Z" w16du:dateUtc="2024-12-22T11:37:00Z">
        <w:r w:rsidDel="005B7EA7">
          <w:delText>,</w:delText>
        </w:r>
      </w:del>
      <w:r>
        <w:t xml:space="preserve"> </w:t>
      </w:r>
      <w:del w:id="1230" w:author="Ben Fels" w:date="2024-12-22T12:37:00Z" w16du:dateUtc="2024-12-22T11:37:00Z">
        <w:r w:rsidDel="005B7EA7">
          <w:delText xml:space="preserve">können sie </w:delText>
        </w:r>
      </w:del>
      <w:ins w:id="1231" w:author="Ben Fels" w:date="2024-12-22T12:37:00Z" w16du:dateUtc="2024-12-22T11:37:00Z">
        <w:r>
          <w:t xml:space="preserve">Die </w:t>
        </w:r>
        <w:proofErr w:type="spellStart"/>
        <w:r>
          <w:t>Tokenanzahl</w:t>
        </w:r>
        <w:proofErr w:type="spellEnd"/>
        <w:r>
          <w:t xml:space="preserve"> kann als </w:t>
        </w:r>
      </w:ins>
      <w:del w:id="1232" w:author="Ben Fels" w:date="2024-12-22T12:37:00Z" w16du:dateUtc="2024-12-22T11:37:00Z">
        <w:r w:rsidDel="00C76172">
          <w:delText xml:space="preserve">als </w:delText>
        </w:r>
      </w:del>
      <w:r>
        <w:t xml:space="preserve">Kostentreiber </w:t>
      </w:r>
      <w:del w:id="1233" w:author="Ben Fels" w:date="2024-12-22T12:37:00Z" w16du:dateUtc="2024-12-22T11:37:00Z">
        <w:r w:rsidDel="00AC4F51">
          <w:delText xml:space="preserve">verstanden </w:delText>
        </w:r>
      </w:del>
      <w:ins w:id="1234" w:author="Ben Fels" w:date="2024-12-22T12:37:00Z" w16du:dateUtc="2024-12-22T11:37:00Z">
        <w:r>
          <w:t xml:space="preserve">herangezogen </w:t>
        </w:r>
      </w:ins>
      <w:r>
        <w:t>werden.</w:t>
      </w:r>
    </w:p>
    <w:p w14:paraId="3A913D43" w14:textId="2267FB51" w:rsidR="00405BFF" w:rsidRDefault="00405BFF" w:rsidP="00555261">
      <w:r>
        <w:t xml:space="preserve">Die nachfolgende Abbildung zeigt </w:t>
      </w:r>
      <w:r w:rsidR="00957BC5">
        <w:t xml:space="preserve">in vier Graphen </w:t>
      </w:r>
      <w:r>
        <w:t xml:space="preserve">den F1-Score </w:t>
      </w:r>
      <w:r w:rsidR="0025262C">
        <w:t xml:space="preserve">in Abhängigkeit der </w:t>
      </w:r>
      <w:proofErr w:type="spellStart"/>
      <w:r w:rsidR="0025262C">
        <w:t>Tokenanzahl</w:t>
      </w:r>
      <w:proofErr w:type="spellEnd"/>
      <w:r w:rsidR="0025262C">
        <w:t xml:space="preserve">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0B6E62">
      <w:r>
        <w:t>Beispielbild</w:t>
      </w:r>
      <w:r w:rsidR="00657DE6">
        <w:t xml:space="preserve">. F1-Score für </w:t>
      </w:r>
      <w:commentRangeStart w:id="1235"/>
      <w:r w:rsidR="00147AB9">
        <w:t>Hauptaussage, Behauptungen, Prämissen und Beziehungen</w:t>
      </w:r>
      <w:commentRangeEnd w:id="1235"/>
      <w:r w:rsidR="00276390">
        <w:rPr>
          <w:rStyle w:val="Kommentarzeichen"/>
        </w:rPr>
        <w:commentReference w:id="1235"/>
      </w:r>
      <w:r w:rsidR="00147AB9">
        <w:t xml:space="preserve"> pro Prompt.</w:t>
      </w:r>
    </w:p>
    <w:p w14:paraId="67D17CE8" w14:textId="28342780" w:rsidR="00091E0B" w:rsidRDefault="004D5EF0" w:rsidP="000B6E62">
      <w:r w:rsidRPr="004D5EF0">
        <w:rPr>
          <w:noProof/>
        </w:rPr>
        <w:lastRenderedPageBreak/>
        <w:drawing>
          <wp:inline distT="0" distB="0" distL="0" distR="0" wp14:anchorId="73DC0FE5" wp14:editId="0E109021">
            <wp:extent cx="5330614" cy="4270800"/>
            <wp:effectExtent l="0" t="0" r="3810" b="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0"/>
                    <a:stretch>
                      <a:fillRect/>
                    </a:stretch>
                  </pic:blipFill>
                  <pic:spPr>
                    <a:xfrm>
                      <a:off x="0" y="0"/>
                      <a:ext cx="5345180" cy="4282470"/>
                    </a:xfrm>
                    <a:prstGeom prst="rect">
                      <a:avLst/>
                    </a:prstGeom>
                  </pic:spPr>
                </pic:pic>
              </a:graphicData>
            </a:graphic>
          </wp:inline>
        </w:drawing>
      </w:r>
    </w:p>
    <w:p w14:paraId="0210378F" w14:textId="4F3FC4BA" w:rsidR="00C72A2A" w:rsidRDefault="00C72A2A" w:rsidP="000B6E62">
      <w:r w:rsidRPr="00C72A2A">
        <w:rPr>
          <w:noProof/>
        </w:rPr>
        <w:drawing>
          <wp:inline distT="0" distB="0" distL="0" distR="0" wp14:anchorId="5C6AFEF1" wp14:editId="17AE2BA5">
            <wp:extent cx="5579745" cy="4459605"/>
            <wp:effectExtent l="0" t="0" r="1905" b="0"/>
            <wp:docPr id="123083750"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750" name="Grafik 1" descr="Ein Bild, das Text, Diagramm, Plan, Zahl enthält.&#10;&#10;Automatisch generierte Beschreibung"/>
                    <pic:cNvPicPr/>
                  </pic:nvPicPr>
                  <pic:blipFill>
                    <a:blip r:embed="rId21"/>
                    <a:stretch>
                      <a:fillRect/>
                    </a:stretch>
                  </pic:blipFill>
                  <pic:spPr>
                    <a:xfrm>
                      <a:off x="0" y="0"/>
                      <a:ext cx="5579745" cy="4459605"/>
                    </a:xfrm>
                    <a:prstGeom prst="rect">
                      <a:avLst/>
                    </a:prstGeom>
                  </pic:spPr>
                </pic:pic>
              </a:graphicData>
            </a:graphic>
          </wp:inline>
        </w:drawing>
      </w:r>
    </w:p>
    <w:p w14:paraId="6E7B14BA" w14:textId="5C97823E" w:rsidR="004D5EF0" w:rsidRPr="00E86EDA" w:rsidRDefault="004D5EF0" w:rsidP="000B6E62">
      <w:r>
        <w:lastRenderedPageBreak/>
        <w:t>Eigene Darstellung.</w:t>
      </w:r>
    </w:p>
    <w:p w14:paraId="6F0D2BC8" w14:textId="54734E1A" w:rsidR="000949E2"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p>
    <w:p w14:paraId="57681ED9" w14:textId="77777777" w:rsidR="000949E2" w:rsidRDefault="000949E2" w:rsidP="000949E2"/>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236" w:author="Ben Fels" w:date="2024-12-21T12:01:00Z" w16du:dateUtc="2024-12-21T11:01:00Z"/>
        </w:rPr>
      </w:pPr>
      <w:ins w:id="1237"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38" w:author="Ben Fels" w:date="2024-12-21T12:01:00Z" w16du:dateUtc="2024-12-21T11:01:00Z"/>
        </w:rPr>
      </w:pPr>
      <w:ins w:id="1239" w:author="Ben Fels" w:date="2024-12-21T12:01:00Z" w16du:dateUtc="2024-12-21T11:01:00Z">
        <w:r w:rsidRPr="0069646E">
          <w:rPr>
            <w:noProof/>
          </w:rPr>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40" w:author="Ben Fels" w:date="2024-12-21T12:01:00Z" w16du:dateUtc="2024-12-21T11:01:00Z"/>
        </w:rPr>
      </w:pPr>
      <w:ins w:id="1241"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42" w:name="_Toc187929406"/>
      <w:bookmarkStart w:id="1243" w:name="_Ref188082387"/>
      <w:r w:rsidRPr="001F04C6">
        <w:t>Diskussion und Handlungsempfehlungen</w:t>
      </w:r>
      <w:bookmarkEnd w:id="1242"/>
      <w:bookmarkEnd w:id="1243"/>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xml:space="preserve">- </w:t>
      </w:r>
      <w:proofErr w:type="gramStart"/>
      <w:r w:rsidRPr="002D71B9">
        <w:rPr>
          <w:color w:val="FF0000"/>
        </w:rPr>
        <w:t>Möglicherweise</w:t>
      </w:r>
      <w:proofErr w:type="gramEnd"/>
      <w:r w:rsidRPr="002D71B9">
        <w:rPr>
          <w:color w:val="FF0000"/>
        </w:rPr>
        <w:t xml:space="preserv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 xml:space="preserve">Unterscheidung für </w:t>
      </w:r>
      <w:proofErr w:type="spellStart"/>
      <w:r w:rsidRPr="004B4807">
        <w:rPr>
          <w:b/>
          <w:i/>
        </w:rPr>
        <w:t>MajorClaims</w:t>
      </w:r>
      <w:proofErr w:type="spellEnd"/>
      <w:r w:rsidRPr="004B4807">
        <w:rPr>
          <w:b/>
          <w:i/>
        </w:rPr>
        <w:t xml:space="preserve">, Claims, </w:t>
      </w:r>
      <w:proofErr w:type="spellStart"/>
      <w:r w:rsidRPr="004B4807">
        <w:rPr>
          <w:b/>
          <w:i/>
        </w:rPr>
        <w:t>Premisses</w:t>
      </w:r>
      <w:proofErr w:type="spellEnd"/>
      <w:r w:rsidRPr="004B4807">
        <w:rPr>
          <w:b/>
          <w:i/>
        </w:rPr>
        <w:t xml:space="preserve">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w:t>
      </w:r>
      <w:r w:rsidR="00670483">
        <w:lastRenderedPageBreak/>
        <w:t xml:space="preserve">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 xml:space="preserve">Die Ergänzung von Beispielen in Prompt verhält sich ähnlich zum Grenznutzen. Übersetzt auf den Anwendungsfall bedeutet dies, dass jedes weitere Beispiel einen geringeren Leistungszuwachs </w:t>
      </w:r>
      <w:proofErr w:type="gramStart"/>
      <w:r>
        <w:t>beiträgt,</w:t>
      </w:r>
      <w:proofErr w:type="gramEnd"/>
      <w:r>
        <w:t xml:space="preserve">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 xml:space="preserve">„speziellen </w:t>
      </w:r>
      <w:proofErr w:type="spellStart"/>
      <w:r w:rsidR="00BC60FD" w:rsidRPr="00BC60FD">
        <w:rPr>
          <w:highlight w:val="cyan"/>
        </w:rPr>
        <w:t>Promptteile</w:t>
      </w:r>
      <w:proofErr w:type="spellEnd"/>
      <w:r w:rsidR="00BC60FD" w:rsidRPr="00BC60FD">
        <w:rPr>
          <w:highlight w:val="cyan"/>
        </w:rPr>
        <w:t>“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08FB9B14" w:rsidR="005F1CE4" w:rsidRDefault="0056573B" w:rsidP="00517118">
      <w:r>
        <w:t xml:space="preserve">Es ist denkbar, dass </w:t>
      </w:r>
      <w:r w:rsidR="00D97421">
        <w:t>Verwendung einer</w:t>
      </w:r>
      <w:r>
        <w:t xml:space="preserve"> struktu</w:t>
      </w:r>
      <w:r w:rsidR="00B36212">
        <w:t>rierte</w:t>
      </w:r>
      <w:r w:rsidR="00D97421">
        <w:t>n</w:t>
      </w:r>
      <w:r w:rsidR="00B36212">
        <w:t xml:space="preserve"> Ausgabe </w:t>
      </w:r>
      <w:r w:rsidR="00D97421">
        <w:t xml:space="preserve">des LLMs </w:t>
      </w:r>
      <w:r w:rsidR="00B36212">
        <w:t xml:space="preserve">die Wirkung von </w:t>
      </w:r>
      <w:r w:rsidR="00FF6ED1">
        <w:t>COT verringert.</w:t>
      </w:r>
    </w:p>
    <w:p w14:paraId="2DE04359" w14:textId="1F37957C" w:rsidR="00517118" w:rsidRDefault="00517118" w:rsidP="00256D66">
      <w:r>
        <w:t xml:space="preserve">Unter Berücksichtigung der </w:t>
      </w:r>
      <w:proofErr w:type="spellStart"/>
      <w:r>
        <w:t>Tokenanzahl</w:t>
      </w:r>
      <w:proofErr w:type="spellEnd"/>
      <w:r>
        <w:t xml:space="preserve">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lastRenderedPageBreak/>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Default="0067198E" w:rsidP="00256D66">
      <w:r>
        <w:t>Auch wenn es keine bessere Leistung hat</w:t>
      </w:r>
      <w:r w:rsidR="00C00A5C">
        <w:t>, ist es wesentlich leichter umzusetzen, da kein Expertenwissen benötigt wird und damit auch günstiger.</w:t>
      </w:r>
    </w:p>
    <w:p w14:paraId="4040AA8F" w14:textId="77777777" w:rsidR="0069508D" w:rsidRDefault="0069508D" w:rsidP="0069508D">
      <w:pPr>
        <w:jc w:val="both"/>
      </w:pPr>
      <w:r>
        <w:t xml:space="preserve">Ein effizienter Umgang mit der </w:t>
      </w:r>
      <w:proofErr w:type="spellStart"/>
      <w:r>
        <w:t>Tokenanzahl</w:t>
      </w:r>
      <w:proofErr w:type="spellEnd"/>
      <w:r>
        <w:t xml:space="preserve"> ein wichtiger Aspekt bei der Anwendung von LLMs.</w:t>
      </w:r>
    </w:p>
    <w:p w14:paraId="1AC986AF" w14:textId="77777777" w:rsidR="0069508D" w:rsidRPr="007D5D63" w:rsidRDefault="0069508D" w:rsidP="00256D66"/>
    <w:p w14:paraId="78113B2D" w14:textId="7543C381" w:rsidR="00E669D3" w:rsidRPr="006167B1" w:rsidRDefault="00E669D3" w:rsidP="00256D66">
      <w:pPr>
        <w:rPr>
          <w:ins w:id="1244" w:author="Ben Fels" w:date="2024-12-21T19:09:00Z" w16du:dateUtc="2024-12-21T18:09:00Z"/>
          <w:b/>
          <w:u w:val="single"/>
        </w:rPr>
      </w:pPr>
      <w:ins w:id="1245" w:author="Ben Fels" w:date="2024-12-21T19:09:00Z" w16du:dateUtc="2024-12-21T18:09:00Z">
        <w:r w:rsidRPr="006167B1">
          <w:rPr>
            <w:b/>
            <w:u w:val="single"/>
          </w:rPr>
          <w:t>Praktischer Mehrwert</w:t>
        </w:r>
      </w:ins>
    </w:p>
    <w:p w14:paraId="4DACF765" w14:textId="77777777" w:rsidR="001B1E51" w:rsidRDefault="009B1E46" w:rsidP="00E669D3">
      <w:pPr>
        <w:jc w:val="both"/>
      </w:pPr>
      <w:r>
        <w:t xml:space="preserve">Die vorliegende Untersuchung gibt </w:t>
      </w:r>
      <w:ins w:id="1246"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 </w:t>
        </w:r>
        <w:r w:rsidR="00E669D3">
          <w:t xml:space="preserve">Prompt Engineering Techniken in diesem Zusammenhang </w:t>
        </w:r>
        <w:r w:rsidR="00E669D3" w:rsidRPr="002B6366">
          <w:t>die besten Ergebnisse liefern</w:t>
        </w:r>
        <w:r w:rsidR="00E669D3">
          <w:t xml:space="preserve">. </w:t>
        </w:r>
        <w:r w:rsidR="00E669D3" w:rsidRPr="000B24F9">
          <w:t xml:space="preserve">Sie </w:t>
        </w:r>
      </w:ins>
      <w:r w:rsidR="001B1E51">
        <w:t xml:space="preserve">trägt damit </w:t>
      </w:r>
      <w:ins w:id="1247" w:author="Ben Fels" w:date="2024-12-21T19:09:00Z" w16du:dateUtc="2024-12-21T18:09:00Z">
        <w:r w:rsidR="00E669D3" w:rsidRPr="000B24F9">
          <w:t xml:space="preserve">sowohl zur Weiterentwicklung der Forschung auf </w:t>
        </w:r>
        <w:r w:rsidR="00E669D3">
          <w:t xml:space="preserve">dem Gebiet des Argument </w:t>
        </w:r>
        <w:proofErr w:type="spellStart"/>
        <w:r w:rsidR="00E669D3">
          <w:t>Minings</w:t>
        </w:r>
        <w:proofErr w:type="spellEnd"/>
        <w:r w:rsidR="00E669D3">
          <w:t xml:space="preserve">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248"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249" w:author="Ben Fels" w:date="2024-12-21T19:09:00Z" w16du:dateUtc="2024-12-21T18:09:00Z"/>
        </w:rPr>
      </w:pPr>
      <w:ins w:id="1250"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251"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252"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53" w:author="Ben Fels" w:date="2024-12-16T22:07:00Z" w16du:dateUtc="2024-12-16T21:07:00Z"/>
        </w:rPr>
      </w:pPr>
      <w:proofErr w:type="spellStart"/>
      <w:r>
        <w:lastRenderedPageBreak/>
        <w:t>Änhlichkeitsmetrik</w:t>
      </w:r>
      <w:proofErr w:type="spellEnd"/>
      <w:r>
        <w:t xml:space="preserve"> zum </w:t>
      </w:r>
      <w:proofErr w:type="spellStart"/>
      <w:r>
        <w:t>vergleich</w:t>
      </w:r>
      <w:proofErr w:type="spellEnd"/>
      <w:r>
        <w:t xml:space="preserve"> der Sätze (BLEU) berücksichtigt keine semantische </w:t>
      </w:r>
      <w:proofErr w:type="spellStart"/>
      <w:r>
        <w:t>Änhlichkeit</w:t>
      </w:r>
      <w:proofErr w:type="spellEnd"/>
      <w:r>
        <w:t xml:space="preserve">. D.h. wenn das Modell </w:t>
      </w:r>
      <w:proofErr w:type="spellStart"/>
      <w:r>
        <w:t>singemäß</w:t>
      </w:r>
      <w:proofErr w:type="spellEnd"/>
      <w:r w:rsidR="00C338F2">
        <w:t xml:space="preserve"> die </w:t>
      </w:r>
      <w:proofErr w:type="spellStart"/>
      <w:r w:rsidR="00C338F2">
        <w:t>Aussgae</w:t>
      </w:r>
      <w:proofErr w:type="spellEnd"/>
      <w:r w:rsidR="00C338F2">
        <w:t xml:space="preserve"> korrekt extrahiert hat, diese aber nicht wie im Text formuliert ist, </w:t>
      </w:r>
      <w:r w:rsidR="00ED3B4F">
        <w:t xml:space="preserve">erhält sie einen niedrigen </w:t>
      </w:r>
      <w:proofErr w:type="gramStart"/>
      <w:r w:rsidR="00ED3B4F">
        <w:t>BLEU Score</w:t>
      </w:r>
      <w:proofErr w:type="gramEnd"/>
      <w:r w:rsidR="00ED3B4F">
        <w:t>.</w:t>
      </w:r>
    </w:p>
    <w:p w14:paraId="3C98EEAF" w14:textId="77777777" w:rsidR="00D5092C" w:rsidRDefault="00D5092C" w:rsidP="00777574">
      <w:pPr>
        <w:rPr>
          <w:ins w:id="1254" w:author="Ben Fels" w:date="2024-12-16T22:07:00Z" w16du:dateUtc="2024-12-16T21:07:00Z"/>
        </w:rPr>
      </w:pPr>
    </w:p>
    <w:p w14:paraId="7B5EC7D0" w14:textId="15AFCE54" w:rsidR="00D5092C" w:rsidRPr="00D5092C" w:rsidRDefault="00D5092C" w:rsidP="00777574">
      <w:pPr>
        <w:rPr>
          <w:b/>
          <w:rPrChange w:id="1255" w:author="Ben Fels" w:date="2024-12-16T22:08:00Z" w16du:dateUtc="2024-12-16T21:08:00Z">
            <w:rPr/>
          </w:rPrChange>
        </w:rPr>
      </w:pPr>
      <w:ins w:id="1256" w:author="Ben Fels" w:date="2024-12-16T22:07:00Z" w16du:dateUtc="2024-12-16T21:07:00Z">
        <w:r w:rsidRPr="00D5092C">
          <w:rPr>
            <w:b/>
            <w:rPrChange w:id="1257" w:author="Ben Fels" w:date="2024-12-16T22:08:00Z" w16du:dateUtc="2024-12-16T21:08:00Z">
              <w:rPr/>
            </w:rPrChange>
          </w:rPr>
          <w:t>Ha</w:t>
        </w:r>
      </w:ins>
      <w:ins w:id="1258" w:author="Ben Fels" w:date="2024-12-16T22:08:00Z" w16du:dateUtc="2024-12-16T21:08:00Z">
        <w:r w:rsidRPr="00D5092C">
          <w:rPr>
            <w:b/>
            <w:rPrChange w:id="1259"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260" w:author="Ben Fels" w:date="2024-12-16T22:09:00Z" w16du:dateUtc="2024-12-16T21:09:00Z"/>
        </w:rPr>
      </w:pPr>
      <w:ins w:id="1261"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262" w:author="Ben Fels" w:date="2024-12-16T22:08:00Z" w16du:dateUtc="2024-12-16T21:08:00Z"/>
        </w:rPr>
      </w:pPr>
      <w:ins w:id="1263"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264" w:author="Ben Fels" w:date="2024-12-17T09:18:00Z" w16du:dateUtc="2024-12-17T08:18:00Z"/>
        </w:rPr>
      </w:pPr>
      <w:ins w:id="1265" w:author="Ben Fels" w:date="2024-12-16T22:09:00Z" w16du:dateUtc="2024-12-16T21:09:00Z">
        <w:r>
          <w:t>Anwendung von Fine-Tuning.</w:t>
        </w:r>
      </w:ins>
    </w:p>
    <w:p w14:paraId="30FF29DF" w14:textId="2A6E8E49" w:rsidR="005755D9" w:rsidRDefault="005755D9">
      <w:pPr>
        <w:pStyle w:val="Listenabsatz"/>
        <w:numPr>
          <w:ilvl w:val="0"/>
          <w:numId w:val="51"/>
        </w:numPr>
        <w:rPr>
          <w:ins w:id="1266" w:author="Ben Fels" w:date="2024-12-21T11:51:00Z" w16du:dateUtc="2024-12-21T10:51:00Z"/>
        </w:rPr>
      </w:pPr>
      <w:ins w:id="1267" w:author="Ben Fels" w:date="2024-12-17T09:18:00Z" w16du:dateUtc="2024-12-17T08:18:00Z">
        <w:r>
          <w:t>Untersuchung für weitere Sprachen</w:t>
        </w:r>
      </w:ins>
    </w:p>
    <w:p w14:paraId="697734C1" w14:textId="5262811E" w:rsidR="003228A7" w:rsidRDefault="003228A7">
      <w:pPr>
        <w:pStyle w:val="Listenabsatz"/>
        <w:numPr>
          <w:ilvl w:val="0"/>
          <w:numId w:val="51"/>
        </w:numPr>
      </w:pPr>
      <w:proofErr w:type="gramStart"/>
      <w:ins w:id="1268" w:author="Ben Fels" w:date="2024-12-21T11:51:00Z" w16du:dateUtc="2024-12-21T10:51:00Z">
        <w:r>
          <w:t>Weiterentwicklung</w:t>
        </w:r>
        <w:proofErr w:type="gramEnd"/>
        <w:r>
          <w:t xml:space="preserve"> indem Argumentationsstrukturen in Strukt</w:t>
        </w:r>
        <w:r w:rsidR="00AB38A4">
          <w:t>urdiagrammen aufgeführt werden</w:t>
        </w:r>
      </w:ins>
      <w:ins w:id="1269"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 xml:space="preserve">eine gemeinsame </w:t>
      </w:r>
      <w:proofErr w:type="spellStart"/>
      <w:r w:rsidR="004415B4">
        <w:t>Confusion</w:t>
      </w:r>
      <w:proofErr w:type="spellEnd"/>
      <w:r w:rsidR="004415B4">
        <w:t xml:space="preserve"> Matrix für Major Claims, Claims und </w:t>
      </w:r>
      <w:proofErr w:type="spellStart"/>
      <w:r w:rsidR="004415B4">
        <w:t>Premises</w:t>
      </w:r>
      <w:proofErr w:type="spellEnd"/>
      <w:r w:rsidR="004415B4">
        <w:t xml:space="preserve"> hilfreich. Somit könn</w:t>
      </w:r>
      <w:r w:rsidR="006D4198">
        <w:t>t</w:t>
      </w:r>
      <w:r w:rsidR="004415B4">
        <w:t xml:space="preserve">e man sehen </w:t>
      </w:r>
      <w:r w:rsidR="006D4198">
        <w:t xml:space="preserve">bei welchen Argumentationskomponenten es eher zu </w:t>
      </w:r>
      <w:proofErr w:type="spellStart"/>
      <w:r w:rsidR="006D4198">
        <w:t>verwechslungen</w:t>
      </w:r>
      <w:proofErr w:type="spellEnd"/>
      <w:r w:rsidR="006D4198">
        <w:t xml:space="preserve">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70" w:author="Ben Fels" w:date="2024-12-21T11:53:00Z" w16du:dateUtc="2024-12-21T10:53:00Z"/>
        </w:rPr>
      </w:pPr>
    </w:p>
    <w:p w14:paraId="477E00C6" w14:textId="6C1710C7" w:rsidR="00FD56D1" w:rsidDel="00025B9B" w:rsidRDefault="006C0364" w:rsidP="00CF7AE6">
      <w:pPr>
        <w:pStyle w:val="berschrift1"/>
        <w:rPr>
          <w:del w:id="1271" w:author="Ben Fels" w:date="2024-12-21T11:53:00Z" w16du:dateUtc="2024-12-21T10:53:00Z"/>
        </w:rPr>
      </w:pPr>
      <w:del w:id="1272" w:author="Ben Fels" w:date="2024-12-21T11:53:00Z" w16du:dateUtc="2024-12-21T10:53:00Z">
        <w:r w:rsidRPr="00CF7AE6" w:rsidDel="00025B9B">
          <w:delText>Einleitung</w:delText>
        </w:r>
      </w:del>
    </w:p>
    <w:p w14:paraId="1AE165AD" w14:textId="7D232C11" w:rsidR="004A1650" w:rsidDel="00F34A39" w:rsidRDefault="00E02325" w:rsidP="00E02325">
      <w:pPr>
        <w:rPr>
          <w:del w:id="1273" w:author="Ben Fels" w:date="2024-12-21T11:50:00Z" w16du:dateUtc="2024-12-21T10:50:00Z"/>
        </w:rPr>
      </w:pPr>
      <w:del w:id="1274"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75" w:author="Ben Fels" w:date="2024-12-21T11:53:00Z" w16du:dateUtc="2024-12-21T10:53:00Z"/>
          <w:moveFrom w:id="1276" w:author="Ben Fels" w:date="2024-12-21T11:50:00Z" w16du:dateUtc="2024-12-21T10:50:00Z"/>
        </w:rPr>
      </w:pPr>
      <w:moveFromRangeStart w:id="1277" w:author="Ben Fels" w:date="2024-12-21T11:50:00Z" w:name="move185674234"/>
      <w:moveFrom w:id="1278" w:author="Ben Fels" w:date="2024-12-21T11:50:00Z" w16du:dateUtc="2024-12-21T10:50:00Z">
        <w:del w:id="1279"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80" w:author="Ben Fels" w:date="2024-12-21T11:53:00Z" w16du:dateUtc="2024-12-21T10:53:00Z"/>
          <w:moveFrom w:id="1281" w:author="Ben Fels" w:date="2024-12-21T11:50:00Z" w16du:dateUtc="2024-12-21T10:50:00Z"/>
        </w:rPr>
      </w:pPr>
      <w:moveFrom w:id="1282" w:author="Ben Fels" w:date="2024-12-21T11:50:00Z" w16du:dateUtc="2024-12-21T10:50:00Z">
        <w:del w:id="1283"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284" w:author="Ben Fels" w:date="2024-12-21T11:53:00Z" w16du:dateUtc="2024-12-21T10:53:00Z"/>
          <w:moveFrom w:id="1285" w:author="Ben Fels" w:date="2024-12-21T11:51:00Z" w16du:dateUtc="2024-12-21T10:51:00Z"/>
        </w:rPr>
      </w:pPr>
      <w:moveFromRangeStart w:id="1286" w:author="Ben Fels" w:date="2024-12-21T11:51:00Z" w:name="move185674280"/>
      <w:moveFromRangeEnd w:id="1277"/>
      <w:moveFrom w:id="1287" w:author="Ben Fels" w:date="2024-12-21T11:51:00Z" w16du:dateUtc="2024-12-21T10:51:00Z">
        <w:del w:id="1288"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289" w:author="Ben Fels" w:date="2024-12-21T11:53:00Z" w16du:dateUtc="2024-12-21T10:53:00Z"/>
          <w:moveFrom w:id="1290" w:author="Ben Fels" w:date="2024-12-21T11:51:00Z" w16du:dateUtc="2024-12-21T10:51:00Z"/>
        </w:rPr>
      </w:pPr>
      <w:moveFrom w:id="1291" w:author="Ben Fels" w:date="2024-12-21T11:51:00Z" w16du:dateUtc="2024-12-21T10:51:00Z">
        <w:del w:id="1292"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286"/>
    <w:p w14:paraId="70C0F28B" w14:textId="36D74A7D" w:rsidR="0010647F" w:rsidDel="009C2379" w:rsidRDefault="0010647F" w:rsidP="0010647F">
      <w:pPr>
        <w:rPr>
          <w:del w:id="1293" w:author="Ben Fels" w:date="2024-12-21T11:50:00Z" w16du:dateUtc="2024-12-21T10:50:00Z"/>
        </w:rPr>
      </w:pPr>
      <w:del w:id="1294" w:author="Ben Fels" w:date="2024-12-21T11:50:00Z" w16du:dateUtc="2024-12-21T10:50:00Z">
        <w:r w:rsidDel="009C2379">
          <w:delText xml:space="preserve">Dieser Beriech kann in die Teilaufgaben argument detection und argument stance classification unterschieden werden </w:delText>
        </w:r>
        <w:commentRangeStart w:id="1295"/>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295"/>
        <w:r w:rsidRPr="00C0539F" w:rsidDel="009C2379">
          <w:rPr>
            <w:rStyle w:val="Kommentarzeichen"/>
            <w:highlight w:val="magenta"/>
          </w:rPr>
          <w:commentReference w:id="1295"/>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296" w:author="Ben Fels" w:date="2024-12-21T11:53:00Z" w16du:dateUtc="2024-12-21T10:53:00Z"/>
        </w:rPr>
      </w:pPr>
    </w:p>
    <w:p w14:paraId="04C535D0" w14:textId="125255CA" w:rsidR="00E02325" w:rsidDel="005C0688" w:rsidRDefault="00E02325" w:rsidP="00E02325">
      <w:pPr>
        <w:rPr>
          <w:moveFrom w:id="1297" w:author="Ben Fels" w:date="2024-12-21T11:52:00Z" w16du:dateUtc="2024-12-21T10:52:00Z"/>
        </w:rPr>
      </w:pPr>
      <w:moveFromRangeStart w:id="1298" w:author="Ben Fels" w:date="2024-12-21T11:52:00Z" w:name="move185674394"/>
      <w:moveFrom w:id="1299"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300"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301" w:author="Ben Fels" w:date="2024-12-21T11:52:00Z" w16du:dateUtc="2024-12-21T10:52:00Z"/>
        </w:rPr>
      </w:pPr>
      <w:moveFrom w:id="1302" w:author="Ben Fels" w:date="2024-12-21T11:52:00Z" w16du:dateUtc="2024-12-21T10:52:00Z">
        <w:r w:rsidDel="005C0688">
          <w:t>Ansatz zum automatisieren des Prozesses, zum Überführen von unstrukturierten daten (Text) in strukturierte Argumente.</w:t>
        </w:r>
      </w:moveFrom>
    </w:p>
    <w:moveFromRangeEnd w:id="1298"/>
    <w:p w14:paraId="520E4361" w14:textId="353C4B0E" w:rsidR="0073273D" w:rsidDel="00A35D5E" w:rsidRDefault="0073273D" w:rsidP="00CF7AE6">
      <w:pPr>
        <w:rPr>
          <w:del w:id="1303" w:author="Ben Fels" w:date="2024-12-21T11:53:00Z" w16du:dateUtc="2024-12-21T10:53:00Z"/>
        </w:rPr>
      </w:pPr>
    </w:p>
    <w:p w14:paraId="0206FFF2" w14:textId="6465B599" w:rsidR="00D43596" w:rsidDel="00A35D5E" w:rsidRDefault="00601509" w:rsidP="00CF7AE6">
      <w:pPr>
        <w:rPr>
          <w:moveFrom w:id="1304" w:author="Ben Fels" w:date="2024-12-21T11:53:00Z" w16du:dateUtc="2024-12-21T10:53:00Z"/>
        </w:rPr>
      </w:pPr>
      <w:moveFromRangeStart w:id="1305" w:author="Ben Fels" w:date="2024-12-21T11:53:00Z" w:name="move185674422"/>
      <w:moveFrom w:id="1306"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307" w:author="Ben Fels" w:date="2024-12-21T11:53:00Z" w16du:dateUtc="2024-12-21T10:53:00Z"/>
        </w:rPr>
      </w:pPr>
      <w:moveFrom w:id="1308"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309" w:author="Ben Fels" w:date="2024-12-21T11:53:00Z" w16du:dateUtc="2024-12-21T10:53:00Z"/>
        </w:rPr>
      </w:pPr>
      <w:moveFrom w:id="1310"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311" w:author="Ben Fels" w:date="2024-12-21T11:53:00Z" w16du:dateUtc="2024-12-21T10:53:00Z"/>
        </w:rPr>
      </w:pPr>
      <w:moveFrom w:id="1312" w:author="Ben Fels" w:date="2024-12-21T11:53:00Z" w16du:dateUtc="2024-12-21T10:53:00Z">
        <w:r w:rsidRPr="00664C71" w:rsidDel="00A35D5E">
          <w:rPr>
            <w:rPrChange w:id="1313"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314"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315" w:author="Ben Fels" w:date="2024-12-21T11:53:00Z" w16du:dateUtc="2024-12-21T10:53:00Z"/>
        </w:rPr>
      </w:pPr>
      <w:moveFrom w:id="1316"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317"/>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317"/>
        <w:r w:rsidR="004D5E3E" w:rsidDel="00A35D5E">
          <w:rPr>
            <w:rStyle w:val="Kommentarzeichen"/>
          </w:rPr>
          <w:commentReference w:id="1317"/>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318" w:author="Ben Fels" w:date="2024-12-21T11:53:00Z" w16du:dateUtc="2024-12-21T10:53:00Z"/>
        </w:rPr>
      </w:pPr>
      <w:moveFrom w:id="1319"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320" w:author="Ben Fels" w:date="2024-12-21T11:53:00Z" w16du:dateUtc="2024-12-21T10:53:00Z"/>
          <w:rPrChange w:id="1321" w:author="Ben Fels" w:date="2024-12-21T18:08:00Z" w16du:dateUtc="2024-12-21T17:08:00Z">
            <w:rPr>
              <w:moveFrom w:id="1322" w:author="Ben Fels" w:date="2024-12-21T11:53:00Z" w16du:dateUtc="2024-12-21T10:53:00Z"/>
              <w:lang w:val="en-US"/>
            </w:rPr>
          </w:rPrChange>
        </w:rPr>
      </w:pPr>
      <w:moveFrom w:id="1323" w:author="Ben Fels" w:date="2024-12-21T11:53:00Z" w16du:dateUtc="2024-12-21T10:53:00Z">
        <w:r w:rsidRPr="00664C71" w:rsidDel="00A35D5E">
          <w:rPr>
            <w:rPrChange w:id="1324" w:author="Ben Fels" w:date="2024-12-21T18:08:00Z" w16du:dateUtc="2024-12-21T17:08:00Z">
              <w:rPr>
                <w:lang w:val="en-US"/>
              </w:rPr>
            </w:rPrChange>
          </w:rPr>
          <w:t>N-Shot Learning als Transfer Learning</w:t>
        </w:r>
        <w:r w:rsidR="009743F5" w:rsidRPr="00664C71" w:rsidDel="00A35D5E">
          <w:rPr>
            <w:rPrChange w:id="1325"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326" w:author="Ben Fels" w:date="2024-12-21T11:53:00Z" w16du:dateUtc="2024-12-21T10:53:00Z"/>
        </w:rPr>
      </w:pPr>
      <w:moveFrom w:id="1327"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328" w:author="Ben Fels" w:date="2024-12-21T11:53:00Z" w16du:dateUtc="2024-12-21T10:53:00Z"/>
        </w:rPr>
      </w:pPr>
      <w:moveFrom w:id="1329"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330" w:author="Ben Fels" w:date="2024-12-21T11:53:00Z" w16du:dateUtc="2024-12-21T10:53:00Z"/>
        </w:rPr>
      </w:pPr>
      <w:moveFrom w:id="1331"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332" w:author="Ben Fels" w:date="2024-12-21T11:53:00Z" w16du:dateUtc="2024-12-21T10:53:00Z"/>
        </w:rPr>
      </w:pPr>
      <w:moveFrom w:id="1333"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334" w:author="Ben Fels" w:date="2024-12-21T11:53:00Z" w16du:dateUtc="2024-12-21T10:53:00Z"/>
        </w:rPr>
      </w:pPr>
      <w:moveFrom w:id="1335"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336" w:author="Ben Fels" w:date="2024-12-21T11:53:00Z" w16du:dateUtc="2024-12-21T10:53:00Z"/>
        </w:rPr>
      </w:pPr>
      <w:moveFrom w:id="1337"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338" w:author="Ben Fels" w:date="2024-12-21T11:53:00Z" w16du:dateUtc="2024-12-21T10:53:00Z"/>
        </w:rPr>
      </w:pPr>
      <w:moveFrom w:id="1339"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305"/>
    <w:p w14:paraId="01CF3AF4" w14:textId="089EEC34" w:rsidR="00EF199B" w:rsidDel="004328D8" w:rsidRDefault="00EF199B" w:rsidP="00CF7AE6">
      <w:pPr>
        <w:rPr>
          <w:del w:id="1340" w:author="Ben Fels" w:date="2024-12-21T12:02:00Z" w16du:dateUtc="2024-12-21T11:02:00Z"/>
        </w:rPr>
      </w:pPr>
    </w:p>
    <w:p w14:paraId="53AA7E0C" w14:textId="53D83618" w:rsidR="00664378" w:rsidDel="00025B9B" w:rsidRDefault="00A2162F" w:rsidP="00A2162F">
      <w:pPr>
        <w:pStyle w:val="berschrift1"/>
        <w:rPr>
          <w:del w:id="1341" w:author="Ben Fels" w:date="2024-12-21T11:53:00Z" w16du:dateUtc="2024-12-21T10:53:00Z"/>
        </w:rPr>
      </w:pPr>
      <w:del w:id="1342"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343" w:author="Ben Fels" w:date="2024-12-21T12:02:00Z" w16du:dateUtc="2024-12-21T11:02:00Z"/>
          <w:rFonts w:ascii="IBMPlexSans-Regular" w:hAnsi="IBMPlexSans-Regular" w:cs="IBMPlexSans-Regular"/>
          <w:sz w:val="28"/>
          <w:szCs w:val="28"/>
          <w:highlight w:val="cyan"/>
          <w:rPrChange w:id="1344" w:author="Ben Fels" w:date="2024-12-21T11:53:00Z" w16du:dateUtc="2024-12-21T10:53:00Z">
            <w:rPr>
              <w:del w:id="1345" w:author="Ben Fels" w:date="2024-12-21T12:02:00Z" w16du:dateUtc="2024-12-21T11:02:00Z"/>
              <w:highlight w:val="cyan"/>
            </w:rPr>
          </w:rPrChange>
        </w:rPr>
        <w:pPrChange w:id="1346" w:author="Ben Fels" w:date="2024-12-21T11:53:00Z" w16du:dateUtc="2024-12-21T10:53:00Z">
          <w:pPr>
            <w:autoSpaceDE w:val="0"/>
            <w:autoSpaceDN w:val="0"/>
            <w:adjustRightInd w:val="0"/>
            <w:spacing w:after="0" w:line="240" w:lineRule="auto"/>
          </w:pPr>
        </w:pPrChange>
      </w:pPr>
      <w:del w:id="1347" w:author="Ben Fels" w:date="2024-12-21T11:53:00Z" w16du:dateUtc="2024-12-21T10:53:00Z">
        <w:r w:rsidRPr="00025B9B" w:rsidDel="00025B9B">
          <w:rPr>
            <w:rFonts w:ascii="IBMPlexSans-Regular" w:hAnsi="IBMPlexSans-Regular" w:cs="IBMPlexSans-Regular"/>
            <w:sz w:val="28"/>
            <w:szCs w:val="28"/>
            <w:highlight w:val="cyan"/>
            <w:rPrChange w:id="1348"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49" w:author="Ben Fels" w:date="2024-12-21T11:54:00Z" w16du:dateUtc="2024-12-21T10:54:00Z"/>
        </w:rPr>
      </w:pPr>
    </w:p>
    <w:p w14:paraId="0F32B505" w14:textId="5A459F10" w:rsidR="00047A7E" w:rsidDel="004328D8" w:rsidRDefault="00047A7E" w:rsidP="00CF7AE6">
      <w:pPr>
        <w:rPr>
          <w:del w:id="1350" w:author="Ben Fels" w:date="2024-12-21T12:02:00Z" w16du:dateUtc="2024-12-21T11:02:00Z"/>
          <w:moveFrom w:id="1351" w:author="Ben Fels" w:date="2024-12-21T11:53:00Z" w16du:dateUtc="2024-12-21T10:53:00Z"/>
        </w:rPr>
      </w:pPr>
      <w:moveFromRangeStart w:id="1352" w:author="Ben Fels" w:date="2024-12-21T11:53:00Z" w:name="move185674449"/>
      <w:moveFrom w:id="1353" w:author="Ben Fels" w:date="2024-12-21T11:53:00Z" w16du:dateUtc="2024-12-21T10:53:00Z">
        <w:del w:id="1354"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52"/>
    <w:p w14:paraId="12026CA5" w14:textId="34868899" w:rsidR="00DE7EA5" w:rsidDel="0067136C" w:rsidRDefault="00DE7EA5" w:rsidP="00CF7AE6">
      <w:pPr>
        <w:rPr>
          <w:del w:id="1355" w:author="Ben Fels" w:date="2024-12-21T11:54:00Z" w16du:dateUtc="2024-12-21T10:54:00Z"/>
        </w:rPr>
      </w:pPr>
    </w:p>
    <w:p w14:paraId="4867E893" w14:textId="044F5E10" w:rsidR="003305CA" w:rsidDel="00025B9B" w:rsidRDefault="00771845" w:rsidP="00CF7AE6">
      <w:pPr>
        <w:rPr>
          <w:del w:id="1356" w:author="Ben Fels" w:date="2024-12-21T11:54:00Z" w16du:dateUtc="2024-12-21T10:54:00Z"/>
        </w:rPr>
      </w:pPr>
      <w:del w:id="1357"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58" w:author="Ben Fels" w:date="2024-12-21T11:56:00Z" w16du:dateUtc="2024-12-21T10:56:00Z"/>
        </w:rPr>
      </w:pPr>
      <w:del w:id="1359" w:author="Ben Fels" w:date="2024-12-21T11:56:00Z" w16du:dateUtc="2024-12-21T10:56:00Z">
        <w:r w:rsidRPr="001666F8" w:rsidDel="002C461A">
          <w:delText>Allgemein</w:delText>
        </w:r>
      </w:del>
    </w:p>
    <w:p w14:paraId="5401044D" w14:textId="4086AC4F" w:rsidR="00BF3432" w:rsidDel="002C461A" w:rsidRDefault="00BF3432" w:rsidP="00BF3432">
      <w:pPr>
        <w:rPr>
          <w:del w:id="1360" w:author="Ben Fels" w:date="2024-12-21T11:56:00Z" w16du:dateUtc="2024-12-21T10:56:00Z"/>
          <w:moveFrom w:id="1361" w:author="Ben Fels" w:date="2024-12-21T11:55:00Z" w16du:dateUtc="2024-12-21T10:55:00Z"/>
        </w:rPr>
      </w:pPr>
      <w:moveFromRangeStart w:id="1362" w:author="Ben Fels" w:date="2024-12-21T11:55:00Z" w:name="move185674546"/>
      <w:moveFrom w:id="1363" w:author="Ben Fels" w:date="2024-12-21T11:55:00Z" w16du:dateUtc="2024-12-21T10:55:00Z">
        <w:del w:id="1364"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65" w:author="Ben Fels" w:date="2024-12-21T11:56:00Z" w16du:dateUtc="2024-12-21T10:56:00Z"/>
          <w:moveFrom w:id="1366" w:author="Ben Fels" w:date="2024-12-21T11:55:00Z" w16du:dateUtc="2024-12-21T10:55:00Z"/>
        </w:rPr>
      </w:pPr>
      <w:moveFrom w:id="1367" w:author="Ben Fels" w:date="2024-12-21T11:55:00Z" w16du:dateUtc="2024-12-21T10:55:00Z">
        <w:del w:id="1368"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69" w:author="Ben Fels" w:date="2024-12-21T11:56:00Z" w16du:dateUtc="2024-12-21T10:56:00Z"/>
          <w:moveFrom w:id="1370" w:author="Ben Fels" w:date="2024-12-21T11:56:00Z" w16du:dateUtc="2024-12-21T10:56:00Z"/>
        </w:rPr>
      </w:pPr>
      <w:moveFromRangeStart w:id="1371" w:author="Ben Fels" w:date="2024-12-21T11:56:00Z" w:name="move185674583"/>
      <w:moveFromRangeEnd w:id="1362"/>
      <w:moveFrom w:id="1372" w:author="Ben Fels" w:date="2024-12-21T11:56:00Z" w16du:dateUtc="2024-12-21T10:56:00Z">
        <w:del w:id="1373"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74" w:author="Ben Fels" w:date="2024-12-21T11:56:00Z" w16du:dateUtc="2024-12-21T10:56:00Z"/>
          <w:moveFrom w:id="1375" w:author="Ben Fels" w:date="2024-12-21T11:56:00Z" w16du:dateUtc="2024-12-21T10:56:00Z"/>
          <w:rFonts w:cs="Arial"/>
        </w:rPr>
      </w:pPr>
      <w:moveFrom w:id="1376" w:author="Ben Fels" w:date="2024-12-21T11:56:00Z" w16du:dateUtc="2024-12-21T10:56:00Z">
        <w:del w:id="1377"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78" w:author="Ben Fels" w:date="2024-12-21T11:56:00Z" w16du:dateUtc="2024-12-21T10:56:00Z"/>
          <w:moveFrom w:id="1379" w:author="Ben Fels" w:date="2024-12-21T11:56:00Z" w16du:dateUtc="2024-12-21T10:56:00Z"/>
          <w:rFonts w:cs="Arial"/>
        </w:rPr>
      </w:pPr>
      <w:moveFrom w:id="1380" w:author="Ben Fels" w:date="2024-12-21T11:56:00Z" w16du:dateUtc="2024-12-21T10:56:00Z">
        <w:del w:id="1381"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82" w:author="Ben Fels" w:date="2024-12-21T11:56:00Z" w16du:dateUtc="2024-12-21T10:56:00Z"/>
          <w:moveFrom w:id="1383" w:author="Ben Fels" w:date="2024-12-21T11:56:00Z" w16du:dateUtc="2024-12-21T10:56:00Z"/>
          <w:rFonts w:cs="Arial"/>
        </w:rPr>
      </w:pPr>
      <w:moveFrom w:id="1384" w:author="Ben Fels" w:date="2024-12-21T11:56:00Z" w16du:dateUtc="2024-12-21T10:56:00Z">
        <w:del w:id="1385"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71"/>
    <w:p w14:paraId="5B564796" w14:textId="465597FD" w:rsidR="00686B86" w:rsidDel="002C461A" w:rsidRDefault="00686B86" w:rsidP="00686B86">
      <w:pPr>
        <w:rPr>
          <w:del w:id="1386" w:author="Ben Fels" w:date="2024-12-21T11:56:00Z" w16du:dateUtc="2024-12-21T10:56:00Z"/>
        </w:rPr>
      </w:pPr>
    </w:p>
    <w:p w14:paraId="18052B06" w14:textId="33198D74" w:rsidR="00686B86" w:rsidDel="002C461A" w:rsidRDefault="00686B86" w:rsidP="00686B86">
      <w:pPr>
        <w:rPr>
          <w:del w:id="1387" w:author="Ben Fels" w:date="2024-12-21T11:56:00Z" w16du:dateUtc="2024-12-21T10:56:00Z"/>
        </w:rPr>
      </w:pPr>
      <w:del w:id="1388"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389" w:author="Ben Fels" w:date="2024-12-21T11:56:00Z" w16du:dateUtc="2024-12-21T10:56:00Z"/>
        </w:rPr>
      </w:pPr>
      <w:del w:id="1390"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391" w:author="Ben Fels" w:date="2024-12-21T11:57:00Z" w16du:dateUtc="2024-12-21T10:57:00Z"/>
        </w:rPr>
      </w:pPr>
    </w:p>
    <w:p w14:paraId="324D522D" w14:textId="31602989" w:rsidR="00686B86" w:rsidRPr="00C34F32" w:rsidDel="002C461A" w:rsidRDefault="00686B86" w:rsidP="00EE19A3">
      <w:pPr>
        <w:jc w:val="both"/>
        <w:rPr>
          <w:del w:id="1392" w:author="Ben Fels" w:date="2024-12-21T11:57:00Z" w16du:dateUtc="2024-12-21T10:57:00Z"/>
          <w:rFonts w:cs="Arial"/>
        </w:rPr>
      </w:pPr>
    </w:p>
    <w:p w14:paraId="2F195DD5" w14:textId="30D9BD78" w:rsidR="00462225" w:rsidRPr="00E02FED" w:rsidDel="002C461A" w:rsidRDefault="00462225" w:rsidP="00842EB0">
      <w:pPr>
        <w:pStyle w:val="berschrift2"/>
        <w:rPr>
          <w:del w:id="1393" w:author="Ben Fels" w:date="2024-12-21T11:57:00Z" w16du:dateUtc="2024-12-21T10:57:00Z"/>
        </w:rPr>
      </w:pPr>
      <w:del w:id="1394" w:author="Ben Fels" w:date="2024-12-21T11:57:00Z" w16du:dateUtc="2024-12-21T10:57:00Z">
        <w:r w:rsidRPr="00E02FED" w:rsidDel="002C461A">
          <w:delText>Transfer-Learning</w:delText>
        </w:r>
      </w:del>
    </w:p>
    <w:p w14:paraId="7B3170FE" w14:textId="53EDD3DE" w:rsidR="00462225" w:rsidDel="004328D8" w:rsidRDefault="00462225" w:rsidP="00462225">
      <w:pPr>
        <w:rPr>
          <w:del w:id="1395" w:author="Ben Fels" w:date="2024-12-21T11:57:00Z" w16du:dateUtc="2024-12-21T10:57:00Z"/>
        </w:rPr>
      </w:pPr>
      <w:del w:id="1396"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397" w:author="Ben Fels" w:date="2024-12-21T11:57:00Z" w16du:dateUtc="2024-12-21T10:57:00Z"/>
        </w:rPr>
      </w:pPr>
      <w:del w:id="1398"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399" w:author="Ben Fels" w:date="2024-12-21T11:57:00Z" w16du:dateUtc="2024-12-21T10:57:00Z"/>
          <w:rFonts w:cs="Arial"/>
        </w:rPr>
      </w:pPr>
      <w:del w:id="1400"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401" w:author="Ben Fels" w:date="2024-12-21T11:57:00Z" w16du:dateUtc="2024-12-21T10:57:00Z"/>
          <w:rFonts w:cs="Arial"/>
        </w:rPr>
      </w:pPr>
      <w:del w:id="1402"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403" w:author="Ben Fels" w:date="2024-12-21T11:57:00Z" w16du:dateUtc="2024-12-21T10:57:00Z"/>
          <w:rFonts w:cs="Arial"/>
        </w:rPr>
      </w:pPr>
      <w:del w:id="1404"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405" w:author="Ben Fels" w:date="2024-12-21T11:57:00Z" w16du:dateUtc="2024-12-21T10:57:00Z"/>
          <w:rFonts w:cs="Arial"/>
        </w:rPr>
      </w:pPr>
      <w:del w:id="1406"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407" w:author="Ben Fels" w:date="2024-12-21T11:58:00Z" w16du:dateUtc="2024-12-21T10:58:00Z"/>
        </w:rPr>
      </w:pPr>
      <w:del w:id="1408" w:author="Ben Fels" w:date="2024-12-21T11:58:00Z" w16du:dateUtc="2024-12-21T10:58:00Z">
        <w:r w:rsidRPr="00E06605" w:rsidDel="00E139BF">
          <w:delText>Infos zu LLMs</w:delText>
        </w:r>
      </w:del>
    </w:p>
    <w:p w14:paraId="7ECA3916" w14:textId="0D927DE4" w:rsidR="001240B0" w:rsidDel="00E139BF" w:rsidRDefault="001240B0" w:rsidP="001240B0">
      <w:pPr>
        <w:rPr>
          <w:del w:id="1409" w:author="Ben Fels" w:date="2024-12-21T11:58:00Z" w16du:dateUtc="2024-12-21T10:58:00Z"/>
          <w:rFonts w:cs="Arial"/>
        </w:rPr>
      </w:pPr>
      <w:del w:id="1410"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411" w:author="Ben Fels" w:date="2024-12-21T11:58:00Z" w16du:dateUtc="2024-12-21T10:58:00Z"/>
          <w:rFonts w:cs="Arial"/>
        </w:rPr>
      </w:pPr>
      <w:del w:id="1412"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413" w:author="Ben Fels" w:date="2024-12-21T11:58:00Z" w16du:dateUtc="2024-12-21T10:58:00Z"/>
          <w:rFonts w:cs="Arial"/>
        </w:rPr>
      </w:pPr>
      <w:del w:id="1414"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415" w:author="Ben Fels" w:date="2024-12-21T11:58:00Z" w16du:dateUtc="2024-12-21T10:58:00Z"/>
          <w:rFonts w:cs="Arial"/>
        </w:rPr>
      </w:pPr>
      <w:del w:id="1416" w:author="Ben Fels" w:date="2024-12-21T11:58:00Z" w16du:dateUtc="2024-12-21T10:58:00Z">
        <w:r w:rsidRPr="00664C71" w:rsidDel="00E139BF">
          <w:rPr>
            <w:rFonts w:cs="Arial"/>
            <w:rPrChange w:id="1417"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418"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419" w:author="Ben Fels" w:date="2024-12-21T11:58:00Z" w16du:dateUtc="2024-12-21T10:58:00Z"/>
        </w:rPr>
      </w:pPr>
      <w:del w:id="1420"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421" w:author="Ben Fels" w:date="2024-12-21T11:58:00Z" w16du:dateUtc="2024-12-21T10:58:00Z"/>
        </w:rPr>
      </w:pPr>
      <w:del w:id="1422"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423" w:author="Ben Fels" w:date="2024-12-21T11:58:00Z" w16du:dateUtc="2024-12-21T10:58:00Z"/>
          <w:rFonts w:cs="Arial"/>
        </w:rPr>
      </w:pPr>
    </w:p>
    <w:p w14:paraId="33755613" w14:textId="264AAA4B" w:rsidR="00255FC0" w:rsidDel="001A4072" w:rsidRDefault="00C00FA0" w:rsidP="00842EB0">
      <w:pPr>
        <w:pStyle w:val="berschrift2"/>
        <w:rPr>
          <w:del w:id="1424" w:author="Ben Fels" w:date="2024-12-16T22:10:00Z" w16du:dateUtc="2024-12-16T21:10:00Z"/>
        </w:rPr>
      </w:pPr>
      <w:del w:id="1425"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426" w:author="Ben Fels" w:date="2024-12-16T22:10:00Z" w16du:dateUtc="2024-12-16T21:10:00Z"/>
        </w:rPr>
      </w:pPr>
    </w:p>
    <w:p w14:paraId="4FDD2C86" w14:textId="38FBBB02" w:rsidR="00AC483F" w:rsidRPr="00911C80" w:rsidDel="001A4072" w:rsidRDefault="00255FC0" w:rsidP="00AC483F">
      <w:pPr>
        <w:pStyle w:val="berschrift3"/>
        <w:rPr>
          <w:del w:id="1427" w:author="Ben Fels" w:date="2024-12-16T22:10:00Z" w16du:dateUtc="2024-12-16T21:10:00Z"/>
          <w:rPrChange w:id="1428" w:author="Ben Fels" w:date="2024-12-17T07:55:00Z" w16du:dateUtc="2024-12-17T06:55:00Z">
            <w:rPr>
              <w:del w:id="1429" w:author="Ben Fels" w:date="2024-12-16T22:10:00Z" w16du:dateUtc="2024-12-16T21:10:00Z"/>
              <w:lang w:val="en-US"/>
            </w:rPr>
          </w:rPrChange>
        </w:rPr>
      </w:pPr>
      <w:del w:id="1430" w:author="Ben Fels" w:date="2024-12-16T22:10:00Z" w16du:dateUtc="2024-12-16T21:10:00Z">
        <w:r w:rsidRPr="00911C80" w:rsidDel="001A4072">
          <w:rPr>
            <w:rPrChange w:id="1431"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432" w:author="Ben Fels" w:date="2024-12-16T22:10:00Z" w16du:dateUtc="2024-12-16T21:10:00Z"/>
          <w:b/>
          <w:bCs/>
          <w:highlight w:val="cyan"/>
        </w:rPr>
      </w:pPr>
      <w:del w:id="1433" w:author="Ben Fels" w:date="2024-12-16T22:10:00Z" w16du:dateUtc="2024-12-16T21:10:00Z">
        <w:r w:rsidRPr="00AC483F" w:rsidDel="001A4072">
          <w:rPr>
            <w:highlight w:val="cyan"/>
          </w:rPr>
          <w:delText xml:space="preserve">Brown, T., Mann, B., Ryder, N., et al . </w:delText>
        </w:r>
        <w:r w:rsidRPr="00911C80" w:rsidDel="001A4072">
          <w:rPr>
            <w:highlight w:val="cyan"/>
            <w:rPrChange w:id="1434"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435" w:author="Ben Fels" w:date="2024-12-16T22:10:00Z" w16du:dateUtc="2024-12-16T21:10:00Z"/>
          <w:b/>
          <w:bCs/>
        </w:rPr>
      </w:pPr>
      <w:del w:id="1436"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437" w:author="Ben Fels" w:date="2024-12-16T22:10:00Z" w16du:dateUtc="2024-12-16T21:10:00Z"/>
          <w:b/>
          <w:bCs/>
        </w:rPr>
      </w:pPr>
      <w:del w:id="1438" w:author="Ben Fels" w:date="2024-12-16T22:10:00Z" w16du:dateUtc="2024-12-16T21:10:00Z">
        <w:r w:rsidDel="001A4072">
          <w:delText>Systematische Auswahl der Beispiele</w:delText>
        </w:r>
      </w:del>
    </w:p>
    <w:p w14:paraId="539EFA06" w14:textId="0FCB8C48" w:rsidR="00A778C3" w:rsidDel="001A4072" w:rsidRDefault="004E5B9A" w:rsidP="00A778C3">
      <w:pPr>
        <w:rPr>
          <w:del w:id="1439" w:author="Ben Fels" w:date="2024-12-16T22:10:00Z" w16du:dateUtc="2024-12-16T21:10:00Z"/>
          <w:bCs/>
        </w:rPr>
      </w:pPr>
      <w:del w:id="1440"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441" w:author="Ben Fels" w:date="2024-12-16T22:10:00Z" w16du:dateUtc="2024-12-16T21:10:00Z"/>
          <w:bCs/>
          <w:i/>
          <w:rPrChange w:id="1442" w:author="Ben Fels" w:date="2024-12-17T07:55:00Z" w16du:dateUtc="2024-12-17T06:55:00Z">
            <w:rPr>
              <w:del w:id="1443" w:author="Ben Fels" w:date="2024-12-16T22:10:00Z" w16du:dateUtc="2024-12-16T21:10:00Z"/>
              <w:bCs/>
              <w:i/>
              <w:lang w:val="en-US"/>
            </w:rPr>
          </w:rPrChange>
        </w:rPr>
      </w:pPr>
      <w:del w:id="1444" w:author="Ben Fels" w:date="2024-12-16T22:10:00Z" w16du:dateUtc="2024-12-16T21:10:00Z">
        <w:r w:rsidRPr="00911C80" w:rsidDel="001A4072">
          <w:rPr>
            <w:bCs/>
            <w:i/>
            <w:rPrChange w:id="1445"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46"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47" w:author="Ben Fels" w:date="2024-12-17T07:55:00Z" w16du:dateUtc="2024-12-17T06:55:00Z">
              <w:rPr>
                <w:lang w:val="en-US"/>
              </w:rPr>
            </w:rPrChange>
          </w:rPr>
          <w:delText xml:space="preserve"> </w:delText>
        </w:r>
        <w:r w:rsidR="000D17B5" w:rsidRPr="00911C80" w:rsidDel="001A4072">
          <w:rPr>
            <w:bCs/>
            <w:i/>
            <w:rPrChange w:id="1448"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49"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50" w:author="Ben Fels" w:date="2024-12-17T07:55:00Z" w16du:dateUtc="2024-12-17T06:55:00Z">
              <w:rPr>
                <w:bCs/>
                <w:i/>
                <w:highlight w:val="magenta"/>
                <w:lang w:val="en-US"/>
              </w:rPr>
            </w:rPrChange>
          </w:rPr>
          <w:delText>.</w:delText>
        </w:r>
        <w:r w:rsidR="000A38CD" w:rsidRPr="00911C80" w:rsidDel="001A4072">
          <w:rPr>
            <w:bCs/>
            <w:i/>
            <w:highlight w:val="magenta"/>
            <w:rPrChange w:id="1451"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52"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53"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54"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55"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56"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57"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58"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59"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60"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61"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62"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63"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64"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65"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66" w:author="Ben Fels" w:date="2024-12-16T22:10:00Z" w16du:dateUtc="2024-12-16T21:10:00Z"/>
          <w:bCs/>
          <w:i/>
        </w:rPr>
      </w:pPr>
      <w:del w:id="1467" w:author="Ben Fels" w:date="2024-12-16T22:10:00Z" w16du:dateUtc="2024-12-16T21:10:00Z">
        <w:r w:rsidRPr="00911C80" w:rsidDel="001A4072">
          <w:rPr>
            <w:bCs/>
            <w:i/>
            <w:rPrChange w:id="1468"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69"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70"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71"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72"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73"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74"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75"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76"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77"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78"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79"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80"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81"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82"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83" w:author="Ben Fels" w:date="2024-12-16T22:10:00Z" w16du:dateUtc="2024-12-16T21:10:00Z"/>
          <w:bCs/>
          <w:i/>
        </w:rPr>
      </w:pPr>
    </w:p>
    <w:p w14:paraId="7DA1CF74" w14:textId="7C7BD9CA" w:rsidR="004E5B9A" w:rsidRPr="00A778C3" w:rsidDel="00FD62B3" w:rsidRDefault="004E5B9A" w:rsidP="00A778C3">
      <w:pPr>
        <w:rPr>
          <w:del w:id="1484" w:author="Ben Fels" w:date="2024-12-16T22:03:00Z" w16du:dateUtc="2024-12-16T21:03:00Z"/>
          <w:b/>
          <w:bCs/>
        </w:rPr>
      </w:pPr>
    </w:p>
    <w:p w14:paraId="497239B9" w14:textId="650C5E81" w:rsidR="00AC483F" w:rsidRPr="004E5B9A" w:rsidDel="001A4072" w:rsidRDefault="00255FC0" w:rsidP="00AC483F">
      <w:pPr>
        <w:pStyle w:val="berschrift3"/>
        <w:rPr>
          <w:del w:id="1485" w:author="Ben Fels" w:date="2024-12-16T22:10:00Z" w16du:dateUtc="2024-12-16T21:10:00Z"/>
        </w:rPr>
      </w:pPr>
      <w:del w:id="1486"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487" w:author="Ben Fels" w:date="2024-12-16T22:10:00Z" w16du:dateUtc="2024-12-16T21:10:00Z"/>
          <w:b/>
          <w:bCs/>
          <w:highlight w:val="cyan"/>
        </w:rPr>
      </w:pPr>
      <w:del w:id="1488"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489" w:author="Ben Fels" w:date="2024-12-16T22:10:00Z" w16du:dateUtc="2024-12-16T21:10:00Z"/>
        </w:rPr>
      </w:pPr>
      <w:del w:id="1490"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491" w:author="Ben Fels" w:date="2024-12-16T22:10:00Z" w16du:dateUtc="2024-12-16T21:10:00Z"/>
          <w:b/>
          <w:bCs/>
          <w:highlight w:val="cyan"/>
        </w:rPr>
      </w:pPr>
      <w:del w:id="1492"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493" w:author="Ben Fels" w:date="2024-12-16T22:10:00Z" w16du:dateUtc="2024-12-16T21:10:00Z"/>
          <w:bCs/>
        </w:rPr>
      </w:pPr>
      <w:del w:id="1494"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495" w:author="Ben Fels" w:date="2024-12-16T22:10:00Z" w16du:dateUtc="2024-12-16T21:10:00Z"/>
        </w:rPr>
      </w:pPr>
    </w:p>
    <w:p w14:paraId="4876537E" w14:textId="327E737A" w:rsidR="001B50DB" w:rsidRPr="001B50DB" w:rsidDel="001A4072" w:rsidRDefault="001B50DB" w:rsidP="00CF7AE6">
      <w:pPr>
        <w:rPr>
          <w:del w:id="1496" w:author="Ben Fels" w:date="2024-12-16T22:10:00Z" w16du:dateUtc="2024-12-16T21:10:00Z"/>
          <w:i/>
        </w:rPr>
      </w:pPr>
      <w:del w:id="1497"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498" w:author="Ben Fels" w:date="2024-12-16T22:03:00Z" w16du:dateUtc="2024-12-16T21:03:00Z"/>
        </w:rPr>
      </w:pPr>
    </w:p>
    <w:p w14:paraId="3CEABA39" w14:textId="0E38070F" w:rsidR="00047C35" w:rsidRPr="001B50DB" w:rsidDel="00FD62B3" w:rsidRDefault="00047C35" w:rsidP="00842EB0">
      <w:pPr>
        <w:pStyle w:val="berschrift2"/>
        <w:rPr>
          <w:del w:id="1499" w:author="Ben Fels" w:date="2024-12-16T22:03:00Z" w16du:dateUtc="2024-12-16T21:03:00Z"/>
        </w:rPr>
      </w:pPr>
      <w:del w:id="1500"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501" w:author="Ben Fels" w:date="2024-12-16T22:03:00Z" w16du:dateUtc="2024-12-16T21:03:00Z"/>
        </w:rPr>
      </w:pPr>
      <w:del w:id="1502"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503" w:author="Ben Fels" w:date="2024-12-16T22:03:00Z" w16du:dateUtc="2024-12-16T21:03:00Z"/>
        </w:rPr>
      </w:pPr>
      <w:del w:id="1504"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505" w:author="Ben Fels" w:date="2024-12-16T22:10:00Z" w16du:dateUtc="2024-12-16T21:10:00Z"/>
        </w:rPr>
      </w:pPr>
      <w:del w:id="1506"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507" w:author="Ben Fels" w:date="2024-12-21T12:00:00Z" w16du:dateUtc="2024-12-21T11:00:00Z"/>
        </w:rPr>
      </w:pPr>
    </w:p>
    <w:p w14:paraId="3B60CFA7" w14:textId="7F0B0648" w:rsidR="005241CB" w:rsidRPr="00E02FED" w:rsidDel="004328D8" w:rsidRDefault="005241CB" w:rsidP="00842EB0">
      <w:pPr>
        <w:pStyle w:val="berschrift2"/>
        <w:rPr>
          <w:del w:id="1508" w:author="Ben Fels" w:date="2024-12-21T12:00:00Z" w16du:dateUtc="2024-12-21T11:00:00Z"/>
        </w:rPr>
      </w:pPr>
      <w:del w:id="1509"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510" w:author="Ben Fels" w:date="2024-12-21T12:02:00Z" w16du:dateUtc="2024-12-21T11:02:00Z"/>
          <w:moveFrom w:id="1511" w:author="Ben Fels" w:date="2024-12-21T12:00:00Z" w16du:dateUtc="2024-12-21T11:00:00Z"/>
        </w:rPr>
      </w:pPr>
      <w:moveFromRangeStart w:id="1512" w:author="Ben Fels" w:date="2024-12-21T12:00:00Z" w:name="move185674825"/>
      <w:moveFrom w:id="1513" w:author="Ben Fels" w:date="2024-12-21T12:00:00Z" w16du:dateUtc="2024-12-21T11:00:00Z">
        <w:del w:id="1514"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515" w:author="Ben Fels" w:date="2024-12-21T12:02:00Z" w16du:dateUtc="2024-12-21T11:02:00Z"/>
          <w:moveFrom w:id="1516" w:author="Ben Fels" w:date="2024-12-21T12:00:00Z" w16du:dateUtc="2024-12-21T11:00:00Z"/>
        </w:rPr>
      </w:pPr>
      <w:moveFrom w:id="1517" w:author="Ben Fels" w:date="2024-12-21T12:00:00Z" w16du:dateUtc="2024-12-21T11:00:00Z">
        <w:del w:id="1518"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519" w:author="Ben Fels" w:date="2024-12-21T12:02:00Z" w16du:dateUtc="2024-12-21T11:02:00Z"/>
          <w:moveFrom w:id="1520" w:author="Ben Fels" w:date="2024-12-21T12:00:00Z" w16du:dateUtc="2024-12-21T11:00:00Z"/>
        </w:rPr>
      </w:pPr>
      <w:moveFrom w:id="1521" w:author="Ben Fels" w:date="2024-12-21T12:00:00Z" w16du:dateUtc="2024-12-21T11:00:00Z">
        <w:del w:id="1522"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523" w:author="Ben Fels" w:date="2024-12-21T12:02:00Z" w16du:dateUtc="2024-12-21T11:02:00Z"/>
          <w:moveFrom w:id="1524" w:author="Ben Fels" w:date="2024-12-21T12:00:00Z" w16du:dateUtc="2024-12-21T11:00:00Z"/>
        </w:rPr>
      </w:pPr>
      <w:moveFrom w:id="1525" w:author="Ben Fels" w:date="2024-12-21T12:00:00Z" w16du:dateUtc="2024-12-21T11:00:00Z">
        <w:del w:id="1526"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527" w:author="Ben Fels" w:date="2024-12-21T12:02:00Z" w16du:dateUtc="2024-12-21T11:02:00Z"/>
          <w:moveFrom w:id="1528" w:author="Ben Fels" w:date="2024-12-21T12:00:00Z" w16du:dateUtc="2024-12-21T11:00:00Z"/>
        </w:rPr>
      </w:pPr>
      <w:moveFrom w:id="1529" w:author="Ben Fels" w:date="2024-12-21T12:00:00Z" w16du:dateUtc="2024-12-21T11:00:00Z">
        <w:del w:id="1530"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531"/>
          <w:r w:rsidR="002E638C" w:rsidDel="004328D8">
            <w:delText>(</w:delText>
          </w:r>
          <w:r w:rsidR="004D5DFC" w:rsidRPr="004D5DFC" w:rsidDel="004328D8">
            <w:delText>Konzentration auf die Verortung von Argumenten und die Identifizierung ihrer Arten (z. B. Behauptungen und Prämissen)</w:delText>
          </w:r>
          <w:commentRangeEnd w:id="1531"/>
          <w:r w:rsidR="004D5DFC" w:rsidDel="004328D8">
            <w:rPr>
              <w:rStyle w:val="Kommentarzeichen"/>
            </w:rPr>
            <w:commentReference w:id="1531"/>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532" w:author="Ben Fels" w:date="2024-12-21T12:02:00Z" w16du:dateUtc="2024-12-21T11:02:00Z"/>
          <w:moveFrom w:id="1533" w:author="Ben Fels" w:date="2024-12-21T12:00:00Z" w16du:dateUtc="2024-12-21T11:00:00Z"/>
        </w:rPr>
      </w:pPr>
      <w:moveFrom w:id="1534" w:author="Ben Fels" w:date="2024-12-21T12:00:00Z" w16du:dateUtc="2024-12-21T11:00:00Z">
        <w:del w:id="1535"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536" w:author="Ben Fels" w:date="2024-12-21T12:02:00Z" w16du:dateUtc="2024-12-21T11:02:00Z"/>
          <w:moveFrom w:id="1537" w:author="Ben Fels" w:date="2024-12-21T12:00:00Z" w16du:dateUtc="2024-12-21T11:00:00Z"/>
        </w:rPr>
      </w:pPr>
    </w:p>
    <w:p w14:paraId="42FA2EB7" w14:textId="21035976" w:rsidR="00296609" w:rsidDel="004328D8" w:rsidRDefault="00296609" w:rsidP="00296609">
      <w:pPr>
        <w:rPr>
          <w:del w:id="1538" w:author="Ben Fels" w:date="2024-12-21T12:02:00Z" w16du:dateUtc="2024-12-21T11:02:00Z"/>
          <w:moveFrom w:id="1539" w:author="Ben Fels" w:date="2024-12-21T12:00:00Z" w16du:dateUtc="2024-12-21T11:00:00Z"/>
          <w:i/>
        </w:rPr>
      </w:pPr>
      <w:moveFrom w:id="1540" w:author="Ben Fels" w:date="2024-12-21T12:00:00Z" w16du:dateUtc="2024-12-21T11:00:00Z">
        <w:del w:id="1541"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542" w:author="Ben Fels" w:date="2024-12-21T12:02:00Z" w16du:dateUtc="2024-12-21T11:02:00Z"/>
          <w:moveFrom w:id="1543" w:author="Ben Fels" w:date="2024-12-21T12:00:00Z" w16du:dateUtc="2024-12-21T11:00:00Z"/>
          <w:i/>
        </w:rPr>
      </w:pPr>
      <w:moveFrom w:id="1544" w:author="Ben Fels" w:date="2024-12-21T12:00:00Z" w16du:dateUtc="2024-12-21T11:00:00Z">
        <w:del w:id="1545"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46" w:author="Ben Fels" w:date="2024-12-21T12:02:00Z" w16du:dateUtc="2024-12-21T11:02:00Z"/>
          <w:moveFrom w:id="1547" w:author="Ben Fels" w:date="2024-12-21T12:00:00Z" w16du:dateUtc="2024-12-21T11:00:00Z"/>
          <w:b/>
          <w:rPrChange w:id="1548" w:author="Ben Fels" w:date="2024-12-21T18:08:00Z" w16du:dateUtc="2024-12-21T17:08:00Z">
            <w:rPr>
              <w:del w:id="1549" w:author="Ben Fels" w:date="2024-12-21T12:02:00Z" w16du:dateUtc="2024-12-21T11:02:00Z"/>
              <w:moveFrom w:id="1550" w:author="Ben Fels" w:date="2024-12-21T12:00:00Z" w16du:dateUtc="2024-12-21T11:00:00Z"/>
              <w:b/>
              <w:lang w:val="en-US"/>
            </w:rPr>
          </w:rPrChange>
        </w:rPr>
      </w:pPr>
      <w:moveFrom w:id="1551" w:author="Ben Fels" w:date="2024-12-21T12:00:00Z" w16du:dateUtc="2024-12-21T11:00:00Z">
        <w:del w:id="1552"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53" w:author="Ben Fels" w:date="2024-12-21T12:02:00Z" w16du:dateUtc="2024-12-21T11:02:00Z"/>
          <w:moveFrom w:id="1554" w:author="Ben Fels" w:date="2024-12-21T12:00:00Z" w16du:dateUtc="2024-12-21T11:00:00Z"/>
        </w:rPr>
      </w:pPr>
      <w:moveFrom w:id="1555" w:author="Ben Fels" w:date="2024-12-21T12:00:00Z" w16du:dateUtc="2024-12-21T11:00:00Z">
        <w:del w:id="1556"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57" w:author="Ben Fels" w:date="2024-12-21T12:02:00Z" w16du:dateUtc="2024-12-21T11:02:00Z"/>
          <w:moveFrom w:id="1558" w:author="Ben Fels" w:date="2024-12-21T12:00:00Z" w16du:dateUtc="2024-12-21T11:00:00Z"/>
        </w:rPr>
      </w:pPr>
      <w:moveFrom w:id="1559" w:author="Ben Fels" w:date="2024-12-21T12:00:00Z" w16du:dateUtc="2024-12-21T11:00:00Z">
        <w:del w:id="1560" w:author="Ben Fels" w:date="2024-12-21T12:02:00Z" w16du:dateUtc="2024-12-21T11:02:00Z">
          <w:r w:rsidDel="004328D8">
            <w:delText>Doch was genau ist ein Argument?</w:delText>
          </w:r>
        </w:del>
      </w:moveFrom>
    </w:p>
    <w:moveFromRangeEnd w:id="1512"/>
    <w:p w14:paraId="2531ED4D" w14:textId="445A8A69" w:rsidR="00820B99" w:rsidRPr="00820B99" w:rsidDel="004328D8" w:rsidRDefault="00820B99" w:rsidP="009A54C3">
      <w:pPr>
        <w:pStyle w:val="berschrift2"/>
        <w:rPr>
          <w:del w:id="1561" w:author="Ben Fels" w:date="2024-12-21T12:00:00Z" w16du:dateUtc="2024-12-21T11:00:00Z"/>
        </w:rPr>
      </w:pPr>
      <w:del w:id="1562" w:author="Ben Fels" w:date="2024-12-21T12:00:00Z" w16du:dateUtc="2024-12-21T11:00:00Z">
        <w:r w:rsidRPr="00820B99" w:rsidDel="004328D8">
          <w:delText>Argument</w:delText>
        </w:r>
      </w:del>
    </w:p>
    <w:p w14:paraId="0DC96A23" w14:textId="05EE6C09" w:rsidR="0017354B" w:rsidDel="004328D8" w:rsidRDefault="00B22A20" w:rsidP="00CF7AE6">
      <w:pPr>
        <w:rPr>
          <w:del w:id="1563" w:author="Ben Fels" w:date="2024-12-21T12:00:00Z" w16du:dateUtc="2024-12-21T11:00:00Z"/>
        </w:rPr>
      </w:pPr>
      <w:del w:id="1564"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65" w:author="Ben Fels" w:date="2024-12-21T12:00:00Z" w16du:dateUtc="2024-12-21T11:00:00Z"/>
        </w:rPr>
      </w:pPr>
      <w:del w:id="1566"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67"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68" w:author="Ben Fels" w:date="2024-12-21T12:00:00Z" w16du:dateUtc="2024-12-21T11:00:00Z"/>
        </w:rPr>
      </w:pPr>
      <w:del w:id="1569"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70" w:author="Ben Fels" w:date="2024-12-21T12:00:00Z" w16du:dateUtc="2024-12-21T11:00:00Z"/>
        </w:rPr>
      </w:pPr>
      <w:del w:id="1571"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72" w:author="Ben Fels" w:date="2024-12-21T12:00:00Z" w16du:dateUtc="2024-12-21T11:00:00Z"/>
        </w:rPr>
      </w:pPr>
      <w:del w:id="1573"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74" w:author="Ben Fels" w:date="2024-12-21T12:02:00Z" w16du:dateUtc="2024-12-21T11:02:00Z"/>
        </w:rPr>
      </w:pPr>
    </w:p>
    <w:p w14:paraId="0E4F5B69" w14:textId="2D6C28B7" w:rsidR="00787132" w:rsidDel="004328D8" w:rsidRDefault="00787132" w:rsidP="00787132">
      <w:pPr>
        <w:pStyle w:val="berschrift2"/>
        <w:rPr>
          <w:del w:id="1575" w:author="Ben Fels" w:date="2024-12-21T12:02:00Z" w16du:dateUtc="2024-12-21T11:02:00Z"/>
        </w:rPr>
      </w:pPr>
      <w:del w:id="1576" w:author="Ben Fels" w:date="2024-12-21T12:02:00Z" w16du:dateUtc="2024-12-21T11:02:00Z">
        <w:r w:rsidDel="004328D8">
          <w:delText>Aufgaben des Argument Minings</w:delText>
        </w:r>
      </w:del>
    </w:p>
    <w:p w14:paraId="1246EA9D" w14:textId="4F7F9E5D" w:rsidR="00BD7A9D" w:rsidDel="004328D8" w:rsidRDefault="00F00E8F" w:rsidP="00CF7AE6">
      <w:pPr>
        <w:rPr>
          <w:del w:id="1577" w:author="Ben Fels" w:date="2024-12-21T12:02:00Z" w16du:dateUtc="2024-12-21T11:02:00Z"/>
          <w:moveFrom w:id="1578" w:author="Ben Fels" w:date="2024-12-21T12:01:00Z" w16du:dateUtc="2024-12-21T11:01:00Z"/>
        </w:rPr>
      </w:pPr>
      <w:moveFromRangeStart w:id="1579" w:author="Ben Fels" w:date="2024-12-21T12:01:00Z" w:name="move185674925"/>
      <w:moveFrom w:id="1580" w:author="Ben Fels" w:date="2024-12-21T12:01:00Z" w16du:dateUtc="2024-12-21T11:01:00Z">
        <w:del w:id="1581"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82"/>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82"/>
          <w:r w:rsidR="00485B60" w:rsidDel="004328D8">
            <w:rPr>
              <w:rStyle w:val="Kommentarzeichen"/>
            </w:rPr>
            <w:commentReference w:id="1582"/>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83" w:author="Ben Fels" w:date="2024-12-21T12:02:00Z" w16du:dateUtc="2024-12-21T11:02:00Z"/>
          <w:moveFrom w:id="1584" w:author="Ben Fels" w:date="2024-12-21T12:01:00Z" w16du:dateUtc="2024-12-21T11:01:00Z"/>
        </w:rPr>
      </w:pPr>
      <w:moveFrom w:id="1585" w:author="Ben Fels" w:date="2024-12-21T12:01:00Z" w16du:dateUtc="2024-12-21T11:01:00Z">
        <w:del w:id="1586"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587" w:author="Ben Fels" w:date="2024-12-21T12:02:00Z" w16du:dateUtc="2024-12-21T11:02:00Z"/>
          <w:moveFrom w:id="1588" w:author="Ben Fels" w:date="2024-12-21T12:01:00Z" w16du:dateUtc="2024-12-21T11:01:00Z"/>
        </w:rPr>
      </w:pPr>
      <w:moveFrom w:id="1589" w:author="Ben Fels" w:date="2024-12-21T12:01:00Z" w16du:dateUtc="2024-12-21T11:01:00Z">
        <w:del w:id="1590"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591" w:author="Ben Fels" w:date="2024-12-21T12:02:00Z" w16du:dateUtc="2024-12-21T11:02:00Z"/>
          <w:moveFrom w:id="1592" w:author="Ben Fels" w:date="2024-12-21T12:01:00Z" w16du:dateUtc="2024-12-21T11:01:00Z"/>
        </w:rPr>
      </w:pPr>
      <w:moveFrom w:id="1593" w:author="Ben Fels" w:date="2024-12-21T12:01:00Z" w16du:dateUtc="2024-12-21T11:01:00Z">
        <w:del w:id="1594"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595" w:author="Ben Fels" w:date="2024-12-21T12:02:00Z" w16du:dateUtc="2024-12-21T11:02:00Z"/>
          <w:moveFrom w:id="1596" w:author="Ben Fels" w:date="2024-12-21T12:01:00Z" w16du:dateUtc="2024-12-21T11:01:00Z"/>
        </w:rPr>
      </w:pPr>
      <w:moveFrom w:id="1597" w:author="Ben Fels" w:date="2024-12-21T12:01:00Z" w16du:dateUtc="2024-12-21T11:01:00Z">
        <w:del w:id="1598"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599" w:author="Ben Fels" w:date="2024-12-21T12:02:00Z" w16du:dateUtc="2024-12-21T11:02:00Z"/>
          <w:moveFrom w:id="1600" w:author="Ben Fels" w:date="2024-12-21T12:01:00Z" w16du:dateUtc="2024-12-21T11:01:00Z"/>
        </w:rPr>
      </w:pPr>
      <w:moveFrom w:id="1601" w:author="Ben Fels" w:date="2024-12-21T12:01:00Z" w16du:dateUtc="2024-12-21T11:01:00Z">
        <w:del w:id="1602"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603" w:author="Ben Fels" w:date="2024-12-21T12:02:00Z" w16du:dateUtc="2024-12-21T11:02:00Z"/>
          <w:moveFrom w:id="1604" w:author="Ben Fels" w:date="2024-12-21T12:01:00Z" w16du:dateUtc="2024-12-21T11:01:00Z"/>
        </w:rPr>
      </w:pPr>
      <w:moveFrom w:id="1605" w:author="Ben Fels" w:date="2024-12-21T12:01:00Z" w16du:dateUtc="2024-12-21T11:01:00Z">
        <w:del w:id="1606"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607" w:author="Ben Fels" w:date="2024-12-21T12:02:00Z" w16du:dateUtc="2024-12-21T11:02:00Z"/>
          <w:moveFrom w:id="1608" w:author="Ben Fels" w:date="2024-12-21T12:01:00Z" w16du:dateUtc="2024-12-21T11:01:00Z"/>
        </w:rPr>
      </w:pPr>
    </w:p>
    <w:p w14:paraId="4FD19C8E" w14:textId="7802FD41" w:rsidR="00156934" w:rsidDel="004328D8" w:rsidRDefault="00EA0835" w:rsidP="00CF7AE6">
      <w:pPr>
        <w:rPr>
          <w:del w:id="1609" w:author="Ben Fels" w:date="2024-12-21T12:02:00Z" w16du:dateUtc="2024-12-21T11:02:00Z"/>
          <w:moveFrom w:id="1610" w:author="Ben Fels" w:date="2024-12-21T12:01:00Z" w16du:dateUtc="2024-12-21T11:01:00Z"/>
        </w:rPr>
      </w:pPr>
      <w:moveFrom w:id="1611" w:author="Ben Fels" w:date="2024-12-21T12:01:00Z" w16du:dateUtc="2024-12-21T11:01:00Z">
        <w:del w:id="1612"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613" w:author="Ben Fels" w:date="2024-12-21T12:02:00Z" w16du:dateUtc="2024-12-21T11:02:00Z"/>
          <w:moveFrom w:id="1614" w:author="Ben Fels" w:date="2024-12-21T12:01:00Z" w16du:dateUtc="2024-12-21T11:01:00Z"/>
        </w:rPr>
      </w:pPr>
      <w:moveFrom w:id="1615" w:author="Ben Fels" w:date="2024-12-21T12:01:00Z" w16du:dateUtc="2024-12-21T11:01:00Z">
        <w:del w:id="1616"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617" w:author="Ben Fels" w:date="2024-12-21T12:02:00Z" w16du:dateUtc="2024-12-21T11:02:00Z"/>
          <w:moveFrom w:id="1618" w:author="Ben Fels" w:date="2024-12-21T12:01:00Z" w16du:dateUtc="2024-12-21T11:01:00Z"/>
        </w:rPr>
      </w:pPr>
      <w:moveFrom w:id="1619" w:author="Ben Fels" w:date="2024-12-21T12:01:00Z" w16du:dateUtc="2024-12-21T11:01:00Z">
        <w:del w:id="1620"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621" w:author="Ben Fels" w:date="2024-12-21T12:02:00Z" w16du:dateUtc="2024-12-21T11:02:00Z"/>
          <w:moveFrom w:id="1622" w:author="Ben Fels" w:date="2024-12-21T12:01:00Z" w16du:dateUtc="2024-12-21T11:01:00Z"/>
        </w:rPr>
      </w:pPr>
      <w:moveFrom w:id="1623" w:author="Ben Fels" w:date="2024-12-21T12:01:00Z" w16du:dateUtc="2024-12-21T11:01:00Z">
        <w:del w:id="1624"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625" w:author="Ben Fels" w:date="2024-12-21T12:02:00Z" w16du:dateUtc="2024-12-21T11:02:00Z"/>
          <w:moveFrom w:id="1626" w:author="Ben Fels" w:date="2024-12-21T12:01:00Z" w16du:dateUtc="2024-12-21T11:01:00Z"/>
        </w:rPr>
      </w:pPr>
      <w:moveFrom w:id="1627" w:author="Ben Fels" w:date="2024-12-21T12:01:00Z" w16du:dateUtc="2024-12-21T11:01:00Z">
        <w:del w:id="1628"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629" w:author="Ben Fels" w:date="2024-12-21T12:02:00Z" w16du:dateUtc="2024-12-21T11:02:00Z"/>
          <w:moveFrom w:id="1630" w:author="Ben Fels" w:date="2024-12-21T12:01:00Z" w16du:dateUtc="2024-12-21T11:01:00Z"/>
        </w:rPr>
      </w:pPr>
    </w:p>
    <w:p w14:paraId="560C6DC7" w14:textId="3508A237" w:rsidR="00053FB2" w:rsidDel="004328D8" w:rsidRDefault="00053FB2" w:rsidP="00CF7AE6">
      <w:pPr>
        <w:rPr>
          <w:del w:id="1631" w:author="Ben Fels" w:date="2024-12-21T12:02:00Z" w16du:dateUtc="2024-12-21T11:02:00Z"/>
          <w:moveFrom w:id="1632" w:author="Ben Fels" w:date="2024-12-21T12:01:00Z" w16du:dateUtc="2024-12-21T11:01:00Z"/>
          <w:rFonts w:cs="Arial"/>
        </w:rPr>
      </w:pPr>
      <w:moveFrom w:id="1633" w:author="Ben Fels" w:date="2024-12-21T12:01:00Z" w16du:dateUtc="2024-12-21T11:01:00Z">
        <w:del w:id="1634"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635" w:author="Ben Fels" w:date="2024-12-21T12:02:00Z" w16du:dateUtc="2024-12-21T11:02:00Z"/>
          <w:moveFrom w:id="1636" w:author="Ben Fels" w:date="2024-12-21T12:01:00Z" w16du:dateUtc="2024-12-21T11:01:00Z"/>
        </w:rPr>
      </w:pPr>
      <w:moveFrom w:id="1637" w:author="Ben Fels" w:date="2024-12-21T12:01:00Z" w16du:dateUtc="2024-12-21T11:01:00Z">
        <w:del w:id="1638"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639" w:author="Ben Fels" w:date="2024-12-21T12:02:00Z" w16du:dateUtc="2024-12-21T11:02:00Z"/>
          <w:moveFrom w:id="1640" w:author="Ben Fels" w:date="2024-12-21T12:01:00Z" w16du:dateUtc="2024-12-21T11:01:00Z"/>
        </w:rPr>
      </w:pPr>
      <w:moveFrom w:id="1641" w:author="Ben Fels" w:date="2024-12-21T12:01:00Z" w16du:dateUtc="2024-12-21T11:01:00Z">
        <w:del w:id="1642"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643" w:author="Ben Fels" w:date="2024-12-21T12:02:00Z" w16du:dateUtc="2024-12-21T11:02:00Z"/>
          <w:moveFrom w:id="1644" w:author="Ben Fels" w:date="2024-12-21T12:01:00Z" w16du:dateUtc="2024-12-21T11:01:00Z"/>
        </w:rPr>
      </w:pPr>
      <w:moveFrom w:id="1645" w:author="Ben Fels" w:date="2024-12-21T12:01:00Z" w16du:dateUtc="2024-12-21T11:01:00Z">
        <w:del w:id="1646"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47" w:author="Ben Fels" w:date="2024-12-21T12:02:00Z" w16du:dateUtc="2024-12-21T11:02:00Z"/>
          <w:moveFrom w:id="1648" w:author="Ben Fels" w:date="2024-12-21T12:01:00Z" w16du:dateUtc="2024-12-21T11:01:00Z"/>
        </w:rPr>
      </w:pPr>
      <w:moveFrom w:id="1649" w:author="Ben Fels" w:date="2024-12-21T12:01:00Z" w16du:dateUtc="2024-12-21T11:01:00Z">
        <w:del w:id="1650"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51" w:author="Ben Fels" w:date="2024-12-21T12:02:00Z" w16du:dateUtc="2024-12-21T11:02:00Z"/>
          <w:moveFrom w:id="1652" w:author="Ben Fels" w:date="2024-12-21T12:01:00Z" w16du:dateUtc="2024-12-21T11:01:00Z"/>
        </w:rPr>
      </w:pPr>
      <w:moveFrom w:id="1653" w:author="Ben Fels" w:date="2024-12-21T12:01:00Z" w16du:dateUtc="2024-12-21T11:01:00Z">
        <w:del w:id="1654"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55" w:author="Ben Fels" w:date="2024-12-21T12:02:00Z" w16du:dateUtc="2024-12-21T11:02:00Z"/>
          <w:moveFrom w:id="1656" w:author="Ben Fels" w:date="2024-12-21T12:01:00Z" w16du:dateUtc="2024-12-21T11:01:00Z"/>
        </w:rPr>
      </w:pPr>
      <w:moveFrom w:id="1657" w:author="Ben Fels" w:date="2024-12-21T12:01:00Z" w16du:dateUtc="2024-12-21T11:01:00Z">
        <w:del w:id="1658"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59" w:author="Ben Fels" w:date="2024-12-21T12:02:00Z" w16du:dateUtc="2024-12-21T11:02:00Z"/>
          <w:moveFrom w:id="1660" w:author="Ben Fels" w:date="2024-12-21T12:01:00Z" w16du:dateUtc="2024-12-21T11:01:00Z"/>
        </w:rPr>
      </w:pPr>
      <w:moveFrom w:id="1661" w:author="Ben Fels" w:date="2024-12-21T12:01:00Z" w16du:dateUtc="2024-12-21T11:01:00Z">
        <w:del w:id="1662"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63" w:author="Ben Fels" w:date="2024-12-21T12:02:00Z" w16du:dateUtc="2024-12-21T11:02:00Z"/>
          <w:moveFrom w:id="1664" w:author="Ben Fels" w:date="2024-12-21T12:01:00Z" w16du:dateUtc="2024-12-21T11:01:00Z"/>
        </w:rPr>
      </w:pPr>
      <w:moveFrom w:id="1665" w:author="Ben Fels" w:date="2024-12-21T12:01:00Z" w16du:dateUtc="2024-12-21T11:01:00Z">
        <w:del w:id="1666"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67" w:author="Ben Fels" w:date="2024-12-21T12:02:00Z" w16du:dateUtc="2024-12-21T11:02:00Z"/>
          <w:moveFrom w:id="1668" w:author="Ben Fels" w:date="2024-12-21T12:01:00Z" w16du:dateUtc="2024-12-21T11:01:00Z"/>
        </w:rPr>
      </w:pPr>
      <w:moveFrom w:id="1669" w:author="Ben Fels" w:date="2024-12-21T12:01:00Z" w16du:dateUtc="2024-12-21T11:01:00Z">
        <w:del w:id="1670"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71" w:author="Ben Fels" w:date="2024-12-21T12:02:00Z" w16du:dateUtc="2024-12-21T11:02:00Z"/>
          <w:moveFrom w:id="1672" w:author="Ben Fels" w:date="2024-12-21T12:01:00Z" w16du:dateUtc="2024-12-21T11:01:00Z"/>
        </w:rPr>
      </w:pPr>
      <w:moveFrom w:id="1673" w:author="Ben Fels" w:date="2024-12-21T12:01:00Z" w16du:dateUtc="2024-12-21T11:01:00Z">
        <w:del w:id="1674"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75" w:author="Ben Fels" w:date="2024-12-21T12:02:00Z" w16du:dateUtc="2024-12-21T11:02:00Z"/>
          <w:moveFrom w:id="1676" w:author="Ben Fels" w:date="2024-12-21T12:01:00Z" w16du:dateUtc="2024-12-21T11:01:00Z"/>
        </w:rPr>
      </w:pPr>
      <w:moveFrom w:id="1677" w:author="Ben Fels" w:date="2024-12-21T12:01:00Z" w16du:dateUtc="2024-12-21T11:01:00Z">
        <w:del w:id="1678"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79" w:author="Ben Fels" w:date="2024-12-21T12:02:00Z" w16du:dateUtc="2024-12-21T11:02:00Z"/>
          <w:moveFrom w:id="1680" w:author="Ben Fels" w:date="2024-12-21T12:01:00Z" w16du:dateUtc="2024-12-21T11:01:00Z"/>
        </w:rPr>
      </w:pPr>
      <w:moveFrom w:id="1681" w:author="Ben Fels" w:date="2024-12-21T12:01:00Z" w16du:dateUtc="2024-12-21T11:01:00Z">
        <w:del w:id="1682"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83" w:author="Ben Fels" w:date="2024-12-21T12:02:00Z" w16du:dateUtc="2024-12-21T11:02:00Z"/>
          <w:moveFrom w:id="1684" w:author="Ben Fels" w:date="2024-12-21T12:01:00Z" w16du:dateUtc="2024-12-21T11:01:00Z"/>
        </w:rPr>
      </w:pPr>
      <w:moveFrom w:id="1685" w:author="Ben Fels" w:date="2024-12-21T12:01:00Z" w16du:dateUtc="2024-12-21T11:01:00Z">
        <w:del w:id="1686"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687" w:author="Ben Fels" w:date="2024-12-21T12:02:00Z" w16du:dateUtc="2024-12-21T11:02:00Z"/>
          <w:moveFrom w:id="1688" w:author="Ben Fels" w:date="2024-12-21T12:01:00Z" w16du:dateUtc="2024-12-21T11:01:00Z"/>
          <w:b/>
        </w:rPr>
      </w:pPr>
      <w:moveFrom w:id="1689" w:author="Ben Fels" w:date="2024-12-21T12:01:00Z" w16du:dateUtc="2024-12-21T11:01:00Z">
        <w:del w:id="1690"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691" w:author="Ben Fels" w:date="2024-12-21T12:02:00Z" w16du:dateUtc="2024-12-21T11:02:00Z"/>
          <w:moveFrom w:id="1692" w:author="Ben Fels" w:date="2024-12-21T12:01:00Z" w16du:dateUtc="2024-12-21T11:01:00Z"/>
          <w:b/>
        </w:rPr>
      </w:pPr>
      <w:moveFrom w:id="1693" w:author="Ben Fels" w:date="2024-12-21T12:01:00Z" w16du:dateUtc="2024-12-21T11:01:00Z">
        <w:del w:id="1694"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695" w:author="Ben Fels" w:date="2024-12-21T12:02:00Z" w16du:dateUtc="2024-12-21T11:02:00Z"/>
          <w:moveFrom w:id="1696" w:author="Ben Fels" w:date="2024-12-21T12:01:00Z" w16du:dateUtc="2024-12-21T11:01:00Z"/>
          <w:b/>
        </w:rPr>
      </w:pPr>
    </w:p>
    <w:p w14:paraId="59FD6A33" w14:textId="2485C384" w:rsidR="00E4126F" w:rsidRPr="00ED7173" w:rsidDel="004328D8" w:rsidRDefault="00E4126F" w:rsidP="00E4126F">
      <w:pPr>
        <w:rPr>
          <w:del w:id="1697" w:author="Ben Fels" w:date="2024-12-21T12:02:00Z" w16du:dateUtc="2024-12-21T11:02:00Z"/>
          <w:moveFrom w:id="1698" w:author="Ben Fels" w:date="2024-12-21T12:01:00Z" w16du:dateUtc="2024-12-21T11:01:00Z"/>
          <w:b/>
        </w:rPr>
      </w:pPr>
    </w:p>
    <w:p w14:paraId="33AC776F" w14:textId="52DD52F0" w:rsidR="002A784E" w:rsidDel="004328D8" w:rsidRDefault="0010585D" w:rsidP="00E4126F">
      <w:pPr>
        <w:rPr>
          <w:del w:id="1699" w:author="Ben Fels" w:date="2024-12-21T12:02:00Z" w16du:dateUtc="2024-12-21T11:02:00Z"/>
          <w:moveFrom w:id="1700" w:author="Ben Fels" w:date="2024-12-21T12:01:00Z" w16du:dateUtc="2024-12-21T11:01:00Z"/>
          <w:b/>
        </w:rPr>
      </w:pPr>
      <w:moveFrom w:id="1701" w:author="Ben Fels" w:date="2024-12-21T12:01:00Z" w16du:dateUtc="2024-12-21T11:01:00Z">
        <w:del w:id="1702" w:author="Ben Fels" w:date="2024-12-21T12:02:00Z" w16du:dateUtc="2024-12-21T11:02:00Z">
          <w:r w:rsidRPr="00664C71" w:rsidDel="004328D8">
            <w:rPr>
              <w:rPrChange w:id="1703" w:author="Ben Fels" w:date="2024-12-21T18:08:00Z" w16du:dateUtc="2024-12-21T17:08:00Z">
                <w:rPr>
                  <w:lang w:val="en-US"/>
                </w:rPr>
              </w:rPrChange>
            </w:rPr>
            <w:delText xml:space="preserve">Argumente bestehen aus </w:delText>
          </w:r>
          <w:r w:rsidRPr="00664C71" w:rsidDel="004328D8">
            <w:rPr>
              <w:b/>
              <w:rPrChange w:id="1704"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705"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706"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707"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708" w:author="Ben Fels" w:date="2024-12-21T12:02:00Z" w16du:dateUtc="2024-12-21T11:02:00Z"/>
          <w:moveFrom w:id="1709" w:author="Ben Fels" w:date="2024-12-21T12:01:00Z" w16du:dateUtc="2024-12-21T11:01:00Z"/>
        </w:rPr>
      </w:pPr>
      <w:moveFrom w:id="1710" w:author="Ben Fels" w:date="2024-12-21T12:01:00Z" w16du:dateUtc="2024-12-21T11:01:00Z">
        <w:del w:id="1711"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712" w:author="Ben Fels" w:date="2024-12-21T12:02:00Z" w16du:dateUtc="2024-12-21T11:02:00Z"/>
          <w:moveFrom w:id="1713" w:author="Ben Fels" w:date="2024-12-21T12:01:00Z" w16du:dateUtc="2024-12-21T11:01:00Z"/>
        </w:rPr>
      </w:pPr>
      <w:moveFrom w:id="1714" w:author="Ben Fels" w:date="2024-12-21T12:01:00Z" w16du:dateUtc="2024-12-21T11:01:00Z">
        <w:del w:id="1715"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716" w:author="Ben Fels" w:date="2024-12-21T12:02:00Z" w16du:dateUtc="2024-12-21T11:02:00Z"/>
          <w:moveFrom w:id="1717" w:author="Ben Fels" w:date="2024-12-21T12:01:00Z" w16du:dateUtc="2024-12-21T11:01:00Z"/>
        </w:rPr>
      </w:pPr>
      <w:moveFrom w:id="1718" w:author="Ben Fels" w:date="2024-12-21T12:01:00Z" w16du:dateUtc="2024-12-21T11:01:00Z">
        <w:del w:id="1719"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720" w:author="Ben Fels" w:date="2024-12-21T12:02:00Z" w16du:dateUtc="2024-12-21T11:02:00Z"/>
          <w:moveFrom w:id="1721" w:author="Ben Fels" w:date="2024-12-21T12:01:00Z" w16du:dateUtc="2024-12-21T11:01:00Z"/>
        </w:rPr>
      </w:pPr>
      <w:moveFrom w:id="1722" w:author="Ben Fels" w:date="2024-12-21T12:01:00Z" w16du:dateUtc="2024-12-21T11:01:00Z">
        <w:del w:id="1723"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724" w:author="Ben Fels" w:date="2024-12-21T12:02:00Z" w16du:dateUtc="2024-12-21T11:02:00Z"/>
          <w:moveFrom w:id="1725" w:author="Ben Fels" w:date="2024-12-21T12:01:00Z" w16du:dateUtc="2024-12-21T11:01:00Z"/>
        </w:rPr>
      </w:pPr>
      <w:moveFrom w:id="1726" w:author="Ben Fels" w:date="2024-12-21T12:01:00Z" w16du:dateUtc="2024-12-21T11:01:00Z">
        <w:del w:id="1727"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728" w:author="Ben Fels" w:date="2024-12-21T12:02:00Z" w16du:dateUtc="2024-12-21T11:02:00Z"/>
          <w:moveFrom w:id="1729" w:author="Ben Fels" w:date="2024-12-21T12:01:00Z" w16du:dateUtc="2024-12-21T11:01:00Z"/>
        </w:rPr>
      </w:pPr>
      <w:moveFrom w:id="1730" w:author="Ben Fels" w:date="2024-12-21T12:01:00Z" w16du:dateUtc="2024-12-21T11:01:00Z">
        <w:del w:id="1731"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732" w:author="Ben Fels" w:date="2024-12-21T12:02:00Z" w16du:dateUtc="2024-12-21T11:02:00Z"/>
          <w:moveFrom w:id="1733" w:author="Ben Fels" w:date="2024-12-21T12:01:00Z" w16du:dateUtc="2024-12-21T11:01:00Z"/>
        </w:rPr>
      </w:pPr>
    </w:p>
    <w:p w14:paraId="372651CB" w14:textId="60E066AD" w:rsidR="00461154" w:rsidRPr="00F84302" w:rsidDel="004328D8" w:rsidRDefault="00A0667F" w:rsidP="00CF7AE6">
      <w:pPr>
        <w:rPr>
          <w:del w:id="1734" w:author="Ben Fels" w:date="2024-12-21T12:02:00Z" w16du:dateUtc="2024-12-21T11:02:00Z"/>
          <w:moveFrom w:id="1735" w:author="Ben Fels" w:date="2024-12-21T12:01:00Z" w16du:dateUtc="2024-12-21T11:01:00Z"/>
        </w:rPr>
      </w:pPr>
      <w:moveFrom w:id="1736" w:author="Ben Fels" w:date="2024-12-21T12:01:00Z" w16du:dateUtc="2024-12-21T11:01:00Z">
        <w:del w:id="1737"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738" w:author="Ben Fels" w:date="2024-12-21T12:02:00Z" w16du:dateUtc="2024-12-21T11:02:00Z"/>
          <w:moveFrom w:id="1739" w:author="Ben Fels" w:date="2024-12-21T12:01:00Z" w16du:dateUtc="2024-12-21T11:01:00Z"/>
        </w:rPr>
      </w:pPr>
      <w:moveFrom w:id="1740" w:author="Ben Fels" w:date="2024-12-21T12:01:00Z" w16du:dateUtc="2024-12-21T11:01:00Z">
        <w:del w:id="1741"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742" w:author="Ben Fels" w:date="2024-12-21T12:02:00Z" w16du:dateUtc="2024-12-21T11:02:00Z"/>
          <w:moveFrom w:id="1743" w:author="Ben Fels" w:date="2024-12-21T12:01:00Z" w16du:dateUtc="2024-12-21T11:01:00Z"/>
          <w:rPrChange w:id="1744" w:author="Ben Fels" w:date="2024-12-21T18:08:00Z" w16du:dateUtc="2024-12-21T17:08:00Z">
            <w:rPr>
              <w:del w:id="1745" w:author="Ben Fels" w:date="2024-12-21T12:02:00Z" w16du:dateUtc="2024-12-21T11:02:00Z"/>
              <w:moveFrom w:id="1746" w:author="Ben Fels" w:date="2024-12-21T12:01:00Z" w16du:dateUtc="2024-12-21T11:01:00Z"/>
              <w:lang w:val="en-US"/>
            </w:rPr>
          </w:rPrChange>
        </w:rPr>
      </w:pPr>
      <w:moveFrom w:id="1747" w:author="Ben Fels" w:date="2024-12-21T12:01:00Z" w16du:dateUtc="2024-12-21T11:01:00Z">
        <w:del w:id="1748" w:author="Ben Fels" w:date="2024-12-21T12:02:00Z" w16du:dateUtc="2024-12-21T11:02:00Z">
          <w:r w:rsidRPr="00664C71" w:rsidDel="004328D8">
            <w:rPr>
              <w:rPrChange w:id="1749" w:author="Ben Fels" w:date="2024-12-21T18:08:00Z" w16du:dateUtc="2024-12-21T17:08:00Z">
                <w:rPr>
                  <w:lang w:val="en-US"/>
                </w:rPr>
              </w:rPrChange>
            </w:rPr>
            <w:delText xml:space="preserve">Context </w:delText>
          </w:r>
          <w:r w:rsidR="00DB0843" w:rsidRPr="00664C71" w:rsidDel="004328D8">
            <w:rPr>
              <w:rPrChange w:id="1750" w:author="Ben Fels" w:date="2024-12-21T18:08:00Z" w16du:dateUtc="2024-12-21T17:08:00Z">
                <w:rPr>
                  <w:lang w:val="en-US"/>
                </w:rPr>
              </w:rPrChange>
            </w:rPr>
            <w:delText xml:space="preserve">dependent </w:delText>
          </w:r>
          <w:r w:rsidRPr="00664C71" w:rsidDel="004328D8">
            <w:rPr>
              <w:rPrChange w:id="1751" w:author="Ben Fels" w:date="2024-12-21T18:08:00Z" w16du:dateUtc="2024-12-21T17:08:00Z">
                <w:rPr>
                  <w:lang w:val="en-US"/>
                </w:rPr>
              </w:rPrChange>
            </w:rPr>
            <w:delText xml:space="preserve">claim detection </w:delText>
          </w:r>
          <w:r w:rsidR="00CF2774" w:rsidRPr="00664C71" w:rsidDel="004328D8">
            <w:rPr>
              <w:rPrChange w:id="1752" w:author="Ben Fels" w:date="2024-12-21T18:08:00Z" w16du:dateUtc="2024-12-21T17:08:00Z">
                <w:rPr>
                  <w:lang w:val="en-US"/>
                </w:rPr>
              </w:rPrChange>
            </w:rPr>
            <w:delText>–</w:delText>
          </w:r>
          <w:r w:rsidR="00991C10" w:rsidRPr="00664C71" w:rsidDel="004328D8">
            <w:rPr>
              <w:rPrChange w:id="1753" w:author="Ben Fels" w:date="2024-12-21T18:08:00Z" w16du:dateUtc="2024-12-21T17:08:00Z">
                <w:rPr>
                  <w:lang w:val="en-US"/>
                </w:rPr>
              </w:rPrChange>
            </w:rPr>
            <w:delText xml:space="preserve"> </w:delText>
          </w:r>
          <w:r w:rsidRPr="00664C71" w:rsidDel="004328D8">
            <w:rPr>
              <w:rPrChange w:id="1754" w:author="Ben Fels" w:date="2024-12-21T18:08:00Z" w16du:dateUtc="2024-12-21T17:08:00Z">
                <w:rPr>
                  <w:lang w:val="en-US"/>
                </w:rPr>
              </w:rPrChange>
            </w:rPr>
            <w:delText>CDCD</w:delText>
          </w:r>
          <w:r w:rsidR="00CF2774" w:rsidRPr="00664C71" w:rsidDel="004328D8">
            <w:rPr>
              <w:rPrChange w:id="1755"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56" w:author="Ben Fels" w:date="2024-12-21T12:02:00Z" w16du:dateUtc="2024-12-21T11:02:00Z"/>
          <w:moveFrom w:id="1757" w:author="Ben Fels" w:date="2024-12-21T12:01:00Z" w16du:dateUtc="2024-12-21T11:01:00Z"/>
          <w:rPrChange w:id="1758" w:author="Ben Fels" w:date="2024-12-21T18:08:00Z" w16du:dateUtc="2024-12-21T17:08:00Z">
            <w:rPr>
              <w:del w:id="1759" w:author="Ben Fels" w:date="2024-12-21T12:02:00Z" w16du:dateUtc="2024-12-21T11:02:00Z"/>
              <w:moveFrom w:id="1760" w:author="Ben Fels" w:date="2024-12-21T12:01:00Z" w16du:dateUtc="2024-12-21T11:01:00Z"/>
              <w:lang w:val="en-US"/>
            </w:rPr>
          </w:rPrChange>
        </w:rPr>
      </w:pPr>
      <w:moveFrom w:id="1761" w:author="Ben Fels" w:date="2024-12-21T12:01:00Z" w16du:dateUtc="2024-12-21T11:01:00Z">
        <w:del w:id="1762" w:author="Ben Fels" w:date="2024-12-21T12:02:00Z" w16du:dateUtc="2024-12-21T11:02:00Z">
          <w:r w:rsidRPr="00664C71" w:rsidDel="004328D8">
            <w:rPr>
              <w:rPrChange w:id="1763" w:author="Ben Fels" w:date="2024-12-21T18:08:00Z" w16du:dateUtc="2024-12-21T17:08:00Z">
                <w:rPr>
                  <w:lang w:val="en-US"/>
                </w:rPr>
              </w:rPrChange>
            </w:rPr>
            <w:delText>Claim stance classification</w:delText>
          </w:r>
          <w:r w:rsidR="00991C10" w:rsidRPr="00664C71" w:rsidDel="004328D8">
            <w:rPr>
              <w:rPrChange w:id="1764" w:author="Ben Fels" w:date="2024-12-21T18:08:00Z" w16du:dateUtc="2024-12-21T17:08:00Z">
                <w:rPr>
                  <w:lang w:val="en-US"/>
                </w:rPr>
              </w:rPrChange>
            </w:rPr>
            <w:delText xml:space="preserve"> </w:delText>
          </w:r>
          <w:r w:rsidR="00CF2774" w:rsidRPr="00664C71" w:rsidDel="004328D8">
            <w:rPr>
              <w:rPrChange w:id="1765"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66" w:author="Ben Fels" w:date="2024-12-21T12:02:00Z" w16du:dateUtc="2024-12-21T11:02:00Z"/>
          <w:moveFrom w:id="1767" w:author="Ben Fels" w:date="2024-12-21T12:01:00Z" w16du:dateUtc="2024-12-21T11:01:00Z"/>
          <w:rPrChange w:id="1768" w:author="Ben Fels" w:date="2024-12-21T18:08:00Z" w16du:dateUtc="2024-12-21T17:08:00Z">
            <w:rPr>
              <w:del w:id="1769" w:author="Ben Fels" w:date="2024-12-21T12:02:00Z" w16du:dateUtc="2024-12-21T11:02:00Z"/>
              <w:moveFrom w:id="1770" w:author="Ben Fels" w:date="2024-12-21T12:01:00Z" w16du:dateUtc="2024-12-21T11:01:00Z"/>
              <w:lang w:val="en-US"/>
            </w:rPr>
          </w:rPrChange>
        </w:rPr>
      </w:pPr>
      <w:moveFrom w:id="1771" w:author="Ben Fels" w:date="2024-12-21T12:01:00Z" w16du:dateUtc="2024-12-21T11:01:00Z">
        <w:del w:id="1772" w:author="Ben Fels" w:date="2024-12-21T12:02:00Z" w16du:dateUtc="2024-12-21T11:02:00Z">
          <w:r w:rsidRPr="00664C71" w:rsidDel="004328D8">
            <w:rPr>
              <w:rPrChange w:id="1773" w:author="Ben Fels" w:date="2024-12-21T18:08:00Z" w16du:dateUtc="2024-12-21T17:08:00Z">
                <w:rPr>
                  <w:lang w:val="en-US"/>
                </w:rPr>
              </w:rPrChange>
            </w:rPr>
            <w:delText xml:space="preserve">Context dependent evidence detection </w:delText>
          </w:r>
          <w:r w:rsidR="008267FA" w:rsidRPr="00664C71" w:rsidDel="004328D8">
            <w:rPr>
              <w:rPrChange w:id="1774" w:author="Ben Fels" w:date="2024-12-21T18:08:00Z" w16du:dateUtc="2024-12-21T17:08:00Z">
                <w:rPr>
                  <w:lang w:val="en-US"/>
                </w:rPr>
              </w:rPrChange>
            </w:rPr>
            <w:delText>–</w:delText>
          </w:r>
          <w:r w:rsidR="00991C10" w:rsidRPr="00664C71" w:rsidDel="004328D8">
            <w:rPr>
              <w:rPrChange w:id="1775" w:author="Ben Fels" w:date="2024-12-21T18:08:00Z" w16du:dateUtc="2024-12-21T17:08:00Z">
                <w:rPr>
                  <w:lang w:val="en-US"/>
                </w:rPr>
              </w:rPrChange>
            </w:rPr>
            <w:delText xml:space="preserve"> </w:delText>
          </w:r>
          <w:r w:rsidRPr="00664C71" w:rsidDel="004328D8">
            <w:rPr>
              <w:rPrChange w:id="1776" w:author="Ben Fels" w:date="2024-12-21T18:08:00Z" w16du:dateUtc="2024-12-21T17:08:00Z">
                <w:rPr>
                  <w:lang w:val="en-US"/>
                </w:rPr>
              </w:rPrChange>
            </w:rPr>
            <w:delText>CDED</w:delText>
          </w:r>
          <w:bookmarkStart w:id="1777" w:name="_Hlk179549401"/>
        </w:del>
      </w:moveFrom>
    </w:p>
    <w:bookmarkEnd w:id="1777"/>
    <w:p w14:paraId="7652B07B" w14:textId="758CF4CB" w:rsidR="00240221" w:rsidDel="004328D8" w:rsidRDefault="00E66081" w:rsidP="00CF7AE6">
      <w:pPr>
        <w:rPr>
          <w:del w:id="1778" w:author="Ben Fels" w:date="2024-12-21T12:02:00Z" w16du:dateUtc="2024-12-21T11:02:00Z"/>
          <w:moveFrom w:id="1779" w:author="Ben Fels" w:date="2024-12-21T12:01:00Z" w16du:dateUtc="2024-12-21T11:01:00Z"/>
        </w:rPr>
      </w:pPr>
      <w:moveFrom w:id="1780" w:author="Ben Fels" w:date="2024-12-21T12:01:00Z" w16du:dateUtc="2024-12-21T11:01:00Z">
        <w:del w:id="1781"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82" w:author="Ben Fels" w:date="2024-12-21T12:02:00Z" w16du:dateUtc="2024-12-21T11:02:00Z"/>
          <w:moveFrom w:id="1783" w:author="Ben Fels" w:date="2024-12-21T12:01:00Z" w16du:dateUtc="2024-12-21T11:01:00Z"/>
        </w:rPr>
      </w:pPr>
      <w:moveFrom w:id="1784" w:author="Ben Fels" w:date="2024-12-21T12:01:00Z" w16du:dateUtc="2024-12-21T11:01:00Z">
        <w:del w:id="1785"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786" w:author="Ben Fels" w:date="2024-12-21T12:02:00Z" w16du:dateUtc="2024-12-21T11:02:00Z"/>
          <w:moveFrom w:id="1787" w:author="Ben Fels" w:date="2024-12-21T12:01:00Z" w16du:dateUtc="2024-12-21T11:01:00Z"/>
        </w:rPr>
      </w:pPr>
      <w:moveFrom w:id="1788" w:author="Ben Fels" w:date="2024-12-21T12:01:00Z" w16du:dateUtc="2024-12-21T11:01:00Z">
        <w:del w:id="1789"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790" w:author="Ben Fels" w:date="2024-12-21T12:02:00Z" w16du:dateUtc="2024-12-21T11:02:00Z"/>
          <w:moveFrom w:id="1791" w:author="Ben Fels" w:date="2024-12-21T12:01:00Z" w16du:dateUtc="2024-12-21T11:01:00Z"/>
        </w:rPr>
      </w:pPr>
    </w:p>
    <w:p w14:paraId="52D9590B" w14:textId="6B49F99D" w:rsidR="00F310BC" w:rsidDel="004328D8" w:rsidRDefault="00D16D3F" w:rsidP="00CF7AE6">
      <w:pPr>
        <w:rPr>
          <w:del w:id="1792" w:author="Ben Fels" w:date="2024-12-21T12:02:00Z" w16du:dateUtc="2024-12-21T11:02:00Z"/>
          <w:moveFrom w:id="1793" w:author="Ben Fels" w:date="2024-12-21T12:01:00Z" w16du:dateUtc="2024-12-21T11:01:00Z"/>
        </w:rPr>
      </w:pPr>
      <w:moveFrom w:id="1794" w:author="Ben Fels" w:date="2024-12-21T12:01:00Z" w16du:dateUtc="2024-12-21T11:01:00Z">
        <w:del w:id="1795"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796" w:author="Ben Fels" w:date="2024-12-21T12:02:00Z" w16du:dateUtc="2024-12-21T11:02:00Z"/>
          <w:moveFrom w:id="1797" w:author="Ben Fels" w:date="2024-12-21T12:01:00Z" w16du:dateUtc="2024-12-21T11:01:00Z"/>
        </w:rPr>
      </w:pPr>
      <w:moveFrom w:id="1798" w:author="Ben Fels" w:date="2024-12-21T12:01:00Z" w16du:dateUtc="2024-12-21T11:01:00Z">
        <w:del w:id="1799"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800" w:author="Ben Fels" w:date="2024-12-21T12:02:00Z" w16du:dateUtc="2024-12-21T11:02:00Z"/>
          <w:moveFrom w:id="1801" w:author="Ben Fels" w:date="2024-12-21T12:01:00Z" w16du:dateUtc="2024-12-21T11:01:00Z"/>
        </w:rPr>
      </w:pPr>
      <w:moveFrom w:id="1802" w:author="Ben Fels" w:date="2024-12-21T12:01:00Z" w16du:dateUtc="2024-12-21T11:01:00Z">
        <w:del w:id="1803"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804" w:author="Ben Fels" w:date="2024-12-21T12:02:00Z" w16du:dateUtc="2024-12-21T11:02:00Z"/>
          <w:moveFrom w:id="1805" w:author="Ben Fels" w:date="2024-12-21T12:01:00Z" w16du:dateUtc="2024-12-21T11:01:00Z"/>
        </w:rPr>
      </w:pPr>
      <w:moveFrom w:id="1806" w:author="Ben Fels" w:date="2024-12-21T12:01:00Z" w16du:dateUtc="2024-12-21T11:01:00Z">
        <w:del w:id="1807"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808" w:author="Ben Fels" w:date="2024-12-21T12:02:00Z" w16du:dateUtc="2024-12-21T11:02:00Z"/>
          <w:moveFrom w:id="1809" w:author="Ben Fels" w:date="2024-12-21T12:01:00Z" w16du:dateUtc="2024-12-21T11:01:00Z"/>
        </w:rPr>
      </w:pPr>
      <w:moveFrom w:id="1810" w:author="Ben Fels" w:date="2024-12-21T12:01:00Z" w16du:dateUtc="2024-12-21T11:01:00Z">
        <w:del w:id="1811"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812" w:author="Ben Fels" w:date="2024-12-21T12:02:00Z" w16du:dateUtc="2024-12-21T11:02:00Z"/>
          <w:moveFrom w:id="1813" w:author="Ben Fels" w:date="2024-12-21T12:01:00Z" w16du:dateUtc="2024-12-21T11:01:00Z"/>
        </w:rPr>
      </w:pPr>
      <w:moveFrom w:id="1814" w:author="Ben Fels" w:date="2024-12-21T12:01:00Z" w16du:dateUtc="2024-12-21T11:01:00Z">
        <w:del w:id="1815"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816" w:author="Ben Fels" w:date="2024-12-21T12:02:00Z" w16du:dateUtc="2024-12-21T11:02:00Z"/>
          <w:moveFrom w:id="1817" w:author="Ben Fels" w:date="2024-12-21T12:01:00Z" w16du:dateUtc="2024-12-21T11:01:00Z"/>
        </w:rPr>
      </w:pPr>
      <w:moveFrom w:id="1818" w:author="Ben Fels" w:date="2024-12-21T12:01:00Z" w16du:dateUtc="2024-12-21T11:01:00Z">
        <w:del w:id="1819"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820" w:author="Ben Fels" w:date="2024-12-21T12:02:00Z" w16du:dateUtc="2024-12-21T11:02:00Z"/>
          <w:moveFrom w:id="1821" w:author="Ben Fels" w:date="2024-12-21T12:01:00Z" w16du:dateUtc="2024-12-21T11:01:00Z"/>
        </w:rPr>
      </w:pPr>
      <w:moveFrom w:id="1822" w:author="Ben Fels" w:date="2024-12-21T12:01:00Z" w16du:dateUtc="2024-12-21T11:01:00Z">
        <w:del w:id="1823"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824" w:author="Ben Fels" w:date="2024-12-21T12:02:00Z" w16du:dateUtc="2024-12-21T11:02:00Z"/>
          <w:moveFrom w:id="1825" w:author="Ben Fels" w:date="2024-12-21T12:01:00Z" w16du:dateUtc="2024-12-21T11:01:00Z"/>
        </w:rPr>
      </w:pPr>
    </w:p>
    <w:p w14:paraId="60F6C9AE" w14:textId="78467F77" w:rsidR="004806B5" w:rsidDel="004328D8" w:rsidRDefault="004040DC" w:rsidP="004806B5">
      <w:pPr>
        <w:rPr>
          <w:del w:id="1826" w:author="Ben Fels" w:date="2024-12-21T12:02:00Z" w16du:dateUtc="2024-12-21T11:02:00Z"/>
          <w:moveFrom w:id="1827" w:author="Ben Fels" w:date="2024-12-21T12:01:00Z" w16du:dateUtc="2024-12-21T11:01:00Z"/>
          <w:i/>
        </w:rPr>
      </w:pPr>
      <w:moveFrom w:id="1828" w:author="Ben Fels" w:date="2024-12-21T12:01:00Z" w16du:dateUtc="2024-12-21T11:01:00Z">
        <w:del w:id="1829"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830" w:author="Ben Fels" w:date="2024-12-21T12:02:00Z" w16du:dateUtc="2024-12-21T11:02:00Z"/>
          <w:moveFrom w:id="1831" w:author="Ben Fels" w:date="2024-12-21T12:01:00Z" w16du:dateUtc="2024-12-21T11:01:00Z"/>
          <w:i/>
          <w:sz w:val="22"/>
          <w:szCs w:val="20"/>
        </w:rPr>
      </w:pPr>
      <w:moveFrom w:id="1832" w:author="Ben Fels" w:date="2024-12-21T12:01:00Z" w16du:dateUtc="2024-12-21T11:01:00Z">
        <w:del w:id="1833"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834" w:author="Ben Fels" w:date="2024-12-21T12:02:00Z" w16du:dateUtc="2024-12-21T11:02:00Z"/>
          <w:moveFrom w:id="1835" w:author="Ben Fels" w:date="2024-12-21T12:01:00Z" w16du:dateUtc="2024-12-21T11:01:00Z"/>
          <w:sz w:val="22"/>
          <w:szCs w:val="20"/>
          <w:highlight w:val="magenta"/>
        </w:rPr>
      </w:pPr>
      <w:moveFrom w:id="1836" w:author="Ben Fels" w:date="2024-12-21T12:01:00Z" w16du:dateUtc="2024-12-21T11:01:00Z">
        <w:del w:id="1837"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838" w:author="Ben Fels" w:date="2024-12-21T12:02:00Z" w16du:dateUtc="2024-12-21T11:02:00Z"/>
          <w:moveFrom w:id="1839" w:author="Ben Fels" w:date="2024-12-21T12:01:00Z" w16du:dateUtc="2024-12-21T11:01:00Z"/>
          <w:sz w:val="22"/>
          <w:szCs w:val="20"/>
        </w:rPr>
      </w:pPr>
      <w:moveFrom w:id="1840" w:author="Ben Fels" w:date="2024-12-21T12:01:00Z" w16du:dateUtc="2024-12-21T11:01:00Z">
        <w:del w:id="1841"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842" w:author="Ben Fels" w:date="2024-12-21T12:02:00Z" w16du:dateUtc="2024-12-21T11:02:00Z"/>
          <w:moveFrom w:id="1843" w:author="Ben Fels" w:date="2024-12-21T12:01:00Z" w16du:dateUtc="2024-12-21T11:01:00Z"/>
          <w:sz w:val="22"/>
          <w:szCs w:val="20"/>
        </w:rPr>
      </w:pPr>
      <w:moveFrom w:id="1844" w:author="Ben Fels" w:date="2024-12-21T12:01:00Z" w16du:dateUtc="2024-12-21T11:01:00Z">
        <w:del w:id="1845"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46" w:author="Ben Fels" w:date="2024-12-21T12:02:00Z" w16du:dateUtc="2024-12-21T11:02:00Z"/>
          <w:moveFrom w:id="1847" w:author="Ben Fels" w:date="2024-12-21T12:01:00Z" w16du:dateUtc="2024-12-21T11:01:00Z"/>
          <w:sz w:val="22"/>
          <w:szCs w:val="20"/>
        </w:rPr>
      </w:pPr>
    </w:p>
    <w:p w14:paraId="1FE1A3ED" w14:textId="3450A51A" w:rsidR="004806B5" w:rsidRPr="0098098B" w:rsidDel="004328D8" w:rsidRDefault="004806B5" w:rsidP="004806B5">
      <w:pPr>
        <w:rPr>
          <w:del w:id="1848" w:author="Ben Fels" w:date="2024-12-21T12:02:00Z" w16du:dateUtc="2024-12-21T11:02:00Z"/>
          <w:moveFrom w:id="1849" w:author="Ben Fels" w:date="2024-12-21T12:01:00Z" w16du:dateUtc="2024-12-21T11:01:00Z"/>
        </w:rPr>
      </w:pPr>
    </w:p>
    <w:p w14:paraId="16C28B75" w14:textId="2743E10C" w:rsidR="00DF6B25" w:rsidDel="004328D8" w:rsidRDefault="000A4B0E" w:rsidP="00CF7AE6">
      <w:pPr>
        <w:rPr>
          <w:del w:id="1850" w:author="Ben Fels" w:date="2024-12-21T12:02:00Z" w16du:dateUtc="2024-12-21T11:02:00Z"/>
          <w:moveFrom w:id="1851" w:author="Ben Fels" w:date="2024-12-21T12:01:00Z" w16du:dateUtc="2024-12-21T11:01:00Z"/>
        </w:rPr>
      </w:pPr>
      <w:moveFrom w:id="1852" w:author="Ben Fels" w:date="2024-12-21T12:01:00Z" w16du:dateUtc="2024-12-21T11:01:00Z">
        <w:del w:id="1853"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54" w:author="Ben Fels" w:date="2024-12-21T12:02:00Z" w16du:dateUtc="2024-12-21T11:02:00Z"/>
          <w:moveFrom w:id="1855" w:author="Ben Fels" w:date="2024-12-21T12:01:00Z" w16du:dateUtc="2024-12-21T11:01:00Z"/>
        </w:rPr>
      </w:pPr>
      <w:moveFrom w:id="1856" w:author="Ben Fels" w:date="2024-12-21T12:01:00Z" w16du:dateUtc="2024-12-21T11:01:00Z">
        <w:del w:id="1857"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58" w:author="Ben Fels" w:date="2024-12-21T12:02:00Z" w16du:dateUtc="2024-12-21T11:02:00Z"/>
          <w:moveFrom w:id="1859" w:author="Ben Fels" w:date="2024-12-21T12:01:00Z" w16du:dateUtc="2024-12-21T11:01:00Z"/>
        </w:rPr>
      </w:pPr>
      <w:moveFrom w:id="1860" w:author="Ben Fels" w:date="2024-12-21T12:01:00Z" w16du:dateUtc="2024-12-21T11:01:00Z">
        <w:del w:id="1861"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62" w:author="Ben Fels" w:date="2024-12-21T12:02:00Z" w16du:dateUtc="2024-12-21T11:02:00Z"/>
          <w:moveFrom w:id="1863" w:author="Ben Fels" w:date="2024-12-21T12:01:00Z" w16du:dateUtc="2024-12-21T11:01:00Z"/>
        </w:rPr>
      </w:pPr>
      <w:moveFrom w:id="1864" w:author="Ben Fels" w:date="2024-12-21T12:01:00Z" w16du:dateUtc="2024-12-21T11:01:00Z">
        <w:del w:id="1865"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66" w:author="Ben Fels" w:date="2024-12-21T12:02:00Z" w16du:dateUtc="2024-12-21T11:02:00Z"/>
          <w:moveFrom w:id="1867" w:author="Ben Fels" w:date="2024-12-21T12:01:00Z" w16du:dateUtc="2024-12-21T11:01:00Z"/>
        </w:rPr>
      </w:pPr>
      <w:moveFrom w:id="1868" w:author="Ben Fels" w:date="2024-12-21T12:01:00Z" w16du:dateUtc="2024-12-21T11:01:00Z">
        <w:del w:id="1869"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70" w:author="Ben Fels" w:date="2024-12-21T12:02:00Z" w16du:dateUtc="2024-12-21T11:02:00Z"/>
          <w:moveFrom w:id="1871" w:author="Ben Fels" w:date="2024-12-21T12:01:00Z" w16du:dateUtc="2024-12-21T11:01:00Z"/>
          <w:i/>
          <w:u w:val="single"/>
        </w:rPr>
      </w:pPr>
      <w:moveFrom w:id="1872" w:author="Ben Fels" w:date="2024-12-21T12:01:00Z" w16du:dateUtc="2024-12-21T11:01:00Z">
        <w:del w:id="1873"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74" w:author="Ben Fels" w:date="2024-12-21T12:02:00Z" w16du:dateUtc="2024-12-21T11:02:00Z"/>
          <w:moveFrom w:id="1875" w:author="Ben Fels" w:date="2024-12-21T12:01:00Z" w16du:dateUtc="2024-12-21T11:01:00Z"/>
        </w:rPr>
      </w:pPr>
      <w:moveFrom w:id="1876" w:author="Ben Fels" w:date="2024-12-21T12:01:00Z" w16du:dateUtc="2024-12-21T11:01:00Z">
        <w:del w:id="1877"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78" w:author="Ben Fels" w:date="2024-12-21T12:02:00Z" w16du:dateUtc="2024-12-21T11:02:00Z"/>
          <w:moveFrom w:id="1879" w:author="Ben Fels" w:date="2024-12-21T12:01:00Z" w16du:dateUtc="2024-12-21T11:01:00Z"/>
        </w:rPr>
      </w:pPr>
      <w:moveFrom w:id="1880" w:author="Ben Fels" w:date="2024-12-21T12:01:00Z" w16du:dateUtc="2024-12-21T11:01:00Z">
        <w:del w:id="1881"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82" w:author="Ben Fels" w:date="2024-12-21T12:02:00Z" w16du:dateUtc="2024-12-21T11:02:00Z"/>
          <w:moveFrom w:id="1883" w:author="Ben Fels" w:date="2024-12-21T12:01:00Z" w16du:dateUtc="2024-12-21T11:01:00Z"/>
        </w:rPr>
      </w:pPr>
      <w:moveFrom w:id="1884" w:author="Ben Fels" w:date="2024-12-21T12:01:00Z" w16du:dateUtc="2024-12-21T11:01:00Z">
        <w:del w:id="1885"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86" w:author="Ben Fels" w:date="2024-12-21T12:02:00Z" w16du:dateUtc="2024-12-21T11:02:00Z"/>
          <w:moveFrom w:id="1887" w:author="Ben Fels" w:date="2024-12-21T12:01:00Z" w16du:dateUtc="2024-12-21T11:01:00Z"/>
        </w:rPr>
      </w:pPr>
      <w:moveFrom w:id="1888" w:author="Ben Fels" w:date="2024-12-21T12:01:00Z" w16du:dateUtc="2024-12-21T11:01:00Z">
        <w:del w:id="1889"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90" w:author="Ben Fels" w:date="2024-12-21T12:02:00Z" w16du:dateUtc="2024-12-21T11:02:00Z"/>
          <w:moveFrom w:id="1891" w:author="Ben Fels" w:date="2024-12-21T12:01:00Z" w16du:dateUtc="2024-12-21T11:01:00Z"/>
        </w:rPr>
      </w:pPr>
      <w:moveFrom w:id="1892" w:author="Ben Fels" w:date="2024-12-21T12:01:00Z" w16du:dateUtc="2024-12-21T11:01:00Z">
        <w:del w:id="1893"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79"/>
    <w:p w14:paraId="7D6DB4AD" w14:textId="00A030F7" w:rsidR="00E02FED" w:rsidRPr="0088488E" w:rsidDel="004328D8" w:rsidRDefault="00E02FED" w:rsidP="009A54C3">
      <w:pPr>
        <w:pStyle w:val="berschrift2"/>
        <w:rPr>
          <w:del w:id="1894" w:author="Ben Fels" w:date="2024-12-21T12:02:00Z" w16du:dateUtc="2024-12-21T11:02:00Z"/>
        </w:rPr>
      </w:pPr>
      <w:del w:id="1895"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896" w:author="Ben Fels" w:date="2024-12-21T12:02:00Z" w16du:dateUtc="2024-12-21T11:02:00Z"/>
        </w:rPr>
      </w:pPr>
      <w:del w:id="1897"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898" w:author="Ben Fels" w:date="2024-12-21T12:02:00Z" w16du:dateUtc="2024-12-21T11:02:00Z"/>
        </w:rPr>
      </w:pPr>
      <w:del w:id="1899"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900" w:author="Ben Fels" w:date="2024-12-21T12:02:00Z" w16du:dateUtc="2024-12-21T11:02:00Z"/>
          <w:highlight w:val="cyan"/>
          <w:rPrChange w:id="1901" w:author="Ben Fels" w:date="2024-12-21T18:08:00Z" w16du:dateUtc="2024-12-21T17:08:00Z">
            <w:rPr>
              <w:del w:id="1902" w:author="Ben Fels" w:date="2024-12-21T12:02:00Z" w16du:dateUtc="2024-12-21T11:02:00Z"/>
              <w:highlight w:val="cyan"/>
              <w:lang w:val="en-US"/>
            </w:rPr>
          </w:rPrChange>
        </w:rPr>
      </w:pPr>
      <w:del w:id="1903" w:author="Ben Fels" w:date="2024-12-21T12:02:00Z" w16du:dateUtc="2024-12-21T11:02:00Z">
        <w:r w:rsidRPr="00664C71" w:rsidDel="004328D8">
          <w:rPr>
            <w:highlight w:val="cyan"/>
            <w:rPrChange w:id="1904"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905" w:author="Ben Fels" w:date="2024-12-21T12:02:00Z" w16du:dateUtc="2024-12-21T11:02:00Z"/>
          <w:highlight w:val="cyan"/>
          <w:rPrChange w:id="1906" w:author="Ben Fels" w:date="2024-12-21T18:08:00Z" w16du:dateUtc="2024-12-21T17:08:00Z">
            <w:rPr>
              <w:del w:id="1907" w:author="Ben Fels" w:date="2024-12-21T12:02:00Z" w16du:dateUtc="2024-12-21T11:02:00Z"/>
              <w:highlight w:val="cyan"/>
              <w:lang w:val="en-US"/>
            </w:rPr>
          </w:rPrChange>
        </w:rPr>
      </w:pPr>
      <w:del w:id="1908" w:author="Ben Fels" w:date="2024-12-21T12:02:00Z" w16du:dateUtc="2024-12-21T11:02:00Z">
        <w:r w:rsidRPr="00664C71" w:rsidDel="004328D8">
          <w:rPr>
            <w:highlight w:val="cyan"/>
            <w:rPrChange w:id="1909"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910" w:author="Ben Fels" w:date="2024-12-21T12:02:00Z" w16du:dateUtc="2024-12-21T11:02:00Z"/>
          <w:rPrChange w:id="1911" w:author="Ben Fels" w:date="2024-12-21T18:08:00Z" w16du:dateUtc="2024-12-21T17:08:00Z">
            <w:rPr>
              <w:del w:id="1912" w:author="Ben Fels" w:date="2024-12-21T12:02:00Z" w16du:dateUtc="2024-12-21T11:02:00Z"/>
              <w:lang w:val="en-US"/>
            </w:rPr>
          </w:rPrChange>
        </w:rPr>
      </w:pPr>
    </w:p>
    <w:p w14:paraId="6E72EDCF" w14:textId="6A26F087" w:rsidR="004B4E35" w:rsidDel="007A763E" w:rsidRDefault="004B4E35" w:rsidP="009A54C3">
      <w:pPr>
        <w:pStyle w:val="berschrift2"/>
        <w:rPr>
          <w:del w:id="1913" w:author="Ben Fels" w:date="2024-12-16T22:06:00Z" w16du:dateUtc="2024-12-16T21:06:00Z"/>
        </w:rPr>
      </w:pPr>
      <w:del w:id="1914" w:author="Ben Fels" w:date="2024-12-16T22:06:00Z" w16du:dateUtc="2024-12-16T21:06:00Z">
        <w:r w:rsidRPr="00D93EB3" w:rsidDel="007A763E">
          <w:delText>Datensatz</w:delText>
        </w:r>
      </w:del>
    </w:p>
    <w:p w14:paraId="6E930610" w14:textId="24C22B13" w:rsidR="00FD1E0F" w:rsidDel="007A763E" w:rsidRDefault="00AC654E" w:rsidP="00CF7AE6">
      <w:pPr>
        <w:rPr>
          <w:del w:id="1915" w:author="Ben Fels" w:date="2024-12-16T22:06:00Z" w16du:dateUtc="2024-12-16T21:06:00Z"/>
        </w:rPr>
      </w:pPr>
      <w:del w:id="1916"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917" w:author="Ben Fels" w:date="2024-12-16T22:06:00Z" w16du:dateUtc="2024-12-16T21:06:00Z"/>
          <w:i/>
        </w:rPr>
      </w:pPr>
      <w:del w:id="1918"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919"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920"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921"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922"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923"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924" w:author="Ben Fels" w:date="2024-12-21T18:08:00Z" w16du:dateUtc="2024-12-21T17:08:00Z">
              <w:rPr>
                <w:lang w:val="en-US"/>
              </w:rPr>
            </w:rPrChange>
          </w:rPr>
          <w:delText xml:space="preserve"> </w:delText>
        </w:r>
        <w:r w:rsidR="00804DEE" w:rsidRPr="00664C71" w:rsidDel="007A763E">
          <w:rPr>
            <w:rPrChange w:id="1925"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926" w:author="Ben Fels" w:date="2024-12-16T22:06:00Z" w16du:dateUtc="2024-12-16T21:06:00Z"/>
        </w:rPr>
      </w:pPr>
      <w:del w:id="1927"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928" w:author="Ben Fels" w:date="2024-12-16T22:06:00Z" w16du:dateUtc="2024-12-16T21:06:00Z"/>
        </w:rPr>
      </w:pPr>
      <w:del w:id="1929"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930" w:author="Ben Fels" w:date="2024-12-16T22:06:00Z" w16du:dateUtc="2024-12-16T21:06:00Z"/>
          <w:i/>
        </w:rPr>
      </w:pPr>
      <w:del w:id="1931"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932" w:author="Ben Fels" w:date="2024-12-16T22:06:00Z" w16du:dateUtc="2024-12-16T21:06:00Z"/>
        </w:rPr>
      </w:pPr>
      <w:del w:id="1933"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934" w:author="Ben Fels" w:date="2024-12-16T22:06:00Z" w16du:dateUtc="2024-12-16T21:06:00Z"/>
        </w:rPr>
      </w:pPr>
      <w:del w:id="1935"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936" w:author="Ben Fels" w:date="2024-12-16T22:06:00Z" w16du:dateUtc="2024-12-16T21:06:00Z"/>
          <w:i/>
        </w:rPr>
      </w:pPr>
      <w:del w:id="1937"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938" w:author="Ben Fels" w:date="2024-12-16T22:06:00Z" w16du:dateUtc="2024-12-16T21:06:00Z"/>
        </w:rPr>
      </w:pPr>
      <w:del w:id="1939"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940" w:author="Ben Fels" w:date="2024-12-16T22:06:00Z" w16du:dateUtc="2024-12-16T21:06:00Z"/>
        </w:rPr>
      </w:pPr>
      <w:del w:id="1941"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942" w:author="Ben Fels" w:date="2024-12-16T22:06:00Z" w16du:dateUtc="2024-12-16T21:06:00Z"/>
          <w:rPrChange w:id="1943" w:author="Ben Fels" w:date="2024-12-21T18:08:00Z" w16du:dateUtc="2024-12-21T17:08:00Z">
            <w:rPr>
              <w:del w:id="1944" w:author="Ben Fels" w:date="2024-12-16T22:06:00Z" w16du:dateUtc="2024-12-16T21:06:00Z"/>
              <w:lang w:val="en-US"/>
            </w:rPr>
          </w:rPrChange>
        </w:rPr>
      </w:pPr>
      <w:del w:id="1945"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46"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47" w:author="Ben Fels" w:date="2024-12-16T22:05:00Z" w16du:dateUtc="2024-12-16T21:05:00Z"/>
          <w:rPrChange w:id="1948" w:author="Ben Fels" w:date="2024-12-21T18:08:00Z" w16du:dateUtc="2024-12-21T17:08:00Z">
            <w:rPr>
              <w:del w:id="1949" w:author="Ben Fels" w:date="2024-12-16T22:05:00Z" w16du:dateUtc="2024-12-16T21:05:00Z"/>
              <w:lang w:val="en-US"/>
            </w:rPr>
          </w:rPrChange>
        </w:rPr>
      </w:pPr>
      <w:del w:id="1950" w:author="Ben Fels" w:date="2024-12-16T22:05:00Z" w16du:dateUtc="2024-12-16T21:05:00Z">
        <w:r w:rsidRPr="00664C71" w:rsidDel="00651FF7">
          <w:rPr>
            <w:rPrChange w:id="1951" w:author="Ben Fels" w:date="2024-12-21T18:08:00Z" w16du:dateUtc="2024-12-21T17:08:00Z">
              <w:rPr>
                <w:lang w:val="en-US"/>
              </w:rPr>
            </w:rPrChange>
          </w:rPr>
          <w:delText xml:space="preserve">1: </w:delText>
        </w:r>
        <w:r w:rsidR="00210B38" w:rsidRPr="00664C71" w:rsidDel="00651FF7">
          <w:rPr>
            <w:rPrChange w:id="1952"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53" w:author="Ben Fels" w:date="2024-12-16T22:05:00Z" w16du:dateUtc="2024-12-16T21:05:00Z"/>
          <w:rPrChange w:id="1954" w:author="Ben Fels" w:date="2024-12-21T18:08:00Z" w16du:dateUtc="2024-12-21T17:08:00Z">
            <w:rPr>
              <w:del w:id="1955" w:author="Ben Fels" w:date="2024-12-16T22:05:00Z" w16du:dateUtc="2024-12-16T21:05:00Z"/>
              <w:lang w:val="en-US"/>
            </w:rPr>
          </w:rPrChange>
        </w:rPr>
      </w:pPr>
      <w:del w:id="1956" w:author="Ben Fels" w:date="2024-12-16T22:05:00Z" w16du:dateUtc="2024-12-16T21:05:00Z">
        <w:r w:rsidRPr="00664C71" w:rsidDel="00651FF7">
          <w:rPr>
            <w:rPrChange w:id="1957"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58" w:author="Ben Fels" w:date="2024-12-16T22:05:00Z" w16du:dateUtc="2024-12-16T21:05:00Z"/>
          <w:rPrChange w:id="1959" w:author="Ben Fels" w:date="2024-12-21T18:08:00Z" w16du:dateUtc="2024-12-21T17:08:00Z">
            <w:rPr>
              <w:del w:id="1960" w:author="Ben Fels" w:date="2024-12-16T22:05:00Z" w16du:dateUtc="2024-12-16T21:05:00Z"/>
              <w:lang w:val="en-US"/>
            </w:rPr>
          </w:rPrChange>
        </w:rPr>
      </w:pPr>
      <w:del w:id="1961" w:author="Ben Fels" w:date="2024-12-16T22:05:00Z" w16du:dateUtc="2024-12-16T21:05:00Z">
        <w:r w:rsidRPr="00664C71" w:rsidDel="00651FF7">
          <w:rPr>
            <w:rPrChange w:id="1962" w:author="Ben Fels" w:date="2024-12-21T18:08:00Z" w16du:dateUtc="2024-12-21T17:08:00Z">
              <w:rPr>
                <w:lang w:val="en-US"/>
              </w:rPr>
            </w:rPrChange>
          </w:rPr>
          <w:delText>annotation of claims, premises, support and attack relation</w:delText>
        </w:r>
        <w:r w:rsidR="00010C75" w:rsidRPr="00664C71" w:rsidDel="00651FF7">
          <w:rPr>
            <w:rPrChange w:id="1963" w:author="Ben Fels" w:date="2024-12-21T18:08:00Z" w16du:dateUtc="2024-12-21T17:08:00Z">
              <w:rPr>
                <w:lang w:val="en-US"/>
              </w:rPr>
            </w:rPrChange>
          </w:rPr>
          <w:delText xml:space="preserve"> (argument components and argumentative relations)</w:delText>
        </w:r>
        <w:r w:rsidRPr="00664C71" w:rsidDel="00651FF7">
          <w:rPr>
            <w:rPrChange w:id="1964"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65"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66"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67"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68"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69"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70" w:author="Ben Fels" w:date="2024-12-16T22:05:00Z" w16du:dateUtc="2024-12-16T21:05:00Z"/>
          <w:rPrChange w:id="1971" w:author="Ben Fels" w:date="2024-12-21T18:08:00Z" w16du:dateUtc="2024-12-21T17:08:00Z">
            <w:rPr>
              <w:del w:id="1972" w:author="Ben Fels" w:date="2024-12-16T22:05:00Z" w16du:dateUtc="2024-12-16T21:05:00Z"/>
              <w:lang w:val="en-US"/>
            </w:rPr>
          </w:rPrChange>
        </w:rPr>
      </w:pPr>
      <w:del w:id="1973" w:author="Ben Fels" w:date="2024-12-16T22:05:00Z" w16du:dateUtc="2024-12-16T21:05:00Z">
        <w:r w:rsidRPr="00664C71" w:rsidDel="00651FF7">
          <w:rPr>
            <w:rPrChange w:id="1974" w:author="Ben Fels" w:date="2024-12-21T18:08:00Z" w16du:dateUtc="2024-12-21T17:08:00Z">
              <w:rPr>
                <w:lang w:val="en-US"/>
              </w:rPr>
            </w:rPrChange>
          </w:rPr>
          <w:delText>3 annotators, 90 persuasive essays</w:delText>
        </w:r>
        <w:r w:rsidR="006011D7" w:rsidRPr="00664C71" w:rsidDel="00651FF7">
          <w:rPr>
            <w:rPrChange w:id="1975"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76"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77"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78" w:author="Ben Fels" w:date="2024-12-16T22:05:00Z" w16du:dateUtc="2024-12-16T21:05:00Z"/>
        </w:rPr>
      </w:pPr>
      <w:del w:id="1979"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80" w:author="Ben Fels" w:date="2024-12-16T22:05:00Z" w16du:dateUtc="2024-12-16T21:05:00Z"/>
        </w:rPr>
      </w:pPr>
      <w:del w:id="1981"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82" w:author="Ben Fels" w:date="2024-12-16T22:05:00Z" w16du:dateUtc="2024-12-16T21:05:00Z"/>
          <w:highlight w:val="magenta"/>
        </w:rPr>
      </w:pPr>
      <w:del w:id="1983"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984" w:author="Ben Fels" w:date="2024-12-16T22:06:00Z" w16du:dateUtc="2024-12-16T21:06:00Z"/>
          <w:highlight w:val="magenta"/>
        </w:rPr>
      </w:pPr>
      <w:del w:id="1985"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986" w:author="Ben Fels" w:date="2024-12-16T22:06:00Z" w16du:dateUtc="2024-12-16T21:06:00Z"/>
          <w:rPrChange w:id="1987" w:author="Ben Fels" w:date="2024-12-21T18:08:00Z" w16du:dateUtc="2024-12-21T17:08:00Z">
            <w:rPr>
              <w:del w:id="1988" w:author="Ben Fels" w:date="2024-12-16T22:06:00Z" w16du:dateUtc="2024-12-16T21:06:00Z"/>
              <w:lang w:val="en-US"/>
            </w:rPr>
          </w:rPrChange>
        </w:rPr>
      </w:pPr>
      <w:del w:id="1989" w:author="Ben Fels" w:date="2024-12-16T22:06:00Z" w16du:dateUtc="2024-12-16T21:06:00Z">
        <w:r w:rsidRPr="00664C71" w:rsidDel="007A763E">
          <w:rPr>
            <w:rPrChange w:id="1990" w:author="Ben Fels" w:date="2024-12-21T18:08:00Z" w16du:dateUtc="2024-12-21T17:08:00Z">
              <w:rPr>
                <w:lang w:val="en-US"/>
              </w:rPr>
            </w:rPrChange>
          </w:rPr>
          <w:delText xml:space="preserve">2: </w:delText>
        </w:r>
        <w:r w:rsidR="00EC4AFB" w:rsidRPr="00664C71" w:rsidDel="007A763E">
          <w:rPr>
            <w:rPrChange w:id="1991" w:author="Ben Fels" w:date="2024-12-21T18:08:00Z" w16du:dateUtc="2024-12-21T17:08:00Z">
              <w:rPr>
                <w:lang w:val="en-US"/>
              </w:rPr>
            </w:rPrChange>
          </w:rPr>
          <w:delText>Argument Annotated Essay</w:delText>
        </w:r>
        <w:r w:rsidR="00DE1063" w:rsidRPr="00664C71" w:rsidDel="007A763E">
          <w:rPr>
            <w:rPrChange w:id="1992" w:author="Ben Fels" w:date="2024-12-21T18:08:00Z" w16du:dateUtc="2024-12-21T17:08:00Z">
              <w:rPr>
                <w:lang w:val="en-US"/>
              </w:rPr>
            </w:rPrChange>
          </w:rPr>
          <w:delText xml:space="preserve"> Corpus</w:delText>
        </w:r>
        <w:r w:rsidR="00EC4AFB" w:rsidRPr="00664C71" w:rsidDel="007A763E">
          <w:rPr>
            <w:rPrChange w:id="1993" w:author="Ben Fels" w:date="2024-12-21T18:08:00Z" w16du:dateUtc="2024-12-21T17:08:00Z">
              <w:rPr>
                <w:lang w:val="en-US"/>
              </w:rPr>
            </w:rPrChange>
          </w:rPr>
          <w:delText xml:space="preserve"> (version 2)</w:delText>
        </w:r>
        <w:r w:rsidR="00DE1063" w:rsidRPr="00664C71" w:rsidDel="007A763E">
          <w:rPr>
            <w:rPrChange w:id="1994" w:author="Ben Fels" w:date="2024-12-21T18:08:00Z" w16du:dateUtc="2024-12-21T17:08:00Z">
              <w:rPr>
                <w:lang w:val="en-US"/>
              </w:rPr>
            </w:rPrChange>
          </w:rPr>
          <w:delText xml:space="preserve"> AAEC</w:delText>
        </w:r>
        <w:r w:rsidR="00EC4AFB" w:rsidRPr="00664C71" w:rsidDel="007A763E">
          <w:rPr>
            <w:rPrChange w:id="1995"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996"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997"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998" w:author="Ben Fels" w:date="2024-12-16T22:05:00Z" w16du:dateUtc="2024-12-16T21:05:00Z"/>
        </w:rPr>
      </w:pPr>
      <w:del w:id="1999"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2000" w:author="Ben Fels" w:date="2024-12-16T22:06:00Z" w16du:dateUtc="2024-12-16T21:06:00Z"/>
        </w:rPr>
      </w:pPr>
      <w:del w:id="2001"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2002" w:author="Ben Fels" w:date="2024-12-16T22:06:00Z" w16du:dateUtc="2024-12-16T21:06:00Z"/>
        </w:rPr>
      </w:pPr>
      <w:del w:id="2003"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2004" w:author="Ben Fels" w:date="2024-12-16T22:06:00Z" w16du:dateUtc="2024-12-16T21:06:00Z"/>
          <w:rPrChange w:id="2005" w:author="Ben Fels" w:date="2024-12-21T18:08:00Z" w16du:dateUtc="2024-12-21T17:08:00Z">
            <w:rPr>
              <w:del w:id="2006" w:author="Ben Fels" w:date="2024-12-16T22:06:00Z" w16du:dateUtc="2024-12-16T21:06:00Z"/>
              <w:lang w:val="en-US"/>
            </w:rPr>
          </w:rPrChange>
        </w:rPr>
      </w:pPr>
      <w:del w:id="2007" w:author="Ben Fels" w:date="2024-12-16T22:06:00Z" w16du:dateUtc="2024-12-16T21:06:00Z">
        <w:r w:rsidRPr="00664C71" w:rsidDel="007A763E">
          <w:rPr>
            <w:rPrChange w:id="2008"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2009" w:author="Ben Fels" w:date="2024-12-16T22:06:00Z" w16du:dateUtc="2024-12-16T21:06:00Z"/>
        </w:rPr>
      </w:pPr>
      <w:del w:id="2010"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2011" w:author="Ben Fels" w:date="2024-12-16T22:06:00Z" w16du:dateUtc="2024-12-16T21:06:00Z"/>
          <w:rPrChange w:id="2012" w:author="Ben Fels" w:date="2024-12-21T18:08:00Z" w16du:dateUtc="2024-12-21T17:08:00Z">
            <w:rPr>
              <w:del w:id="2013" w:author="Ben Fels" w:date="2024-12-16T22:06:00Z" w16du:dateUtc="2024-12-16T21:06:00Z"/>
              <w:lang w:val="en-US"/>
            </w:rPr>
          </w:rPrChange>
        </w:rPr>
      </w:pPr>
      <w:del w:id="2014" w:author="Ben Fels" w:date="2024-12-16T22:06:00Z" w16du:dateUtc="2024-12-16T21:06:00Z">
        <w:r w:rsidRPr="00664C71" w:rsidDel="007A763E">
          <w:rPr>
            <w:rPrChange w:id="2015"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016" w:author="Ben Fels" w:date="2024-12-16T22:06:00Z" w16du:dateUtc="2024-12-16T21:06:00Z"/>
        </w:rPr>
      </w:pPr>
      <w:del w:id="2017"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018" w:author="Ben Fels" w:date="2024-12-16T22:06:00Z" w16du:dateUtc="2024-12-16T21:06:00Z"/>
        </w:rPr>
      </w:pPr>
      <w:del w:id="2019"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020" w:author="Ben Fels" w:date="2024-12-16T22:06:00Z" w16du:dateUtc="2024-12-16T21:06:00Z"/>
        </w:rPr>
      </w:pPr>
      <w:del w:id="2021"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022" w:author="Ben Fels" w:date="2024-12-16T22:06:00Z" w16du:dateUtc="2024-12-16T21:06:00Z"/>
          <w:rPrChange w:id="2023" w:author="Ben Fels" w:date="2024-12-21T18:08:00Z" w16du:dateUtc="2024-12-21T17:08:00Z">
            <w:rPr>
              <w:del w:id="2024" w:author="Ben Fels" w:date="2024-12-16T22:06:00Z" w16du:dateUtc="2024-12-16T21:06:00Z"/>
              <w:lang w:val="en-US"/>
            </w:rPr>
          </w:rPrChange>
        </w:rPr>
      </w:pPr>
      <w:del w:id="2025" w:author="Ben Fels" w:date="2024-12-16T22:06:00Z" w16du:dateUtc="2024-12-16T21:06:00Z">
        <w:r w:rsidRPr="00664C71" w:rsidDel="007A763E">
          <w:rPr>
            <w:rPrChange w:id="2026" w:author="Ben Fels" w:date="2024-12-21T18:08:00Z" w16du:dateUtc="2024-12-21T17:08:00Z">
              <w:rPr>
                <w:lang w:val="en-US"/>
              </w:rPr>
            </w:rPrChange>
          </w:rPr>
          <w:delText xml:space="preserve">  </w:delText>
        </w:r>
        <w:r w:rsidR="00E9195C" w:rsidRPr="00664C71" w:rsidDel="007A763E">
          <w:rPr>
            <w:rPrChange w:id="2027" w:author="Ben Fels" w:date="2024-12-21T18:08:00Z" w16du:dateUtc="2024-12-21T17:08:00Z">
              <w:rPr>
                <w:lang w:val="en-US"/>
              </w:rPr>
            </w:rPrChange>
          </w:rPr>
          <w:delText>Essays annotated by the expert annotator were used as training data (80%)</w:delText>
        </w:r>
        <w:r w:rsidR="00FA20B9" w:rsidRPr="00664C71" w:rsidDel="007A763E">
          <w:rPr>
            <w:rPrChange w:id="2028"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029" w:author="Ben Fels" w:date="2024-12-16T22:06:00Z" w16du:dateUtc="2024-12-16T21:06:00Z"/>
          <w:rPrChange w:id="2030" w:author="Ben Fels" w:date="2024-12-21T18:08:00Z" w16du:dateUtc="2024-12-21T17:08:00Z">
            <w:rPr>
              <w:del w:id="2031" w:author="Ben Fels" w:date="2024-12-16T22:06:00Z" w16du:dateUtc="2024-12-16T21:06:00Z"/>
              <w:lang w:val="en-US"/>
            </w:rPr>
          </w:rPrChange>
        </w:rPr>
      </w:pPr>
      <w:del w:id="2032" w:author="Ben Fels" w:date="2024-12-16T22:06:00Z" w16du:dateUtc="2024-12-16T21:06:00Z">
        <w:r w:rsidRPr="00664C71" w:rsidDel="007A763E">
          <w:rPr>
            <w:rPrChange w:id="2033"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034"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035"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036" w:author="Ben Fels" w:date="2024-12-21T18:08:00Z" w16du:dateUtc="2024-12-21T17:08:00Z">
              <w:rPr>
                <w:lang w:val="en-US"/>
              </w:rPr>
            </w:rPrChange>
          </w:rPr>
          <w:delText xml:space="preserve"> </w:delText>
        </w:r>
        <w:r w:rsidRPr="00664C71" w:rsidDel="007A763E">
          <w:rPr>
            <w:rPrChange w:id="2037"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038" w:author="Ben Fels" w:date="2024-12-16T22:06:00Z" w16du:dateUtc="2024-12-16T21:06:00Z"/>
          <w:i/>
        </w:rPr>
      </w:pPr>
      <w:del w:id="2039"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040" w:author="Ben Fels" w:date="2024-12-16T22:06:00Z" w16du:dateUtc="2024-12-16T21:06:00Z"/>
        </w:rPr>
      </w:pPr>
      <w:del w:id="2041"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042" w:author="Ben Fels" w:date="2024-12-16T22:06:00Z" w16du:dateUtc="2024-12-16T21:06:00Z"/>
        </w:rPr>
      </w:pPr>
      <w:del w:id="2043"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44" w:author="Ben Fels" w:date="2024-12-16T22:06:00Z" w16du:dateUtc="2024-12-16T21:06:00Z"/>
          <w:rPrChange w:id="2045" w:author="Ben Fels" w:date="2024-12-21T18:08:00Z" w16du:dateUtc="2024-12-21T17:08:00Z">
            <w:rPr>
              <w:del w:id="2046" w:author="Ben Fels" w:date="2024-12-16T22:06:00Z" w16du:dateUtc="2024-12-16T21:06:00Z"/>
              <w:lang w:val="en-US"/>
            </w:rPr>
          </w:rPrChange>
        </w:rPr>
      </w:pPr>
      <w:del w:id="2047" w:author="Ben Fels" w:date="2024-12-16T22:06:00Z" w16du:dateUtc="2024-12-16T21:06:00Z">
        <w:r w:rsidRPr="00664C71" w:rsidDel="007A763E">
          <w:rPr>
            <w:rPrChange w:id="2048" w:author="Ben Fels" w:date="2024-12-21T18:08:00Z" w16du:dateUtc="2024-12-21T17:08:00Z">
              <w:rPr>
                <w:lang w:val="en-US"/>
              </w:rPr>
            </w:rPrChange>
          </w:rPr>
          <w:delText xml:space="preserve">123 </w:delText>
        </w:r>
        <w:r w:rsidR="0053346D" w:rsidRPr="00664C71" w:rsidDel="007A763E">
          <w:rPr>
            <w:rPrChange w:id="2049"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50" w:author="Ben Fels" w:date="2024-12-16T22:06:00Z" w16du:dateUtc="2024-12-16T21:06:00Z"/>
        </w:rPr>
      </w:pPr>
      <w:del w:id="2051"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52" w:author="Ben Fels" w:date="2024-12-16T22:06:00Z" w16du:dateUtc="2024-12-16T21:06:00Z"/>
        </w:rPr>
      </w:pPr>
      <w:del w:id="2053"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54" w:author="Ben Fels" w:date="2024-12-16T22:06:00Z" w16du:dateUtc="2024-12-16T21:06:00Z"/>
        </w:rPr>
      </w:pPr>
      <w:del w:id="2055"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56" w:author="Ben Fels" w:date="2024-12-16T22:06:00Z" w16du:dateUtc="2024-12-16T21:06:00Z"/>
        </w:rPr>
      </w:pPr>
      <w:del w:id="2057"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58" w:author="Ben Fels" w:date="2024-12-16T22:06:00Z" w16du:dateUtc="2024-12-16T21:06:00Z"/>
        </w:rPr>
      </w:pPr>
      <w:del w:id="2059"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60" w:author="Ben Fels" w:date="2024-12-16T22:06:00Z" w16du:dateUtc="2024-12-16T21:06:00Z"/>
        </w:rPr>
      </w:pPr>
      <w:del w:id="2061"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62"/>
        <w:r w:rsidR="00F22D69" w:rsidDel="007A763E">
          <w:delText>Cohen</w:delText>
        </w:r>
        <w:r w:rsidR="006628EB" w:rsidDel="007A763E">
          <w:delText>´s kappa</w:delText>
        </w:r>
        <w:commentRangeEnd w:id="2062"/>
        <w:r w:rsidR="00196550" w:rsidDel="007A763E">
          <w:rPr>
            <w:rStyle w:val="Kommentarzeichen"/>
          </w:rPr>
          <w:commentReference w:id="2062"/>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63" w:author="Ben Fels" w:date="2024-12-16T22:06:00Z" w16du:dateUtc="2024-12-16T21:06:00Z"/>
        </w:rPr>
      </w:pPr>
      <w:del w:id="2064"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65" w:author="Ben Fels" w:date="2024-12-16T22:06:00Z" w16du:dateUtc="2024-12-16T21:06:00Z"/>
        </w:rPr>
      </w:pPr>
      <w:del w:id="2066"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67" w:author="Ben Fels" w:date="2024-12-16T22:06:00Z" w16du:dateUtc="2024-12-16T21:06:00Z"/>
        </w:rPr>
      </w:pPr>
      <w:del w:id="2068"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69" w:author="Ben Fels" w:date="2024-12-16T22:14:00Z" w16du:dateUtc="2024-12-16T21:14:00Z"/>
        </w:rPr>
      </w:pPr>
    </w:p>
    <w:p w14:paraId="6B48C4C6" w14:textId="6DF6A9A2" w:rsidR="00246FB5" w:rsidRPr="00664C71" w:rsidDel="00C06D73" w:rsidRDefault="00916D7C" w:rsidP="009A54C3">
      <w:pPr>
        <w:pStyle w:val="berschrift2"/>
        <w:rPr>
          <w:del w:id="2070" w:author="Ben Fels" w:date="2024-12-16T22:14:00Z" w16du:dateUtc="2024-12-16T21:14:00Z"/>
          <w:rPrChange w:id="2071" w:author="Ben Fels" w:date="2024-12-21T18:08:00Z" w16du:dateUtc="2024-12-21T17:08:00Z">
            <w:rPr>
              <w:del w:id="2072" w:author="Ben Fels" w:date="2024-12-16T22:14:00Z" w16du:dateUtc="2024-12-16T21:14:00Z"/>
              <w:lang w:val="en-US"/>
            </w:rPr>
          </w:rPrChange>
        </w:rPr>
      </w:pPr>
      <w:del w:id="2073" w:author="Ben Fels" w:date="2024-12-16T22:14:00Z" w16du:dateUtc="2024-12-16T21:14:00Z">
        <w:r w:rsidRPr="00664C71" w:rsidDel="00C06D73">
          <w:rPr>
            <w:rPrChange w:id="2074"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75" w:author="Ben Fels" w:date="2024-12-16T22:14:00Z" w16du:dateUtc="2024-12-16T21:14:00Z"/>
          <w:rPrChange w:id="2076" w:author="Ben Fels" w:date="2024-12-21T18:08:00Z" w16du:dateUtc="2024-12-21T17:08:00Z">
            <w:rPr>
              <w:del w:id="2077" w:author="Ben Fels" w:date="2024-12-16T22:14:00Z" w16du:dateUtc="2024-12-16T21:14:00Z"/>
              <w:lang w:val="en-US"/>
            </w:rPr>
          </w:rPrChange>
        </w:rPr>
      </w:pPr>
      <w:del w:id="2078" w:author="Ben Fels" w:date="2024-12-16T22:14:00Z" w16du:dateUtc="2024-12-16T21:14:00Z">
        <w:r w:rsidRPr="00664C71" w:rsidDel="00C06D73">
          <w:rPr>
            <w:rPrChange w:id="2079"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80"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81"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82"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83" w:author="Ben Fels" w:date="2024-12-16T22:14:00Z" w16du:dateUtc="2024-12-16T21:14:00Z"/>
          <w:rPrChange w:id="2084" w:author="Ben Fels" w:date="2024-12-21T18:08:00Z" w16du:dateUtc="2024-12-21T17:08:00Z">
            <w:rPr>
              <w:del w:id="2085" w:author="Ben Fels" w:date="2024-12-16T22:14:00Z" w16du:dateUtc="2024-12-16T21:14:00Z"/>
              <w:lang w:val="en-US"/>
            </w:rPr>
          </w:rPrChange>
        </w:rPr>
      </w:pPr>
      <w:del w:id="2086" w:author="Ben Fels" w:date="2024-12-16T22:14:00Z" w16du:dateUtc="2024-12-16T21:14:00Z">
        <w:r w:rsidRPr="00664C71" w:rsidDel="00C06D73">
          <w:rPr>
            <w:highlight w:val="cyan"/>
            <w:rPrChange w:id="2087" w:author="Ben Fels" w:date="2024-12-21T18:08:00Z" w16du:dateUtc="2024-12-21T17:08:00Z">
              <w:rPr>
                <w:highlight w:val="cyan"/>
                <w:lang w:val="en-US"/>
              </w:rPr>
            </w:rPrChange>
          </w:rPr>
          <w:delText>Mochales Palau, R., &amp; Moens, M.-F</w:delText>
        </w:r>
        <w:commentRangeStart w:id="2088"/>
        <w:r w:rsidRPr="00664C71" w:rsidDel="00C06D73">
          <w:rPr>
            <w:highlight w:val="cyan"/>
            <w:rPrChange w:id="2089" w:author="Ben Fels" w:date="2024-12-21T18:08:00Z" w16du:dateUtc="2024-12-21T17:08:00Z">
              <w:rPr>
                <w:highlight w:val="cyan"/>
                <w:lang w:val="en-US"/>
              </w:rPr>
            </w:rPrChange>
          </w:rPr>
          <w:delText xml:space="preserve">. (2009). </w:delText>
        </w:r>
        <w:commentRangeEnd w:id="2088"/>
        <w:r w:rsidR="00650BC2" w:rsidDel="00C06D73">
          <w:rPr>
            <w:rStyle w:val="Kommentarzeichen"/>
          </w:rPr>
          <w:commentReference w:id="2088"/>
        </w:r>
        <w:r w:rsidRPr="00664C71" w:rsidDel="00C06D73">
          <w:rPr>
            <w:highlight w:val="cyan"/>
            <w:rPrChange w:id="2090"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091" w:author="Ben Fels" w:date="2024-12-16T22:14:00Z" w16du:dateUtc="2024-12-16T21:14:00Z"/>
          <w:rPrChange w:id="2092" w:author="Ben Fels" w:date="2024-12-16T22:10:00Z" w16du:dateUtc="2024-12-16T21:10:00Z">
            <w:rPr>
              <w:del w:id="2093" w:author="Ben Fels" w:date="2024-12-16T22:14:00Z" w16du:dateUtc="2024-12-16T21:14:00Z"/>
              <w:lang w:val="en-US"/>
            </w:rPr>
          </w:rPrChange>
        </w:rPr>
      </w:pPr>
      <w:del w:id="2094" w:author="Ben Fels" w:date="2024-12-16T22:14:00Z" w16du:dateUtc="2024-12-16T21:14:00Z">
        <w:r w:rsidRPr="001A4072" w:rsidDel="00C06D73">
          <w:rPr>
            <w:rPrChange w:id="2095" w:author="Ben Fels" w:date="2024-12-16T22:10:00Z" w16du:dateUtc="2024-12-16T21:10:00Z">
              <w:rPr>
                <w:lang w:val="en-US"/>
              </w:rPr>
            </w:rPrChange>
          </w:rPr>
          <w:delText>F</w:delText>
        </w:r>
        <w:r w:rsidR="00981C70" w:rsidRPr="001A4072" w:rsidDel="00C06D73">
          <w:rPr>
            <w:rPrChange w:id="2096"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097"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098"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099" w:author="Ben Fels" w:date="2024-12-16T22:14:00Z" w16du:dateUtc="2024-12-16T21:14:00Z"/>
        </w:rPr>
      </w:pPr>
      <w:del w:id="2100"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101" w:name="_Toc187929407"/>
      <w:r>
        <w:t>Fragestellung</w:t>
      </w:r>
      <w:bookmarkEnd w:id="2101"/>
    </w:p>
    <w:p w14:paraId="105BCF30" w14:textId="32485173" w:rsidR="00A2162F" w:rsidRPr="00022D06" w:rsidDel="003F455C" w:rsidRDefault="00A2162F" w:rsidP="00A2162F">
      <w:pPr>
        <w:autoSpaceDE w:val="0"/>
        <w:autoSpaceDN w:val="0"/>
        <w:adjustRightInd w:val="0"/>
        <w:spacing w:after="0" w:line="240" w:lineRule="auto"/>
        <w:rPr>
          <w:del w:id="2102" w:author="Ben Fels" w:date="2024-12-16T22:14:00Z" w16du:dateUtc="2024-12-16T21:14:00Z"/>
          <w:rFonts w:ascii="IBMPlexSans-Regular" w:hAnsi="IBMPlexSans-Regular" w:cs="IBMPlexSans-Regular"/>
          <w:sz w:val="28"/>
          <w:szCs w:val="28"/>
          <w:highlight w:val="cyan"/>
          <w:lang w:val="en-US"/>
        </w:rPr>
      </w:pPr>
      <w:del w:id="2103"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104" w:author="Ben Fels" w:date="2024-12-16T22:14:00Z" w16du:dateUtc="2024-12-16T21:14:00Z"/>
          <w:lang w:val="en-US"/>
        </w:rPr>
      </w:pPr>
    </w:p>
    <w:p w14:paraId="60AD669A" w14:textId="2D98670A" w:rsidR="00F13E2D" w:rsidRPr="009464AD" w:rsidDel="003F455C" w:rsidRDefault="00F13E2D" w:rsidP="00AC796D">
      <w:pPr>
        <w:rPr>
          <w:del w:id="2105" w:author="Ben Fels" w:date="2024-12-16T22:14:00Z" w16du:dateUtc="2024-12-16T21:14:00Z"/>
          <w:b/>
          <w:lang w:val="en-US"/>
        </w:rPr>
      </w:pPr>
      <w:del w:id="2106"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107" w:author="Ben Fels" w:date="2024-12-16T22:14:00Z" w16du:dateUtc="2024-12-16T21:14:00Z">
          <w:pPr>
            <w:pStyle w:val="Listenabsatz"/>
            <w:numPr>
              <w:numId w:val="25"/>
            </w:numPr>
            <w:ind w:left="360" w:hanging="360"/>
          </w:pPr>
        </w:pPrChange>
      </w:pPr>
      <w:r>
        <w:t xml:space="preserve">Wie können LLMs auf eine spezifische Aufgabe </w:t>
      </w:r>
      <w:proofErr w:type="spellStart"/>
      <w:r>
        <w:t>traininiert</w:t>
      </w:r>
      <w:proofErr w:type="spellEnd"/>
      <w:r>
        <w:t xml:space="preserve"> werden</w:t>
      </w:r>
    </w:p>
    <w:p w14:paraId="3A2D3792" w14:textId="5D73AF31" w:rsidR="00EC6710" w:rsidRDefault="00EC6710" w:rsidP="001C7C39">
      <w:pPr>
        <w:pStyle w:val="Listenabsatz"/>
        <w:numPr>
          <w:ilvl w:val="0"/>
          <w:numId w:val="25"/>
        </w:numPr>
      </w:pPr>
      <w:r>
        <w:t xml:space="preserve">Wie gut sind LLMs für </w:t>
      </w:r>
      <w:proofErr w:type="spellStart"/>
      <w:r>
        <w:t>argument</w:t>
      </w:r>
      <w:proofErr w:type="spellEnd"/>
      <w:r>
        <w:t xml:space="preserve"> Mining geeignet </w:t>
      </w:r>
      <w:r w:rsidR="00A411C4">
        <w:t>(</w:t>
      </w:r>
      <w:r>
        <w:t xml:space="preserve">Identifizierung von </w:t>
      </w:r>
      <w:proofErr w:type="spellStart"/>
      <w:r>
        <w:t>claims</w:t>
      </w:r>
      <w:proofErr w:type="spellEnd"/>
      <w:r>
        <w:t xml:space="preserve">, </w:t>
      </w:r>
      <w:proofErr w:type="spellStart"/>
      <w:r>
        <w:t>premises</w:t>
      </w:r>
      <w:proofErr w:type="spellEnd"/>
      <w:r>
        <w:t xml:space="preserve"> und </w:t>
      </w:r>
      <w:proofErr w:type="spellStart"/>
      <w:r>
        <w:t>conclusions</w:t>
      </w:r>
      <w:proofErr w:type="spellEnd"/>
      <w:r w:rsidR="00A411C4">
        <w:t>) bei der Anwendung von Zero-</w:t>
      </w:r>
      <w:proofErr w:type="spellStart"/>
      <w:r w:rsidR="00A411C4">
        <w:t>shot</w:t>
      </w:r>
      <w:proofErr w:type="spellEnd"/>
      <w:r w:rsidR="00A411C4">
        <w:t xml:space="preserve"> und </w:t>
      </w:r>
      <w:proofErr w:type="spellStart"/>
      <w:r w:rsidR="00A411C4">
        <w:t>few-shot</w:t>
      </w:r>
      <w:proofErr w:type="spellEnd"/>
      <w:r w:rsidR="00A411C4">
        <w:t xml:space="preserve"> learning</w:t>
      </w:r>
    </w:p>
    <w:p w14:paraId="3648CC9D" w14:textId="0F7D170A" w:rsidR="009A1F58" w:rsidRDefault="009A1F58" w:rsidP="001C7C39">
      <w:pPr>
        <w:pStyle w:val="Listenabsatz"/>
        <w:numPr>
          <w:ilvl w:val="0"/>
          <w:numId w:val="25"/>
        </w:numPr>
      </w:pPr>
      <w:r>
        <w:t xml:space="preserve">Können LLMs argumentative Strukturen </w:t>
      </w:r>
      <w:r w:rsidR="00405207">
        <w:t>(</w:t>
      </w:r>
      <w:proofErr w:type="spellStart"/>
      <w:r w:rsidR="00405207">
        <w:t>claim-premise-pairs</w:t>
      </w:r>
      <w:proofErr w:type="spellEnd"/>
      <w:r w:rsidR="00405207">
        <w:t>)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lastRenderedPageBreak/>
        <w:t xml:space="preserve">Welche </w:t>
      </w:r>
      <w:r w:rsidR="009A1C4F">
        <w:t xml:space="preserve">Prompt Engineering </w:t>
      </w:r>
      <w:r>
        <w:t xml:space="preserve">Techniken </w:t>
      </w:r>
      <w:r w:rsidR="001A6B7E">
        <w:t xml:space="preserve">sind </w:t>
      </w:r>
      <w:proofErr w:type="gramStart"/>
      <w:r w:rsidR="001A6B7E">
        <w:t>am Effektivsten</w:t>
      </w:r>
      <w:proofErr w:type="gramEnd"/>
      <w:r w:rsidR="001A6B7E">
        <w:t xml:space="preserve"> </w:t>
      </w:r>
      <w:r w:rsidR="009A1C4F">
        <w:t xml:space="preserve">zur Verbesserung </w:t>
      </w:r>
      <w:r w:rsidR="002F33D6">
        <w:t xml:space="preserve">der </w:t>
      </w:r>
      <w:proofErr w:type="spellStart"/>
      <w:r w:rsidR="002F33D6">
        <w:t>Perfromance</w:t>
      </w:r>
      <w:proofErr w:type="spellEnd"/>
      <w:r w:rsidR="002F33D6">
        <w:t xml:space="preserv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108" w:author="Ben Fels" w:date="2024-12-16T22:14:00Z" w16du:dateUtc="2024-12-16T21:14:00Z"/>
        </w:rPr>
      </w:pPr>
      <w:r>
        <w:t xml:space="preserve">Wie effektiv sind LLMs bei der Anpassung an verschiedene </w:t>
      </w:r>
      <w:proofErr w:type="spellStart"/>
      <w:r>
        <w:t>Argumentationssstile</w:t>
      </w:r>
      <w:proofErr w:type="spellEnd"/>
      <w:r>
        <w:t xml:space="preserv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109" w:author="Ben Fels" w:date="2024-12-21T12:02:00Z" w16du:dateUtc="2024-12-21T11:02:00Z"/>
        </w:rPr>
      </w:pPr>
    </w:p>
    <w:p w14:paraId="52B92A07" w14:textId="39AA5423" w:rsidR="00CF7AE6" w:rsidRPr="00CF7AE6" w:rsidDel="00EB3762" w:rsidRDefault="00CF7AE6" w:rsidP="00CF7AE6">
      <w:pPr>
        <w:rPr>
          <w:del w:id="2110" w:author="Ben Fels" w:date="2024-12-21T12:02:00Z" w16du:dateUtc="2024-12-21T11:02:00Z"/>
        </w:rPr>
      </w:pPr>
    </w:p>
    <w:p w14:paraId="248E40D0" w14:textId="7A55141F" w:rsidR="002379BD" w:rsidDel="00EB3762" w:rsidRDefault="002379BD" w:rsidP="00CF7AE6">
      <w:pPr>
        <w:rPr>
          <w:del w:id="2111"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112" w:name="_Toc187929408"/>
      <w:r>
        <w:lastRenderedPageBreak/>
        <w:t xml:space="preserve">Literaturverzeichnis / </w:t>
      </w:r>
      <w:commentRangeStart w:id="2113"/>
      <w:r>
        <w:t>Quellenv</w:t>
      </w:r>
      <w:commentRangeEnd w:id="2113"/>
      <w:r w:rsidR="000A16D0">
        <w:rPr>
          <w:rStyle w:val="Kommentarzeichen"/>
          <w:rFonts w:eastAsiaTheme="minorHAnsi" w:cstheme="minorBidi"/>
          <w:color w:val="auto"/>
        </w:rPr>
        <w:commentReference w:id="2113"/>
      </w:r>
      <w:r>
        <w:t>erzeichnis</w:t>
      </w:r>
      <w:bookmarkEnd w:id="2112"/>
    </w:p>
    <w:p w14:paraId="48F6374A" w14:textId="77777777" w:rsidR="00C050D9" w:rsidRPr="00C050D9" w:rsidRDefault="002F409C" w:rsidP="00C050D9">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C050D9" w:rsidRPr="00C050D9">
        <w:rPr>
          <w:rFonts w:cs="Arial"/>
          <w:lang w:val="en-US"/>
        </w:rPr>
        <w:t xml:space="preserve">Anadkat (OpenAI), S. (2023). </w:t>
      </w:r>
      <w:r w:rsidR="00C050D9" w:rsidRPr="00C050D9">
        <w:rPr>
          <w:rFonts w:cs="Arial"/>
          <w:i/>
          <w:iCs/>
          <w:lang w:val="en-US"/>
        </w:rPr>
        <w:t>How to make your completions outputs consistent with the new seed parameter</w:t>
      </w:r>
      <w:r w:rsidR="00C050D9" w:rsidRPr="00C050D9">
        <w:rPr>
          <w:rFonts w:cs="Arial"/>
          <w:lang w:val="en-US"/>
        </w:rPr>
        <w:t>. https://cookbook.openai.com/examples/reproducible_outputs_with_the_seed_parameter</w:t>
      </w:r>
    </w:p>
    <w:p w14:paraId="28B3F3D1" w14:textId="77777777" w:rsidR="00C050D9" w:rsidRPr="00C050D9" w:rsidRDefault="00C050D9" w:rsidP="00C050D9">
      <w:pPr>
        <w:pStyle w:val="Literaturverzeichnis"/>
        <w:rPr>
          <w:rFonts w:cs="Arial"/>
          <w:lang w:val="en-US"/>
        </w:rPr>
      </w:pPr>
      <w:r w:rsidRPr="00C050D9">
        <w:rPr>
          <w:rFonts w:cs="Arial"/>
          <w:lang w:val="en-US"/>
        </w:rPr>
        <w:t xml:space="preserve">Brown, T. B., Mann, B., Ryder, N., Subbiah, M., Kaplan, J., Dhariwal, P., Neelakantan, A., Shyam, P., Sastry, G., Askell, A., Agarwal, S., Herbert-Voss, A., Krueger, G., Henighan, T., Child, R., Ramesh, A., Ziegler, D. M., Wu, J., Winter, C., … </w:t>
      </w:r>
      <w:proofErr w:type="spellStart"/>
      <w:r w:rsidRPr="00C050D9">
        <w:rPr>
          <w:rFonts w:cs="Arial"/>
        </w:rPr>
        <w:t>Amodei</w:t>
      </w:r>
      <w:proofErr w:type="spellEnd"/>
      <w:r w:rsidRPr="00C050D9">
        <w:rPr>
          <w:rFonts w:cs="Arial"/>
        </w:rPr>
        <w:t xml:space="preserve">, D. (2020). </w:t>
      </w:r>
      <w:r w:rsidRPr="00C050D9">
        <w:rPr>
          <w:rFonts w:cs="Arial"/>
          <w:i/>
          <w:iCs/>
          <w:lang w:val="en-US"/>
        </w:rPr>
        <w:t>Language Models are Few-Shot Learners</w:t>
      </w:r>
      <w:r w:rsidRPr="00C050D9">
        <w:rPr>
          <w:rFonts w:cs="Arial"/>
          <w:lang w:val="en-US"/>
        </w:rPr>
        <w:t xml:space="preserve"> (arXiv:2005.14165). </w:t>
      </w:r>
      <w:proofErr w:type="spellStart"/>
      <w:r w:rsidRPr="00C050D9">
        <w:rPr>
          <w:rFonts w:cs="Arial"/>
          <w:lang w:val="en-US"/>
        </w:rPr>
        <w:t>arXiv</w:t>
      </w:r>
      <w:proofErr w:type="spellEnd"/>
      <w:r w:rsidRPr="00C050D9">
        <w:rPr>
          <w:rFonts w:cs="Arial"/>
          <w:lang w:val="en-US"/>
        </w:rPr>
        <w:t>. http://arxiv.org/abs/2005.14165</w:t>
      </w:r>
    </w:p>
    <w:p w14:paraId="1A9D5BEA" w14:textId="77777777" w:rsidR="00C050D9" w:rsidRPr="00C050D9" w:rsidRDefault="00C050D9" w:rsidP="00C050D9">
      <w:pPr>
        <w:pStyle w:val="Literaturverzeichnis"/>
        <w:rPr>
          <w:rFonts w:cs="Arial"/>
          <w:lang w:val="en-US"/>
        </w:rPr>
      </w:pPr>
      <w:r w:rsidRPr="00C050D9">
        <w:rPr>
          <w:rFonts w:cs="Arial"/>
          <w:lang w:val="en-US"/>
        </w:rPr>
        <w:t xml:space="preserve">Cabrio, E., &amp; Villata, S. (2018). Five Years of Argument Mining: A Data-driven Analysis. </w:t>
      </w:r>
      <w:r w:rsidRPr="00C050D9">
        <w:rPr>
          <w:rFonts w:cs="Arial"/>
          <w:i/>
          <w:iCs/>
          <w:lang w:val="en-US"/>
        </w:rPr>
        <w:t>Proceedings of the Twenty-Seventh International Joint Conference on Artificial Intelligence</w:t>
      </w:r>
      <w:r w:rsidRPr="00C050D9">
        <w:rPr>
          <w:rFonts w:cs="Arial"/>
          <w:lang w:val="en-US"/>
        </w:rPr>
        <w:t>, 5427–5433. https://doi.org/10.24963/ijcai.2018/766</w:t>
      </w:r>
    </w:p>
    <w:p w14:paraId="21DBE252" w14:textId="77777777" w:rsidR="00C050D9" w:rsidRPr="00C050D9" w:rsidRDefault="00C050D9" w:rsidP="00C050D9">
      <w:pPr>
        <w:pStyle w:val="Literaturverzeichnis"/>
        <w:rPr>
          <w:rFonts w:cs="Arial"/>
          <w:lang w:val="en-US"/>
        </w:rPr>
      </w:pPr>
      <w:r w:rsidRPr="00C050D9">
        <w:rPr>
          <w:rFonts w:cs="Arial"/>
          <w:lang w:val="en-US"/>
        </w:rPr>
        <w:t xml:space="preserve">Chen, B., &amp; Cherry, C. (2014). A Systematic Comparison of Smoothing Techniques for Sentence-Level BLEU. </w:t>
      </w:r>
      <w:r w:rsidRPr="00C050D9">
        <w:rPr>
          <w:rFonts w:cs="Arial"/>
          <w:i/>
          <w:iCs/>
          <w:lang w:val="en-US"/>
        </w:rPr>
        <w:t>Proceedings of the Ninth Workshop on Statistical Machine Translation</w:t>
      </w:r>
      <w:r w:rsidRPr="00C050D9">
        <w:rPr>
          <w:rFonts w:cs="Arial"/>
          <w:lang w:val="en-US"/>
        </w:rPr>
        <w:t>, 362–367. https://doi.org/10.3115/v1/W14-3346</w:t>
      </w:r>
    </w:p>
    <w:p w14:paraId="0B86341E" w14:textId="77777777" w:rsidR="00C050D9" w:rsidRPr="00C050D9" w:rsidRDefault="00C050D9" w:rsidP="00C050D9">
      <w:pPr>
        <w:pStyle w:val="Literaturverzeichnis"/>
        <w:rPr>
          <w:rFonts w:cs="Arial"/>
          <w:lang w:val="en-US"/>
        </w:rPr>
      </w:pPr>
      <w:r w:rsidRPr="00C050D9">
        <w:rPr>
          <w:rFonts w:cs="Arial"/>
          <w:lang w:val="en-US"/>
        </w:rPr>
        <w:t xml:space="preserve">Cheng, L., Bing, L., He, R., Yu, Q., Zhang, Y., &amp; Si, L. (2022). IAM: A Comprehensive and Large-Scale Dataset for Integrated Argument Mining Tasks. </w:t>
      </w:r>
      <w:r w:rsidRPr="00C050D9">
        <w:rPr>
          <w:rFonts w:cs="Arial"/>
          <w:i/>
          <w:iCs/>
          <w:lang w:val="en-US"/>
        </w:rPr>
        <w:t>Proceedings of the 60th Annual Meeting of the Association for Computational Linguistics (Volume 1: Long Papers)</w:t>
      </w:r>
      <w:r w:rsidRPr="00C050D9">
        <w:rPr>
          <w:rFonts w:cs="Arial"/>
          <w:lang w:val="en-US"/>
        </w:rPr>
        <w:t>, 2277–2287. https://doi.org/10.18653/v1/2022.acl-long.162</w:t>
      </w:r>
    </w:p>
    <w:p w14:paraId="368A0B96" w14:textId="77777777" w:rsidR="00C050D9" w:rsidRPr="00C050D9" w:rsidRDefault="00C050D9" w:rsidP="00C050D9">
      <w:pPr>
        <w:pStyle w:val="Literaturverzeichnis"/>
        <w:rPr>
          <w:rFonts w:cs="Arial"/>
          <w:lang w:val="en-US"/>
        </w:rPr>
      </w:pPr>
      <w:proofErr w:type="spellStart"/>
      <w:r w:rsidRPr="00C050D9">
        <w:rPr>
          <w:rFonts w:cs="Arial"/>
          <w:lang w:val="en-US"/>
        </w:rPr>
        <w:t>Géron</w:t>
      </w:r>
      <w:proofErr w:type="spellEnd"/>
      <w:r w:rsidRPr="00C050D9">
        <w:rPr>
          <w:rFonts w:cs="Arial"/>
          <w:lang w:val="en-US"/>
        </w:rPr>
        <w:t xml:space="preserve">, A. (2022). </w:t>
      </w:r>
      <w:r w:rsidRPr="00C050D9">
        <w:rPr>
          <w:rFonts w:cs="Arial"/>
          <w:i/>
          <w:iCs/>
          <w:lang w:val="en-US"/>
        </w:rPr>
        <w:t xml:space="preserve">Hands-On Machine Learning with Scikit-Learn, </w:t>
      </w:r>
      <w:proofErr w:type="spellStart"/>
      <w:r w:rsidRPr="00C050D9">
        <w:rPr>
          <w:rFonts w:cs="Arial"/>
          <w:i/>
          <w:iCs/>
          <w:lang w:val="en-US"/>
        </w:rPr>
        <w:t>Keras</w:t>
      </w:r>
      <w:proofErr w:type="spellEnd"/>
      <w:r w:rsidRPr="00C050D9">
        <w:rPr>
          <w:rFonts w:cs="Arial"/>
          <w:i/>
          <w:iCs/>
          <w:lang w:val="en-US"/>
        </w:rPr>
        <w:t>, and TensorFlow</w:t>
      </w:r>
      <w:r w:rsidRPr="00C050D9">
        <w:rPr>
          <w:rFonts w:cs="Arial"/>
          <w:lang w:val="en-US"/>
        </w:rPr>
        <w:t xml:space="preserve"> (3. </w:t>
      </w:r>
      <w:proofErr w:type="spellStart"/>
      <w:r w:rsidRPr="00C050D9">
        <w:rPr>
          <w:rFonts w:cs="Arial"/>
          <w:lang w:val="en-US"/>
        </w:rPr>
        <w:t>Aufl</w:t>
      </w:r>
      <w:proofErr w:type="spellEnd"/>
      <w:r w:rsidRPr="00C050D9">
        <w:rPr>
          <w:rFonts w:cs="Arial"/>
          <w:lang w:val="en-US"/>
        </w:rPr>
        <w:t>.). O’Reilly Media, Inc.</w:t>
      </w:r>
    </w:p>
    <w:p w14:paraId="68EB452B" w14:textId="77777777" w:rsidR="00C050D9" w:rsidRPr="00C050D9" w:rsidRDefault="00C050D9" w:rsidP="00C050D9">
      <w:pPr>
        <w:pStyle w:val="Literaturverzeichnis"/>
        <w:rPr>
          <w:rFonts w:cs="Arial"/>
          <w:lang w:val="en-US"/>
        </w:rPr>
      </w:pPr>
      <w:r w:rsidRPr="00C050D9">
        <w:rPr>
          <w:rFonts w:cs="Arial"/>
          <w:lang w:val="en-US"/>
        </w:rPr>
        <w:t xml:space="preserve">Google. (2024). </w:t>
      </w:r>
      <w:r w:rsidRPr="00C050D9">
        <w:rPr>
          <w:rFonts w:cs="Arial"/>
          <w:i/>
          <w:iCs/>
          <w:lang w:val="en-US"/>
        </w:rPr>
        <w:t>Prompt design strategies</w:t>
      </w:r>
      <w:r w:rsidRPr="00C050D9">
        <w:rPr>
          <w:rFonts w:cs="Arial"/>
          <w:lang w:val="en-US"/>
        </w:rPr>
        <w:t>. https://ai.google.dev/gemini-api/docs/prompting-strategies</w:t>
      </w:r>
    </w:p>
    <w:p w14:paraId="24C96DFF" w14:textId="77777777" w:rsidR="00C050D9" w:rsidRPr="00C050D9" w:rsidRDefault="00C050D9" w:rsidP="00C050D9">
      <w:pPr>
        <w:pStyle w:val="Literaturverzeichnis"/>
        <w:rPr>
          <w:rFonts w:cs="Arial"/>
          <w:lang w:val="en-US"/>
        </w:rPr>
      </w:pPr>
      <w:r w:rsidRPr="00C050D9">
        <w:rPr>
          <w:rFonts w:cs="Arial"/>
        </w:rPr>
        <w:lastRenderedPageBreak/>
        <w:t xml:space="preserve">Han, S., Wang, M., Zhang, J., Li, D., &amp; Duan, J. (2024). </w:t>
      </w:r>
      <w:r w:rsidRPr="00C050D9">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C050D9">
        <w:rPr>
          <w:rFonts w:cs="Arial"/>
          <w:i/>
          <w:iCs/>
          <w:lang w:val="en-US"/>
        </w:rPr>
        <w:t>Electronics</w:t>
      </w:r>
      <w:r w:rsidRPr="00C050D9">
        <w:rPr>
          <w:rFonts w:cs="Arial"/>
          <w:lang w:val="en-US"/>
        </w:rPr>
        <w:t xml:space="preserve">, </w:t>
      </w:r>
      <w:r w:rsidRPr="00C050D9">
        <w:rPr>
          <w:rFonts w:cs="Arial"/>
          <w:i/>
          <w:iCs/>
          <w:lang w:val="en-US"/>
        </w:rPr>
        <w:t>13</w:t>
      </w:r>
      <w:r w:rsidRPr="00C050D9">
        <w:rPr>
          <w:rFonts w:cs="Arial"/>
          <w:lang w:val="en-US"/>
        </w:rPr>
        <w:t>(24), 5040. https://doi.org/10.3390/electronics13245040</w:t>
      </w:r>
    </w:p>
    <w:p w14:paraId="5E8D8E46" w14:textId="77777777" w:rsidR="00C050D9" w:rsidRPr="00C050D9" w:rsidRDefault="00C050D9" w:rsidP="00C050D9">
      <w:pPr>
        <w:pStyle w:val="Literaturverzeichnis"/>
        <w:rPr>
          <w:rFonts w:cs="Arial"/>
          <w:lang w:val="en-US"/>
        </w:rPr>
      </w:pPr>
      <w:r w:rsidRPr="00C050D9">
        <w:rPr>
          <w:rFonts w:cs="Arial"/>
          <w:lang w:val="en-US"/>
        </w:rPr>
        <w:t xml:space="preserve">Kochmar, E. (2022). </w:t>
      </w:r>
      <w:r w:rsidRPr="00C050D9">
        <w:rPr>
          <w:rFonts w:cs="Arial"/>
          <w:i/>
          <w:iCs/>
          <w:lang w:val="en-US"/>
        </w:rPr>
        <w:t>Getting started with Natural Language Processing</w:t>
      </w:r>
      <w:r w:rsidRPr="00C050D9">
        <w:rPr>
          <w:rFonts w:cs="Arial"/>
          <w:lang w:val="en-US"/>
        </w:rPr>
        <w:t>. Manning Publications.</w:t>
      </w:r>
    </w:p>
    <w:p w14:paraId="77980DEF" w14:textId="77777777" w:rsidR="00C050D9" w:rsidRPr="00C050D9" w:rsidRDefault="00C050D9" w:rsidP="00C050D9">
      <w:pPr>
        <w:pStyle w:val="Literaturverzeichnis"/>
        <w:rPr>
          <w:rFonts w:cs="Arial"/>
          <w:lang w:val="en-US"/>
        </w:rPr>
      </w:pPr>
      <w:r w:rsidRPr="00C050D9">
        <w:rPr>
          <w:rFonts w:cs="Arial"/>
          <w:lang w:val="en-US"/>
        </w:rPr>
        <w:t xml:space="preserve">Lawrence, J., &amp; Reed, C. (2020). Argument Mining: A Survey. </w:t>
      </w:r>
      <w:r w:rsidRPr="00C050D9">
        <w:rPr>
          <w:rFonts w:cs="Arial"/>
          <w:i/>
          <w:iCs/>
          <w:lang w:val="en-US"/>
        </w:rPr>
        <w:t>Computational Linguistics</w:t>
      </w:r>
      <w:r w:rsidRPr="00C050D9">
        <w:rPr>
          <w:rFonts w:cs="Arial"/>
          <w:lang w:val="en-US"/>
        </w:rPr>
        <w:t xml:space="preserve">, </w:t>
      </w:r>
      <w:r w:rsidRPr="00C050D9">
        <w:rPr>
          <w:rFonts w:cs="Arial"/>
          <w:i/>
          <w:iCs/>
          <w:lang w:val="en-US"/>
        </w:rPr>
        <w:t>45</w:t>
      </w:r>
      <w:r w:rsidRPr="00C050D9">
        <w:rPr>
          <w:rFonts w:cs="Arial"/>
          <w:lang w:val="en-US"/>
        </w:rPr>
        <w:t>(4), 765–818. https://doi.org/10.1162/coli_a_00364</w:t>
      </w:r>
    </w:p>
    <w:p w14:paraId="1F5B895B" w14:textId="77777777" w:rsidR="00C050D9" w:rsidRPr="00C050D9" w:rsidRDefault="00C050D9" w:rsidP="00C050D9">
      <w:pPr>
        <w:pStyle w:val="Literaturverzeichnis"/>
        <w:rPr>
          <w:rFonts w:cs="Arial"/>
          <w:lang w:val="en-US"/>
        </w:rPr>
      </w:pPr>
      <w:r w:rsidRPr="00C050D9">
        <w:rPr>
          <w:rFonts w:cs="Arial"/>
        </w:rPr>
        <w:t xml:space="preserve">Lu, R.-S., Lin, C.-C., &amp; </w:t>
      </w:r>
      <w:proofErr w:type="spellStart"/>
      <w:r w:rsidRPr="00C050D9">
        <w:rPr>
          <w:rFonts w:cs="Arial"/>
        </w:rPr>
        <w:t>Tsao</w:t>
      </w:r>
      <w:proofErr w:type="spellEnd"/>
      <w:r w:rsidRPr="00C050D9">
        <w:rPr>
          <w:rFonts w:cs="Arial"/>
        </w:rPr>
        <w:t xml:space="preserve">, H.-Y. (2024). </w:t>
      </w:r>
      <w:r w:rsidRPr="00C050D9">
        <w:rPr>
          <w:rFonts w:cs="Arial"/>
          <w:lang w:val="en-US"/>
        </w:rPr>
        <w:t xml:space="preserve">Empowering Large Language Models to Leverage Domain-Specific Knowledge in E-Learning. </w:t>
      </w:r>
      <w:r w:rsidRPr="00C050D9">
        <w:rPr>
          <w:rFonts w:cs="Arial"/>
          <w:i/>
          <w:iCs/>
          <w:lang w:val="en-US"/>
        </w:rPr>
        <w:t>Applied Sciences</w:t>
      </w:r>
      <w:r w:rsidRPr="00C050D9">
        <w:rPr>
          <w:rFonts w:cs="Arial"/>
          <w:lang w:val="en-US"/>
        </w:rPr>
        <w:t xml:space="preserve">, </w:t>
      </w:r>
      <w:r w:rsidRPr="00C050D9">
        <w:rPr>
          <w:rFonts w:cs="Arial"/>
          <w:i/>
          <w:iCs/>
          <w:lang w:val="en-US"/>
        </w:rPr>
        <w:t>14</w:t>
      </w:r>
      <w:r w:rsidRPr="00C050D9">
        <w:rPr>
          <w:rFonts w:cs="Arial"/>
          <w:lang w:val="en-US"/>
        </w:rPr>
        <w:t>(12), 5264. https://doi.org/10.3390/app14125264</w:t>
      </w:r>
    </w:p>
    <w:p w14:paraId="15B12188" w14:textId="77777777" w:rsidR="00C050D9" w:rsidRPr="00C050D9" w:rsidRDefault="00C050D9" w:rsidP="00C050D9">
      <w:pPr>
        <w:pStyle w:val="Literaturverzeichnis"/>
        <w:rPr>
          <w:rFonts w:cs="Arial"/>
          <w:lang w:val="en-US"/>
        </w:rPr>
      </w:pPr>
      <w:r w:rsidRPr="00C050D9">
        <w:rPr>
          <w:rFonts w:cs="Arial"/>
          <w:lang w:val="en-US"/>
        </w:rPr>
        <w:t xml:space="preserve">Maharjan, J., </w:t>
      </w:r>
      <w:proofErr w:type="spellStart"/>
      <w:r w:rsidRPr="00C050D9">
        <w:rPr>
          <w:rFonts w:cs="Arial"/>
          <w:lang w:val="en-US"/>
        </w:rPr>
        <w:t>Garikipati</w:t>
      </w:r>
      <w:proofErr w:type="spellEnd"/>
      <w:r w:rsidRPr="00C050D9">
        <w:rPr>
          <w:rFonts w:cs="Arial"/>
          <w:lang w:val="en-US"/>
        </w:rPr>
        <w:t xml:space="preserve">, A., Singh, N. P., Cyrus, L., Sharma, M., Ciobanu, M., Barnes, G., Thapa, R., Mao, Q., &amp; Das, R. (2024). </w:t>
      </w:r>
      <w:proofErr w:type="spellStart"/>
      <w:r w:rsidRPr="00C050D9">
        <w:rPr>
          <w:rFonts w:cs="Arial"/>
          <w:lang w:val="en-US"/>
        </w:rPr>
        <w:t>OpenMedLM</w:t>
      </w:r>
      <w:proofErr w:type="spellEnd"/>
      <w:r w:rsidRPr="00C050D9">
        <w:rPr>
          <w:rFonts w:cs="Arial"/>
          <w:lang w:val="en-US"/>
        </w:rPr>
        <w:t xml:space="preserve">: Prompt engineering can out-perform fine-tuning in medical question-answering with open-source large language models. </w:t>
      </w:r>
      <w:r w:rsidRPr="00C050D9">
        <w:rPr>
          <w:rFonts w:cs="Arial"/>
          <w:i/>
          <w:iCs/>
          <w:lang w:val="en-US"/>
        </w:rPr>
        <w:t>Scientific Reports</w:t>
      </w:r>
      <w:r w:rsidRPr="00C050D9">
        <w:rPr>
          <w:rFonts w:cs="Arial"/>
          <w:lang w:val="en-US"/>
        </w:rPr>
        <w:t xml:space="preserve">, </w:t>
      </w:r>
      <w:r w:rsidRPr="00C050D9">
        <w:rPr>
          <w:rFonts w:cs="Arial"/>
          <w:i/>
          <w:iCs/>
          <w:lang w:val="en-US"/>
        </w:rPr>
        <w:t>14</w:t>
      </w:r>
      <w:r w:rsidRPr="00C050D9">
        <w:rPr>
          <w:rFonts w:cs="Arial"/>
          <w:lang w:val="en-US"/>
        </w:rPr>
        <w:t>(1), 14156. https://doi.org/10.1038/s41598-024-64827-6</w:t>
      </w:r>
    </w:p>
    <w:p w14:paraId="47601E18" w14:textId="77777777" w:rsidR="00C050D9" w:rsidRPr="00C050D9" w:rsidRDefault="00C050D9" w:rsidP="00C050D9">
      <w:pPr>
        <w:pStyle w:val="Literaturverzeichnis"/>
        <w:rPr>
          <w:rFonts w:cs="Arial"/>
          <w:lang w:val="en-US"/>
        </w:rPr>
      </w:pPr>
      <w:r w:rsidRPr="00C050D9">
        <w:rPr>
          <w:rFonts w:cs="Arial"/>
          <w:lang w:val="en-US"/>
        </w:rPr>
        <w:t xml:space="preserve">Meta. (2024). </w:t>
      </w:r>
      <w:r w:rsidRPr="00C050D9">
        <w:rPr>
          <w:rFonts w:cs="Arial"/>
          <w:i/>
          <w:iCs/>
          <w:lang w:val="en-US"/>
        </w:rPr>
        <w:t>Prompting</w:t>
      </w:r>
      <w:r w:rsidRPr="00C050D9">
        <w:rPr>
          <w:rFonts w:cs="Arial"/>
          <w:lang w:val="en-US"/>
        </w:rPr>
        <w:t>. How-to Guides. https://www.llama.com/docs/how-to-guides/prompting/</w:t>
      </w:r>
    </w:p>
    <w:p w14:paraId="4D6F67B1" w14:textId="77777777" w:rsidR="00C050D9" w:rsidRPr="00C050D9" w:rsidRDefault="00C050D9" w:rsidP="00C050D9">
      <w:pPr>
        <w:pStyle w:val="Literaturverzeichnis"/>
        <w:rPr>
          <w:rFonts w:cs="Arial"/>
        </w:rPr>
      </w:pPr>
      <w:r w:rsidRPr="00C050D9">
        <w:rPr>
          <w:rFonts w:cs="Arial"/>
        </w:rPr>
        <w:t xml:space="preserve">OpenAI. (o. J.). </w:t>
      </w:r>
      <w:r w:rsidRPr="00C050D9">
        <w:rPr>
          <w:rFonts w:cs="Arial"/>
          <w:i/>
          <w:iCs/>
        </w:rPr>
        <w:t xml:space="preserve">Text </w:t>
      </w:r>
      <w:proofErr w:type="spellStart"/>
      <w:r w:rsidRPr="00C050D9">
        <w:rPr>
          <w:rFonts w:cs="Arial"/>
          <w:i/>
          <w:iCs/>
        </w:rPr>
        <w:t>generation</w:t>
      </w:r>
      <w:proofErr w:type="spellEnd"/>
      <w:r w:rsidRPr="00C050D9">
        <w:rPr>
          <w:rFonts w:cs="Arial"/>
        </w:rPr>
        <w:t>. Abgerufen 18. Januar 2025, von https://platform.openai.com/docs/guides/text-generation</w:t>
      </w:r>
    </w:p>
    <w:p w14:paraId="45E9DD7F" w14:textId="77777777" w:rsidR="00C050D9" w:rsidRPr="00C050D9" w:rsidRDefault="00C050D9" w:rsidP="00C050D9">
      <w:pPr>
        <w:pStyle w:val="Literaturverzeichnis"/>
        <w:rPr>
          <w:rFonts w:cs="Arial"/>
          <w:lang w:val="en-US"/>
        </w:rPr>
      </w:pPr>
      <w:r w:rsidRPr="00C050D9">
        <w:rPr>
          <w:rFonts w:cs="Arial"/>
          <w:lang w:val="en-US"/>
        </w:rPr>
        <w:t xml:space="preserve">OpenAI. (2024a). </w:t>
      </w:r>
      <w:r w:rsidRPr="00C050D9">
        <w:rPr>
          <w:rFonts w:cs="Arial"/>
          <w:i/>
          <w:iCs/>
          <w:lang w:val="en-US"/>
        </w:rPr>
        <w:t>Chat. Temperature</w:t>
      </w:r>
      <w:r w:rsidRPr="00C050D9">
        <w:rPr>
          <w:rFonts w:cs="Arial"/>
          <w:lang w:val="en-US"/>
        </w:rPr>
        <w:t>. OpenAI Platform. API Reference. https://platform.openai.com/docs/api-reference/chat/create</w:t>
      </w:r>
    </w:p>
    <w:p w14:paraId="37E33611" w14:textId="77777777" w:rsidR="00C050D9" w:rsidRPr="00C050D9" w:rsidRDefault="00C050D9" w:rsidP="00C050D9">
      <w:pPr>
        <w:pStyle w:val="Literaturverzeichnis"/>
        <w:rPr>
          <w:rFonts w:cs="Arial"/>
          <w:lang w:val="en-US"/>
        </w:rPr>
      </w:pPr>
      <w:r w:rsidRPr="00C050D9">
        <w:rPr>
          <w:rFonts w:cs="Arial"/>
          <w:lang w:val="en-US"/>
        </w:rPr>
        <w:t xml:space="preserve">OpenAI. (2024b). </w:t>
      </w:r>
      <w:r w:rsidRPr="00C050D9">
        <w:rPr>
          <w:rFonts w:cs="Arial"/>
          <w:i/>
          <w:iCs/>
          <w:lang w:val="en-US"/>
        </w:rPr>
        <w:t>GPT-4o mini: Advancing cost-efficient intelligence</w:t>
      </w:r>
      <w:r w:rsidRPr="00C050D9">
        <w:rPr>
          <w:rFonts w:cs="Arial"/>
          <w:lang w:val="en-US"/>
        </w:rPr>
        <w:t>. Openai.Com. https://openai.com/index/gpt-4o-mini-advancing-cost-efficient-intelligence/</w:t>
      </w:r>
    </w:p>
    <w:p w14:paraId="229DF75B" w14:textId="77777777" w:rsidR="00C050D9" w:rsidRPr="00C050D9" w:rsidRDefault="00C050D9" w:rsidP="00C050D9">
      <w:pPr>
        <w:pStyle w:val="Literaturverzeichnis"/>
        <w:rPr>
          <w:rFonts w:cs="Arial"/>
          <w:lang w:val="en-US"/>
        </w:rPr>
      </w:pPr>
      <w:r w:rsidRPr="00C050D9">
        <w:rPr>
          <w:rFonts w:cs="Arial"/>
          <w:lang w:val="en-US"/>
        </w:rPr>
        <w:lastRenderedPageBreak/>
        <w:t xml:space="preserve">OpenAI. (2024c). </w:t>
      </w:r>
      <w:r w:rsidRPr="00C050D9">
        <w:rPr>
          <w:rFonts w:cs="Arial"/>
          <w:i/>
          <w:iCs/>
          <w:lang w:val="en-US"/>
        </w:rPr>
        <w:t>Models</w:t>
      </w:r>
      <w:r w:rsidRPr="00C050D9">
        <w:rPr>
          <w:rFonts w:cs="Arial"/>
          <w:lang w:val="en-US"/>
        </w:rPr>
        <w:t>. OpenAI Platform. https://platform.openai.com/docs/models/</w:t>
      </w:r>
    </w:p>
    <w:p w14:paraId="212714FC" w14:textId="77777777" w:rsidR="00C050D9" w:rsidRPr="00C050D9" w:rsidRDefault="00C050D9" w:rsidP="00C050D9">
      <w:pPr>
        <w:pStyle w:val="Literaturverzeichnis"/>
        <w:rPr>
          <w:rFonts w:cs="Arial"/>
        </w:rPr>
      </w:pPr>
      <w:r w:rsidRPr="00C050D9">
        <w:rPr>
          <w:rFonts w:cs="Arial"/>
          <w:lang w:val="en-US"/>
        </w:rPr>
        <w:t xml:space="preserve">OpenAI. (2024d). </w:t>
      </w:r>
      <w:r w:rsidRPr="00C050D9">
        <w:rPr>
          <w:rFonts w:cs="Arial"/>
          <w:i/>
          <w:iCs/>
          <w:lang w:val="en-US"/>
        </w:rPr>
        <w:t>Optimizing LLM Accuracy</w:t>
      </w:r>
      <w:r w:rsidRPr="00C050D9">
        <w:rPr>
          <w:rFonts w:cs="Arial"/>
          <w:lang w:val="en-US"/>
        </w:rPr>
        <w:t xml:space="preserve">. </w:t>
      </w:r>
      <w:r w:rsidRPr="00C050D9">
        <w:rPr>
          <w:rFonts w:cs="Arial"/>
        </w:rPr>
        <w:t xml:space="preserve">OpenAI </w:t>
      </w:r>
      <w:proofErr w:type="spellStart"/>
      <w:r w:rsidRPr="00C050D9">
        <w:rPr>
          <w:rFonts w:cs="Arial"/>
        </w:rPr>
        <w:t>Platform</w:t>
      </w:r>
      <w:proofErr w:type="spellEnd"/>
      <w:r w:rsidRPr="00C050D9">
        <w:rPr>
          <w:rFonts w:cs="Arial"/>
        </w:rPr>
        <w:t>. Docs. https://platform.openai.com/docs/guides/optimizing-llm-accuracy</w:t>
      </w:r>
    </w:p>
    <w:p w14:paraId="735CC07D" w14:textId="77777777" w:rsidR="00C050D9" w:rsidRPr="00C050D9" w:rsidRDefault="00C050D9" w:rsidP="00C050D9">
      <w:pPr>
        <w:pStyle w:val="Literaturverzeichnis"/>
        <w:rPr>
          <w:rFonts w:cs="Arial"/>
          <w:lang w:val="en-US"/>
        </w:rPr>
      </w:pPr>
      <w:r w:rsidRPr="00C050D9">
        <w:rPr>
          <w:rFonts w:cs="Arial"/>
        </w:rPr>
        <w:t xml:space="preserve">OpenAI. (2024e). </w:t>
      </w:r>
      <w:r w:rsidRPr="00C050D9">
        <w:rPr>
          <w:rFonts w:cs="Arial"/>
          <w:i/>
          <w:iCs/>
          <w:lang w:val="en-US"/>
        </w:rPr>
        <w:t>Prompt engineering</w:t>
      </w:r>
      <w:r w:rsidRPr="00C050D9">
        <w:rPr>
          <w:rFonts w:cs="Arial"/>
          <w:lang w:val="en-US"/>
        </w:rPr>
        <w:t>. OpenAI Platform. Docs. https://platform.openai.com/docs/guides/prompt-engineering</w:t>
      </w:r>
    </w:p>
    <w:p w14:paraId="48517D69" w14:textId="77777777" w:rsidR="00C050D9" w:rsidRPr="00C050D9" w:rsidRDefault="00C050D9" w:rsidP="00C050D9">
      <w:pPr>
        <w:pStyle w:val="Literaturverzeichnis"/>
        <w:rPr>
          <w:rFonts w:cs="Arial"/>
          <w:lang w:val="en-US"/>
        </w:rPr>
      </w:pPr>
      <w:r w:rsidRPr="00C050D9">
        <w:rPr>
          <w:rFonts w:cs="Arial"/>
          <w:lang w:val="en-US"/>
        </w:rPr>
        <w:t xml:space="preserve">OpenAI. (2024f). </w:t>
      </w:r>
      <w:r w:rsidRPr="00C050D9">
        <w:rPr>
          <w:rFonts w:cs="Arial"/>
          <w:i/>
          <w:iCs/>
          <w:lang w:val="en-US"/>
        </w:rPr>
        <w:t>Structured Outputs</w:t>
      </w:r>
      <w:r w:rsidRPr="00C050D9">
        <w:rPr>
          <w:rFonts w:cs="Arial"/>
          <w:lang w:val="en-US"/>
        </w:rPr>
        <w:t>. Docs. https://platform.openai.com/docs/guides/structured-outputs</w:t>
      </w:r>
    </w:p>
    <w:p w14:paraId="794504AD" w14:textId="77777777" w:rsidR="00C050D9" w:rsidRPr="00C050D9" w:rsidRDefault="00C050D9" w:rsidP="00C050D9">
      <w:pPr>
        <w:pStyle w:val="Literaturverzeichnis"/>
        <w:rPr>
          <w:rFonts w:cs="Arial"/>
          <w:lang w:val="en-US"/>
        </w:rPr>
      </w:pPr>
      <w:r w:rsidRPr="00C050D9">
        <w:rPr>
          <w:rFonts w:cs="Arial"/>
          <w:lang w:val="en-US"/>
        </w:rPr>
        <w:t xml:space="preserve">OpenAI. (2025a). </w:t>
      </w:r>
      <w:r w:rsidRPr="00C050D9">
        <w:rPr>
          <w:rFonts w:cs="Arial"/>
          <w:i/>
          <w:iCs/>
          <w:lang w:val="en-US"/>
        </w:rPr>
        <w:t>Advanced usage</w:t>
      </w:r>
      <w:r w:rsidRPr="00C050D9">
        <w:rPr>
          <w:rFonts w:cs="Arial"/>
          <w:lang w:val="en-US"/>
        </w:rPr>
        <w:t>. OpenAI Platform. https://platform.openai.com</w:t>
      </w:r>
    </w:p>
    <w:p w14:paraId="67D15163" w14:textId="77777777" w:rsidR="00C050D9" w:rsidRPr="00C050D9" w:rsidRDefault="00C050D9" w:rsidP="00C050D9">
      <w:pPr>
        <w:pStyle w:val="Literaturverzeichnis"/>
        <w:rPr>
          <w:rFonts w:cs="Arial"/>
          <w:lang w:val="en-US"/>
        </w:rPr>
      </w:pPr>
      <w:r w:rsidRPr="00C050D9">
        <w:rPr>
          <w:rFonts w:cs="Arial"/>
          <w:lang w:val="en-US"/>
        </w:rPr>
        <w:t xml:space="preserve">OpenAI. (2025b). </w:t>
      </w:r>
      <w:r w:rsidRPr="00C050D9">
        <w:rPr>
          <w:rFonts w:cs="Arial"/>
          <w:i/>
          <w:iCs/>
          <w:lang w:val="en-US"/>
        </w:rPr>
        <w:t>Batch API</w:t>
      </w:r>
      <w:r w:rsidRPr="00C050D9">
        <w:rPr>
          <w:rFonts w:cs="Arial"/>
          <w:lang w:val="en-US"/>
        </w:rPr>
        <w:t>. OpenAI Platform. https://platform.openai.com/docs/guides/batch/batch-api</w:t>
      </w:r>
    </w:p>
    <w:p w14:paraId="642C3C92" w14:textId="77777777" w:rsidR="00C050D9" w:rsidRPr="00C050D9" w:rsidRDefault="00C050D9" w:rsidP="00C050D9">
      <w:pPr>
        <w:pStyle w:val="Literaturverzeichnis"/>
        <w:rPr>
          <w:rFonts w:cs="Arial"/>
          <w:lang w:val="en-US"/>
        </w:rPr>
      </w:pPr>
      <w:r w:rsidRPr="00C050D9">
        <w:rPr>
          <w:rFonts w:cs="Arial"/>
          <w:lang w:val="en-US"/>
        </w:rPr>
        <w:t xml:space="preserve">OpenAI. (2025c). </w:t>
      </w:r>
      <w:r w:rsidRPr="00C050D9">
        <w:rPr>
          <w:rFonts w:cs="Arial"/>
          <w:i/>
          <w:iCs/>
          <w:lang w:val="en-US"/>
        </w:rPr>
        <w:t>Pricing</w:t>
      </w:r>
      <w:r w:rsidRPr="00C050D9">
        <w:rPr>
          <w:rFonts w:cs="Arial"/>
          <w:lang w:val="en-US"/>
        </w:rPr>
        <w:t>. https://openai.com/api/pricing/</w:t>
      </w:r>
    </w:p>
    <w:p w14:paraId="101CA5AD" w14:textId="77777777" w:rsidR="00C050D9" w:rsidRPr="00C050D9" w:rsidRDefault="00C050D9" w:rsidP="00C050D9">
      <w:pPr>
        <w:pStyle w:val="Literaturverzeichnis"/>
        <w:rPr>
          <w:rFonts w:cs="Arial"/>
          <w:lang w:val="en-US"/>
        </w:rPr>
      </w:pPr>
      <w:r w:rsidRPr="00C050D9">
        <w:rPr>
          <w:rFonts w:cs="Arial"/>
          <w:lang w:val="en-US"/>
        </w:rPr>
        <w:t xml:space="preserve">OpenAI. (2025d). </w:t>
      </w:r>
      <w:r w:rsidRPr="00C050D9">
        <w:rPr>
          <w:rFonts w:cs="Arial"/>
          <w:i/>
          <w:iCs/>
          <w:lang w:val="en-US"/>
        </w:rPr>
        <w:t>Rate limits</w:t>
      </w:r>
      <w:r w:rsidRPr="00C050D9">
        <w:rPr>
          <w:rFonts w:cs="Arial"/>
          <w:lang w:val="en-US"/>
        </w:rPr>
        <w:t>. OpenAI Platform. https://platform.openai.com/docs/guides/rate-limits?context=tier-free</w:t>
      </w:r>
    </w:p>
    <w:p w14:paraId="360CA242" w14:textId="77777777" w:rsidR="00C050D9" w:rsidRPr="00C050D9" w:rsidRDefault="00C050D9" w:rsidP="00C050D9">
      <w:pPr>
        <w:pStyle w:val="Literaturverzeichnis"/>
        <w:rPr>
          <w:rFonts w:cs="Arial"/>
        </w:rPr>
      </w:pPr>
      <w:proofErr w:type="spellStart"/>
      <w:r w:rsidRPr="00C050D9">
        <w:rPr>
          <w:rFonts w:cs="Arial"/>
        </w:rPr>
        <w:t>Ozdemir</w:t>
      </w:r>
      <w:proofErr w:type="spellEnd"/>
      <w:r w:rsidRPr="00C050D9">
        <w:rPr>
          <w:rFonts w:cs="Arial"/>
        </w:rPr>
        <w:t xml:space="preserve">, S. (2024). </w:t>
      </w:r>
      <w:r w:rsidRPr="00C050D9">
        <w:rPr>
          <w:rFonts w:cs="Arial"/>
          <w:i/>
          <w:iCs/>
        </w:rPr>
        <w:t>Praxiseinstieg Large Language Models: Strategien und Best Practices für den Einsatz von ChatGPT und anderen LLMs</w:t>
      </w:r>
      <w:r w:rsidRPr="00C050D9">
        <w:rPr>
          <w:rFonts w:cs="Arial"/>
        </w:rPr>
        <w:t xml:space="preserve"> (F. Langenau, Übers.; 1. Aufl., deutsche Ausgabe). O’Reilly.</w:t>
      </w:r>
    </w:p>
    <w:p w14:paraId="1DB99199" w14:textId="77777777" w:rsidR="00C050D9" w:rsidRPr="00C050D9" w:rsidRDefault="00C050D9" w:rsidP="00C050D9">
      <w:pPr>
        <w:pStyle w:val="Literaturverzeichnis"/>
        <w:rPr>
          <w:rFonts w:cs="Arial"/>
          <w:lang w:val="en-US"/>
        </w:rPr>
      </w:pPr>
      <w:proofErr w:type="spellStart"/>
      <w:r w:rsidRPr="00C050D9">
        <w:rPr>
          <w:rFonts w:cs="Arial"/>
        </w:rPr>
        <w:t>Papineni</w:t>
      </w:r>
      <w:proofErr w:type="spellEnd"/>
      <w:r w:rsidRPr="00C050D9">
        <w:rPr>
          <w:rFonts w:cs="Arial"/>
        </w:rPr>
        <w:t xml:space="preserve">, K., </w:t>
      </w:r>
      <w:proofErr w:type="spellStart"/>
      <w:r w:rsidRPr="00C050D9">
        <w:rPr>
          <w:rFonts w:cs="Arial"/>
        </w:rPr>
        <w:t>Roukos</w:t>
      </w:r>
      <w:proofErr w:type="spellEnd"/>
      <w:r w:rsidRPr="00C050D9">
        <w:rPr>
          <w:rFonts w:cs="Arial"/>
        </w:rPr>
        <w:t xml:space="preserve">, S., Ward, T., &amp; Zhu, W.-J. (2002). </w:t>
      </w:r>
      <w:r w:rsidRPr="00C050D9">
        <w:rPr>
          <w:rFonts w:cs="Arial"/>
          <w:lang w:val="en-US"/>
        </w:rPr>
        <w:t xml:space="preserve">BLEU: A method for automatic evaluation of machine translation. </w:t>
      </w:r>
      <w:r w:rsidRPr="00C050D9">
        <w:rPr>
          <w:rFonts w:cs="Arial"/>
          <w:i/>
          <w:iCs/>
          <w:lang w:val="en-US"/>
        </w:rPr>
        <w:t xml:space="preserve">Proceedings of the 40th Annual Meeting on Association for Computational </w:t>
      </w:r>
      <w:proofErr w:type="gramStart"/>
      <w:r w:rsidRPr="00C050D9">
        <w:rPr>
          <w:rFonts w:cs="Arial"/>
          <w:i/>
          <w:iCs/>
          <w:lang w:val="en-US"/>
        </w:rPr>
        <w:t>Linguistics  -</w:t>
      </w:r>
      <w:proofErr w:type="gramEnd"/>
      <w:r w:rsidRPr="00C050D9">
        <w:rPr>
          <w:rFonts w:cs="Arial"/>
          <w:i/>
          <w:iCs/>
          <w:lang w:val="en-US"/>
        </w:rPr>
        <w:t xml:space="preserve"> ACL ’02</w:t>
      </w:r>
      <w:r w:rsidRPr="00C050D9">
        <w:rPr>
          <w:rFonts w:cs="Arial"/>
          <w:lang w:val="en-US"/>
        </w:rPr>
        <w:t>, 311–318. https://doi.org/10.3115/1073083.1073135</w:t>
      </w:r>
    </w:p>
    <w:p w14:paraId="73136954" w14:textId="77777777" w:rsidR="00C050D9" w:rsidRPr="00C050D9" w:rsidRDefault="00C050D9" w:rsidP="00C050D9">
      <w:pPr>
        <w:pStyle w:val="Literaturverzeichnis"/>
        <w:rPr>
          <w:rFonts w:cs="Arial"/>
          <w:lang w:val="en-US"/>
        </w:rPr>
      </w:pPr>
      <w:r w:rsidRPr="00C050D9">
        <w:rPr>
          <w:rFonts w:cs="Arial"/>
          <w:lang w:val="en-US"/>
        </w:rPr>
        <w:t xml:space="preserve">Patil, R., &amp; Gudivada, V. (2024). A Review of Current Trends, Techniques, and Challenges in Large Language Models (LLMs). </w:t>
      </w:r>
      <w:r w:rsidRPr="00C050D9">
        <w:rPr>
          <w:rFonts w:cs="Arial"/>
          <w:i/>
          <w:iCs/>
          <w:lang w:val="en-US"/>
        </w:rPr>
        <w:t>Applied Sciences</w:t>
      </w:r>
      <w:r w:rsidRPr="00C050D9">
        <w:rPr>
          <w:rFonts w:cs="Arial"/>
          <w:lang w:val="en-US"/>
        </w:rPr>
        <w:t xml:space="preserve">, </w:t>
      </w:r>
      <w:r w:rsidRPr="00C050D9">
        <w:rPr>
          <w:rFonts w:cs="Arial"/>
          <w:i/>
          <w:iCs/>
          <w:lang w:val="en-US"/>
        </w:rPr>
        <w:t>14</w:t>
      </w:r>
      <w:r w:rsidRPr="00C050D9">
        <w:rPr>
          <w:rFonts w:cs="Arial"/>
          <w:lang w:val="en-US"/>
        </w:rPr>
        <w:t>(5), 2074. https://doi.org/10.3390/app14052074</w:t>
      </w:r>
    </w:p>
    <w:p w14:paraId="4ABCB80C" w14:textId="77777777" w:rsidR="00C050D9" w:rsidRPr="00C050D9" w:rsidRDefault="00C050D9" w:rsidP="00C050D9">
      <w:pPr>
        <w:pStyle w:val="Literaturverzeichnis"/>
        <w:rPr>
          <w:rFonts w:cs="Arial"/>
          <w:lang w:val="en-US"/>
        </w:rPr>
      </w:pPr>
      <w:proofErr w:type="spellStart"/>
      <w:r w:rsidRPr="00C050D9">
        <w:rPr>
          <w:rFonts w:cs="Arial"/>
          <w:lang w:val="en-US"/>
        </w:rPr>
        <w:t>Peldszus</w:t>
      </w:r>
      <w:proofErr w:type="spellEnd"/>
      <w:r w:rsidRPr="00C050D9">
        <w:rPr>
          <w:rFonts w:cs="Arial"/>
          <w:lang w:val="en-US"/>
        </w:rPr>
        <w:t xml:space="preserve">, A., &amp; </w:t>
      </w:r>
      <w:proofErr w:type="spellStart"/>
      <w:r w:rsidRPr="00C050D9">
        <w:rPr>
          <w:rFonts w:cs="Arial"/>
          <w:lang w:val="en-US"/>
        </w:rPr>
        <w:t>Stede</w:t>
      </w:r>
      <w:proofErr w:type="spellEnd"/>
      <w:r w:rsidRPr="00C050D9">
        <w:rPr>
          <w:rFonts w:cs="Arial"/>
          <w:lang w:val="en-US"/>
        </w:rPr>
        <w:t xml:space="preserve">, M. (2013). From Argument Diagrams to Argumentation Mining in Texts: A Survey. </w:t>
      </w:r>
      <w:r w:rsidRPr="00C050D9">
        <w:rPr>
          <w:rFonts w:cs="Arial"/>
          <w:i/>
          <w:iCs/>
          <w:lang w:val="en-US"/>
        </w:rPr>
        <w:t xml:space="preserve">International Journal of Cognitive Informatics </w:t>
      </w:r>
      <w:r w:rsidRPr="00C050D9">
        <w:rPr>
          <w:rFonts w:cs="Arial"/>
          <w:i/>
          <w:iCs/>
          <w:lang w:val="en-US"/>
        </w:rPr>
        <w:lastRenderedPageBreak/>
        <w:t>and Natural Intelligence</w:t>
      </w:r>
      <w:r w:rsidRPr="00C050D9">
        <w:rPr>
          <w:rFonts w:cs="Arial"/>
          <w:lang w:val="en-US"/>
        </w:rPr>
        <w:t xml:space="preserve">, </w:t>
      </w:r>
      <w:r w:rsidRPr="00C050D9">
        <w:rPr>
          <w:rFonts w:cs="Arial"/>
          <w:i/>
          <w:iCs/>
          <w:lang w:val="en-US"/>
        </w:rPr>
        <w:t>7</w:t>
      </w:r>
      <w:r w:rsidRPr="00C050D9">
        <w:rPr>
          <w:rFonts w:cs="Arial"/>
          <w:lang w:val="en-US"/>
        </w:rPr>
        <w:t>(1), 1–31. https://doi.org/10.4018/jcini.2013010101</w:t>
      </w:r>
    </w:p>
    <w:p w14:paraId="44ED7A01" w14:textId="77777777" w:rsidR="00C050D9" w:rsidRPr="00C050D9" w:rsidRDefault="00C050D9" w:rsidP="00C050D9">
      <w:pPr>
        <w:pStyle w:val="Literaturverzeichnis"/>
        <w:rPr>
          <w:rFonts w:cs="Arial"/>
          <w:lang w:val="en-US"/>
        </w:rPr>
      </w:pPr>
      <w:r w:rsidRPr="00C050D9">
        <w:rPr>
          <w:rFonts w:cs="Arial"/>
          <w:lang w:val="en-US"/>
        </w:rPr>
        <w:t xml:space="preserve">Sanders, T. (2022, Dezember 16). </w:t>
      </w:r>
      <w:r w:rsidRPr="00C050D9">
        <w:rPr>
          <w:rFonts w:cs="Arial"/>
          <w:i/>
          <w:iCs/>
          <w:lang w:val="en-US"/>
        </w:rPr>
        <w:t xml:space="preserve">How to count tokens with </w:t>
      </w:r>
      <w:proofErr w:type="spellStart"/>
      <w:r w:rsidRPr="00C050D9">
        <w:rPr>
          <w:rFonts w:cs="Arial"/>
          <w:i/>
          <w:iCs/>
          <w:lang w:val="en-US"/>
        </w:rPr>
        <w:t>Tiktoken</w:t>
      </w:r>
      <w:proofErr w:type="spellEnd"/>
      <w:r w:rsidRPr="00C050D9">
        <w:rPr>
          <w:rFonts w:cs="Arial"/>
          <w:lang w:val="en-US"/>
        </w:rPr>
        <w:t>. OpenAI Cookbook. https://cookbook.openai.com/examples/how_to_count_tokens_with_tiktoken</w:t>
      </w:r>
    </w:p>
    <w:p w14:paraId="656E4371" w14:textId="77777777" w:rsidR="00C050D9" w:rsidRPr="00C050D9" w:rsidRDefault="00C050D9" w:rsidP="00C050D9">
      <w:pPr>
        <w:pStyle w:val="Literaturverzeichnis"/>
        <w:rPr>
          <w:rFonts w:cs="Arial"/>
          <w:lang w:val="en-US"/>
        </w:rPr>
      </w:pPr>
      <w:r w:rsidRPr="00C050D9">
        <w:rPr>
          <w:rFonts w:cs="Arial"/>
          <w:lang w:val="en-US"/>
        </w:rPr>
        <w:t xml:space="preserve">Stab, C., &amp; </w:t>
      </w:r>
      <w:proofErr w:type="spellStart"/>
      <w:r w:rsidRPr="00C050D9">
        <w:rPr>
          <w:rFonts w:cs="Arial"/>
          <w:lang w:val="en-US"/>
        </w:rPr>
        <w:t>Gurevych</w:t>
      </w:r>
      <w:proofErr w:type="spellEnd"/>
      <w:r w:rsidRPr="00C050D9">
        <w:rPr>
          <w:rFonts w:cs="Arial"/>
          <w:lang w:val="en-US"/>
        </w:rPr>
        <w:t xml:space="preserve">, I. (2014). </w:t>
      </w:r>
      <w:r w:rsidRPr="00C050D9">
        <w:rPr>
          <w:rFonts w:cs="Arial"/>
          <w:i/>
          <w:iCs/>
          <w:lang w:val="en-US"/>
        </w:rPr>
        <w:t>Annotating Argument Components and Relations in Persuasive Essays</w:t>
      </w:r>
      <w:r w:rsidRPr="00C050D9">
        <w:rPr>
          <w:rFonts w:cs="Arial"/>
          <w:lang w:val="en-US"/>
        </w:rPr>
        <w:t>.</w:t>
      </w:r>
    </w:p>
    <w:p w14:paraId="521E200A" w14:textId="77777777" w:rsidR="00C050D9" w:rsidRPr="00C050D9" w:rsidRDefault="00C050D9" w:rsidP="00C050D9">
      <w:pPr>
        <w:pStyle w:val="Literaturverzeichnis"/>
        <w:rPr>
          <w:rFonts w:cs="Arial"/>
          <w:lang w:val="en-US"/>
        </w:rPr>
      </w:pPr>
      <w:r w:rsidRPr="00C050D9">
        <w:rPr>
          <w:rFonts w:cs="Arial"/>
          <w:lang w:val="en-US"/>
        </w:rPr>
        <w:t xml:space="preserve">Stab, C., &amp; </w:t>
      </w:r>
      <w:proofErr w:type="spellStart"/>
      <w:r w:rsidRPr="00C050D9">
        <w:rPr>
          <w:rFonts w:cs="Arial"/>
          <w:lang w:val="en-US"/>
        </w:rPr>
        <w:t>Gurevych</w:t>
      </w:r>
      <w:proofErr w:type="spellEnd"/>
      <w:r w:rsidRPr="00C050D9">
        <w:rPr>
          <w:rFonts w:cs="Arial"/>
          <w:lang w:val="en-US"/>
        </w:rPr>
        <w:t xml:space="preserve">, I. (2017a). </w:t>
      </w:r>
      <w:r w:rsidRPr="00C050D9">
        <w:rPr>
          <w:rFonts w:cs="Arial"/>
          <w:i/>
          <w:iCs/>
          <w:lang w:val="en-US"/>
        </w:rPr>
        <w:t>Argument Annotated Essays (version 2)</w:t>
      </w:r>
      <w:r w:rsidRPr="00C050D9">
        <w:rPr>
          <w:rFonts w:cs="Arial"/>
          <w:lang w:val="en-US"/>
        </w:rPr>
        <w:t xml:space="preserve"> [Dataset]. https://tudatalib.ulb.tu-darmstadt.de/handle/tudatalib/2422</w:t>
      </w:r>
    </w:p>
    <w:p w14:paraId="68BFFF3D" w14:textId="77777777" w:rsidR="00C050D9" w:rsidRPr="00C050D9" w:rsidRDefault="00C050D9" w:rsidP="00C050D9">
      <w:pPr>
        <w:pStyle w:val="Literaturverzeichnis"/>
        <w:rPr>
          <w:rFonts w:cs="Arial"/>
          <w:lang w:val="en-US"/>
        </w:rPr>
      </w:pPr>
      <w:r w:rsidRPr="00C050D9">
        <w:rPr>
          <w:rFonts w:cs="Arial"/>
          <w:lang w:val="en-US"/>
        </w:rPr>
        <w:t xml:space="preserve">Stab, C., &amp; </w:t>
      </w:r>
      <w:proofErr w:type="spellStart"/>
      <w:r w:rsidRPr="00C050D9">
        <w:rPr>
          <w:rFonts w:cs="Arial"/>
          <w:lang w:val="en-US"/>
        </w:rPr>
        <w:t>Gurevych</w:t>
      </w:r>
      <w:proofErr w:type="spellEnd"/>
      <w:r w:rsidRPr="00C050D9">
        <w:rPr>
          <w:rFonts w:cs="Arial"/>
          <w:lang w:val="en-US"/>
        </w:rPr>
        <w:t xml:space="preserve">, I. (2017b). Parsing Argumentation Structures in Persuasive Essays. </w:t>
      </w:r>
      <w:r w:rsidRPr="00C050D9">
        <w:rPr>
          <w:rFonts w:cs="Arial"/>
          <w:i/>
          <w:iCs/>
          <w:lang w:val="en-US"/>
        </w:rPr>
        <w:t>Computational Linguistics</w:t>
      </w:r>
      <w:r w:rsidRPr="00C050D9">
        <w:rPr>
          <w:rFonts w:cs="Arial"/>
          <w:lang w:val="en-US"/>
        </w:rPr>
        <w:t xml:space="preserve">, </w:t>
      </w:r>
      <w:r w:rsidRPr="00C050D9">
        <w:rPr>
          <w:rFonts w:cs="Arial"/>
          <w:i/>
          <w:iCs/>
          <w:lang w:val="en-US"/>
        </w:rPr>
        <w:t>43</w:t>
      </w:r>
      <w:r w:rsidRPr="00C050D9">
        <w:rPr>
          <w:rFonts w:cs="Arial"/>
          <w:lang w:val="en-US"/>
        </w:rPr>
        <w:t>(3), 619–659. https://doi.org/10.1162/COLI_a_00295</w:t>
      </w:r>
    </w:p>
    <w:p w14:paraId="28AFBEAC" w14:textId="77777777" w:rsidR="00C050D9" w:rsidRPr="00C050D9" w:rsidRDefault="00C050D9" w:rsidP="00C050D9">
      <w:pPr>
        <w:pStyle w:val="Literaturverzeichnis"/>
        <w:rPr>
          <w:rFonts w:cs="Arial"/>
          <w:lang w:val="en-US"/>
        </w:rPr>
      </w:pPr>
      <w:r w:rsidRPr="00C050D9">
        <w:rPr>
          <w:rFonts w:cs="Arial"/>
          <w:lang w:val="en-US"/>
        </w:rPr>
        <w:t xml:space="preserve">Trad, F., &amp; Chehab, A. (2024). Prompt Engineering or Fine-Tuning? A Case Study on Phishing Detection with Large Language Models. </w:t>
      </w:r>
      <w:r w:rsidRPr="00C050D9">
        <w:rPr>
          <w:rFonts w:cs="Arial"/>
          <w:i/>
          <w:iCs/>
          <w:lang w:val="en-US"/>
        </w:rPr>
        <w:t>Machine Learning and Knowledge Extraction</w:t>
      </w:r>
      <w:r w:rsidRPr="00C050D9">
        <w:rPr>
          <w:rFonts w:cs="Arial"/>
          <w:lang w:val="en-US"/>
        </w:rPr>
        <w:t xml:space="preserve">, </w:t>
      </w:r>
      <w:r w:rsidRPr="00C050D9">
        <w:rPr>
          <w:rFonts w:cs="Arial"/>
          <w:i/>
          <w:iCs/>
          <w:lang w:val="en-US"/>
        </w:rPr>
        <w:t>6</w:t>
      </w:r>
      <w:r w:rsidRPr="00C050D9">
        <w:rPr>
          <w:rFonts w:cs="Arial"/>
          <w:lang w:val="en-US"/>
        </w:rPr>
        <w:t>(1), 367–384. https://doi.org/10.3390/make6010018</w:t>
      </w:r>
    </w:p>
    <w:p w14:paraId="79329B75" w14:textId="77777777" w:rsidR="00C050D9" w:rsidRPr="00C050D9" w:rsidRDefault="00C050D9" w:rsidP="00C050D9">
      <w:pPr>
        <w:pStyle w:val="Literaturverzeichnis"/>
        <w:rPr>
          <w:rFonts w:cs="Arial"/>
        </w:rPr>
      </w:pPr>
      <w:r w:rsidRPr="00C050D9">
        <w:rPr>
          <w:rFonts w:cs="Arial"/>
          <w:lang w:val="en-US"/>
        </w:rPr>
        <w:t xml:space="preserve">Tunstall, L., Werra, L. von, Wolf, T., &amp; </w:t>
      </w:r>
      <w:proofErr w:type="spellStart"/>
      <w:r w:rsidRPr="00C050D9">
        <w:rPr>
          <w:rFonts w:cs="Arial"/>
          <w:lang w:val="en-US"/>
        </w:rPr>
        <w:t>Géron</w:t>
      </w:r>
      <w:proofErr w:type="spellEnd"/>
      <w:r w:rsidRPr="00C050D9">
        <w:rPr>
          <w:rFonts w:cs="Arial"/>
          <w:lang w:val="en-US"/>
        </w:rPr>
        <w:t xml:space="preserve">, A. (2023). </w:t>
      </w:r>
      <w:r w:rsidRPr="00C050D9">
        <w:rPr>
          <w:rFonts w:cs="Arial"/>
          <w:i/>
          <w:iCs/>
        </w:rPr>
        <w:t xml:space="preserve">Natural Language Processing mit Transformern: Sprachanwendungen mit </w:t>
      </w:r>
      <w:proofErr w:type="spellStart"/>
      <w:r w:rsidRPr="00C050D9">
        <w:rPr>
          <w:rFonts w:cs="Arial"/>
          <w:i/>
          <w:iCs/>
        </w:rPr>
        <w:t>Hugging</w:t>
      </w:r>
      <w:proofErr w:type="spellEnd"/>
      <w:r w:rsidRPr="00C050D9">
        <w:rPr>
          <w:rFonts w:cs="Arial"/>
          <w:i/>
          <w:iCs/>
        </w:rPr>
        <w:t xml:space="preserve"> Face erstellen</w:t>
      </w:r>
      <w:r w:rsidRPr="00C050D9">
        <w:rPr>
          <w:rFonts w:cs="Arial"/>
        </w:rPr>
        <w:t xml:space="preserve"> (M. </w:t>
      </w:r>
      <w:proofErr w:type="spellStart"/>
      <w:r w:rsidRPr="00C050D9">
        <w:rPr>
          <w:rFonts w:cs="Arial"/>
        </w:rPr>
        <w:t>Fraaß</w:t>
      </w:r>
      <w:proofErr w:type="spellEnd"/>
      <w:r w:rsidRPr="00C050D9">
        <w:rPr>
          <w:rFonts w:cs="Arial"/>
        </w:rPr>
        <w:t>, Übers.; 2. Aufl.). O’Reilly.</w:t>
      </w:r>
    </w:p>
    <w:p w14:paraId="2582C294" w14:textId="77777777" w:rsidR="00C050D9" w:rsidRPr="00C050D9" w:rsidRDefault="00C050D9" w:rsidP="00C050D9">
      <w:pPr>
        <w:pStyle w:val="Literaturverzeichnis"/>
        <w:rPr>
          <w:rFonts w:cs="Arial"/>
          <w:lang w:val="en-US"/>
        </w:rPr>
      </w:pPr>
      <w:r w:rsidRPr="00C050D9">
        <w:rPr>
          <w:rFonts w:cs="Arial"/>
        </w:rPr>
        <w:t xml:space="preserve">Wei, J., Wang, X., Schuurmans, D., </w:t>
      </w:r>
      <w:proofErr w:type="spellStart"/>
      <w:r w:rsidRPr="00C050D9">
        <w:rPr>
          <w:rFonts w:cs="Arial"/>
        </w:rPr>
        <w:t>Bosma</w:t>
      </w:r>
      <w:proofErr w:type="spellEnd"/>
      <w:r w:rsidRPr="00C050D9">
        <w:rPr>
          <w:rFonts w:cs="Arial"/>
        </w:rPr>
        <w:t xml:space="preserve">, M., </w:t>
      </w:r>
      <w:proofErr w:type="spellStart"/>
      <w:r w:rsidRPr="00C050D9">
        <w:rPr>
          <w:rFonts w:cs="Arial"/>
        </w:rPr>
        <w:t>Ichter</w:t>
      </w:r>
      <w:proofErr w:type="spellEnd"/>
      <w:r w:rsidRPr="00C050D9">
        <w:rPr>
          <w:rFonts w:cs="Arial"/>
        </w:rPr>
        <w:t xml:space="preserve">, B., Xia, F., Chi, E., Le, Q., &amp; Zhou, D. (2023). </w:t>
      </w:r>
      <w:r w:rsidRPr="00C050D9">
        <w:rPr>
          <w:rFonts w:cs="Arial"/>
          <w:i/>
          <w:iCs/>
          <w:lang w:val="en-US"/>
        </w:rPr>
        <w:t>Chain-of-Thought Prompting Elicits Reasoning in Large Language Models</w:t>
      </w:r>
      <w:r w:rsidRPr="00C050D9">
        <w:rPr>
          <w:rFonts w:cs="Arial"/>
          <w:lang w:val="en-US"/>
        </w:rPr>
        <w:t xml:space="preserve"> (arXiv:2201.11903). </w:t>
      </w:r>
      <w:proofErr w:type="spellStart"/>
      <w:r w:rsidRPr="00C050D9">
        <w:rPr>
          <w:rFonts w:cs="Arial"/>
          <w:lang w:val="en-US"/>
        </w:rPr>
        <w:t>arXiv</w:t>
      </w:r>
      <w:proofErr w:type="spellEnd"/>
      <w:r w:rsidRPr="00C050D9">
        <w:rPr>
          <w:rFonts w:cs="Arial"/>
          <w:lang w:val="en-US"/>
        </w:rPr>
        <w:t>. http://arxiv.org/abs/2201.11903</w:t>
      </w:r>
    </w:p>
    <w:p w14:paraId="246F70F9" w14:textId="77777777" w:rsidR="00C050D9" w:rsidRPr="00C050D9" w:rsidRDefault="00C050D9" w:rsidP="00C050D9">
      <w:pPr>
        <w:pStyle w:val="Literaturverzeichnis"/>
        <w:rPr>
          <w:rFonts w:cs="Arial"/>
          <w:lang w:val="en-US"/>
        </w:rPr>
      </w:pPr>
      <w:proofErr w:type="spellStart"/>
      <w:r w:rsidRPr="00C050D9">
        <w:rPr>
          <w:rFonts w:cs="Arial"/>
        </w:rPr>
        <w:t>Yeginbergen</w:t>
      </w:r>
      <w:proofErr w:type="spellEnd"/>
      <w:r w:rsidRPr="00C050D9">
        <w:rPr>
          <w:rFonts w:cs="Arial"/>
        </w:rPr>
        <w:t xml:space="preserve">, A., </w:t>
      </w:r>
      <w:proofErr w:type="spellStart"/>
      <w:r w:rsidRPr="00C050D9">
        <w:rPr>
          <w:rFonts w:cs="Arial"/>
        </w:rPr>
        <w:t>Oronoz</w:t>
      </w:r>
      <w:proofErr w:type="spellEnd"/>
      <w:r w:rsidRPr="00C050D9">
        <w:rPr>
          <w:rFonts w:cs="Arial"/>
        </w:rPr>
        <w:t xml:space="preserve">, M., &amp; </w:t>
      </w:r>
      <w:proofErr w:type="spellStart"/>
      <w:r w:rsidRPr="00C050D9">
        <w:rPr>
          <w:rFonts w:cs="Arial"/>
        </w:rPr>
        <w:t>Agerri</w:t>
      </w:r>
      <w:proofErr w:type="spellEnd"/>
      <w:r w:rsidRPr="00C050D9">
        <w:rPr>
          <w:rFonts w:cs="Arial"/>
        </w:rPr>
        <w:t xml:space="preserve">, R. (2024). </w:t>
      </w:r>
      <w:r w:rsidRPr="00C050D9">
        <w:rPr>
          <w:rFonts w:cs="Arial"/>
          <w:lang w:val="en-US"/>
        </w:rPr>
        <w:t xml:space="preserve">Argument Mining in Data Scarce Settings: Cross-lingual Transfer and Few-shot Techniques. </w:t>
      </w:r>
      <w:r w:rsidRPr="00C050D9">
        <w:rPr>
          <w:rFonts w:cs="Arial"/>
          <w:i/>
          <w:iCs/>
          <w:lang w:val="en-US"/>
        </w:rPr>
        <w:t xml:space="preserve">Proceedings of the 62nd Annual Meeting of the Association for Computational Linguistics </w:t>
      </w:r>
      <w:r w:rsidRPr="00C050D9">
        <w:rPr>
          <w:rFonts w:cs="Arial"/>
          <w:i/>
          <w:iCs/>
          <w:lang w:val="en-US"/>
        </w:rPr>
        <w:lastRenderedPageBreak/>
        <w:t>(Volume 1: Long Papers)</w:t>
      </w:r>
      <w:r w:rsidRPr="00C050D9">
        <w:rPr>
          <w:rFonts w:cs="Arial"/>
          <w:lang w:val="en-US"/>
        </w:rPr>
        <w:t>, 11687–11699. https://doi.org/10.18653/v1/2024.acl-long.628</w:t>
      </w:r>
    </w:p>
    <w:p w14:paraId="71AE7E49" w14:textId="5CA5EAD8"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114" w:name="_Toc187929409"/>
      <w:r w:rsidRPr="00D44F48">
        <w:lastRenderedPageBreak/>
        <w:t>Anhänge &amp; Projektdokumentation</w:t>
      </w:r>
      <w:bookmarkEnd w:id="2114"/>
    </w:p>
    <w:p w14:paraId="1A1AB6CB" w14:textId="6384CA5A" w:rsidR="002E1F8F" w:rsidRDefault="002E1F8F" w:rsidP="002E1F8F">
      <w:r w:rsidRPr="004B4879">
        <w:rPr>
          <w:highlight w:val="yellow"/>
          <w:rPrChange w:id="2115"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116" w:name="_Toc187929410"/>
      <w:r>
        <w:t>Modellvergleich</w:t>
      </w:r>
      <w:bookmarkEnd w:id="2116"/>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51071F"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51071F"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51071F"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 xml:space="preserve">Claude 3.5 </w:t>
            </w:r>
            <w:proofErr w:type="gramStart"/>
            <w:r w:rsidRPr="008972E7">
              <w:t>Sonnet</w:t>
            </w:r>
            <w:proofErr w:type="gramEnd"/>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51071F"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51071F"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51071F"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proofErr w:type="spellStart"/>
            <w:r>
              <w:t>Llama</w:t>
            </w:r>
            <w:proofErr w:type="spellEnd"/>
            <w:r>
              <w:t xml:space="preserve"> </w:t>
            </w:r>
            <w:proofErr w:type="spellStart"/>
            <w:r>
              <w:t>small</w:t>
            </w:r>
            <w:proofErr w:type="spellEnd"/>
            <w:r>
              <w:t xml:space="preserve">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proofErr w:type="spellStart"/>
            <w:r>
              <w:t>Llama</w:t>
            </w:r>
            <w:proofErr w:type="spellEnd"/>
            <w:r>
              <w:t xml:space="preserve"> </w:t>
            </w:r>
            <w:proofErr w:type="spellStart"/>
            <w:r>
              <w:t>small</w:t>
            </w:r>
            <w:proofErr w:type="spellEnd"/>
            <w:r>
              <w:t xml:space="preserve">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proofErr w:type="spellStart"/>
            <w:r>
              <w:t>Llama</w:t>
            </w:r>
            <w:proofErr w:type="spellEnd"/>
            <w:r>
              <w:t xml:space="preserve"> </w:t>
            </w:r>
            <w:proofErr w:type="spellStart"/>
            <w:r>
              <w:t>small</w:t>
            </w:r>
            <w:proofErr w:type="spellEnd"/>
            <w:r>
              <w:t xml:space="preserve">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117" w:author="Ben Fels" w:date="2024-12-22T11:41:00Z" w16du:dateUtc="2024-12-22T10:41:00Z"/>
        </w:rPr>
      </w:pPr>
    </w:p>
    <w:p w14:paraId="22CF2F80" w14:textId="16BEF577" w:rsidR="005F44ED" w:rsidRDefault="005F44ED">
      <w:pPr>
        <w:pStyle w:val="berschrift2"/>
      </w:pPr>
      <w:bookmarkStart w:id="2118" w:name="_Toc187929411"/>
      <w:ins w:id="2119" w:author="Ben Fels" w:date="2024-12-22T11:41:00Z" w16du:dateUtc="2024-12-22T10:41:00Z">
        <w:r>
          <w:lastRenderedPageBreak/>
          <w:t xml:space="preserve">Prompt </w:t>
        </w:r>
        <w:r w:rsidR="007F7952">
          <w:t>Templates</w:t>
        </w:r>
      </w:ins>
      <w:bookmarkEnd w:id="2118"/>
    </w:p>
    <w:p w14:paraId="6B04A080" w14:textId="4F6E1E97" w:rsidR="00662763" w:rsidRDefault="00662763" w:rsidP="00662763">
      <w:r>
        <w:t xml:space="preserve">Hier die </w:t>
      </w:r>
      <w:r w:rsidR="004664A3">
        <w:t>Prompts abbilden. Zum einen schema</w:t>
      </w:r>
      <w:r w:rsidR="0063441A">
        <w:t>tisch aus dem beschri</w:t>
      </w:r>
      <w:r w:rsidR="00185154">
        <w:t>e</w:t>
      </w:r>
      <w:r w:rsidR="0063441A">
        <w:t xml:space="preserve">benen Textbausteinen und zum anderen die </w:t>
      </w:r>
      <w:r w:rsidR="000521A1">
        <w:t>TXT-Dateien.</w:t>
      </w:r>
    </w:p>
    <w:p w14:paraId="3869BFA7" w14:textId="6BFE9DA6" w:rsidR="00831BA6" w:rsidRPr="00831BA6" w:rsidRDefault="00831BA6" w:rsidP="00662763">
      <w:pPr>
        <w:rPr>
          <w:b/>
        </w:rPr>
      </w:pPr>
      <w:r>
        <w:rPr>
          <w:b/>
        </w:rPr>
        <w:t>Zero</w:t>
      </w:r>
      <w:r w:rsidRPr="00831BA6">
        <w:rPr>
          <w:b/>
        </w:rPr>
        <w:t>-Shot Prompts</w:t>
      </w:r>
    </w:p>
    <w:p w14:paraId="23A67B9B" w14:textId="475EBC9F" w:rsidR="007D7DF6" w:rsidRDefault="00E249B3" w:rsidP="00662763">
      <w:r w:rsidRPr="00E249B3">
        <w:drawing>
          <wp:inline distT="0" distB="0" distL="0" distR="0" wp14:anchorId="18770524" wp14:editId="726ECCFA">
            <wp:extent cx="3715095" cy="3168000"/>
            <wp:effectExtent l="0" t="0" r="0" b="0"/>
            <wp:docPr id="187643401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4017" name="Grafik 1" descr="Ein Bild, das Text, Screenshot, Schrift, Zahl enthält.&#10;&#10;Automatisch generierte Beschreibung"/>
                    <pic:cNvPicPr/>
                  </pic:nvPicPr>
                  <pic:blipFill>
                    <a:blip r:embed="rId26"/>
                    <a:stretch>
                      <a:fillRect/>
                    </a:stretch>
                  </pic:blipFill>
                  <pic:spPr>
                    <a:xfrm>
                      <a:off x="0" y="0"/>
                      <a:ext cx="3715095" cy="3168000"/>
                    </a:xfrm>
                    <a:prstGeom prst="rect">
                      <a:avLst/>
                    </a:prstGeom>
                  </pic:spPr>
                </pic:pic>
              </a:graphicData>
            </a:graphic>
          </wp:inline>
        </w:drawing>
      </w:r>
    </w:p>
    <w:p w14:paraId="486535A5" w14:textId="7DF2E464" w:rsidR="00831BA6" w:rsidRPr="00831BA6" w:rsidRDefault="00831BA6" w:rsidP="00662763">
      <w:pPr>
        <w:rPr>
          <w:b/>
        </w:rPr>
      </w:pPr>
      <w:proofErr w:type="spellStart"/>
      <w:r w:rsidRPr="00831BA6">
        <w:rPr>
          <w:b/>
        </w:rPr>
        <w:t>One</w:t>
      </w:r>
      <w:proofErr w:type="spellEnd"/>
      <w:r w:rsidRPr="00831BA6">
        <w:rPr>
          <w:b/>
        </w:rPr>
        <w:t>-Shot Prompts</w:t>
      </w:r>
    </w:p>
    <w:p w14:paraId="565E1092" w14:textId="66E2B364" w:rsidR="00101732" w:rsidRDefault="005F760F" w:rsidP="00662763">
      <w:r w:rsidRPr="005F760F">
        <w:drawing>
          <wp:inline distT="0" distB="0" distL="0" distR="0" wp14:anchorId="2208EF74" wp14:editId="2275AC48">
            <wp:extent cx="4999501" cy="3168000"/>
            <wp:effectExtent l="0" t="0" r="0" b="0"/>
            <wp:docPr id="200042057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20574" name="Grafik 1" descr="Ein Bild, das Text, Screenshot, Schrift, Zahl enthält.&#10;&#10;Automatisch generierte Beschreibung"/>
                    <pic:cNvPicPr/>
                  </pic:nvPicPr>
                  <pic:blipFill>
                    <a:blip r:embed="rId27"/>
                    <a:stretch>
                      <a:fillRect/>
                    </a:stretch>
                  </pic:blipFill>
                  <pic:spPr>
                    <a:xfrm>
                      <a:off x="0" y="0"/>
                      <a:ext cx="4999501" cy="3168000"/>
                    </a:xfrm>
                    <a:prstGeom prst="rect">
                      <a:avLst/>
                    </a:prstGeom>
                  </pic:spPr>
                </pic:pic>
              </a:graphicData>
            </a:graphic>
          </wp:inline>
        </w:drawing>
      </w:r>
    </w:p>
    <w:p w14:paraId="3416D0F2" w14:textId="1A10789F" w:rsidR="005F760F" w:rsidRPr="00662763" w:rsidRDefault="003A4E79" w:rsidP="00662763">
      <w:pPr>
        <w:rPr>
          <w:ins w:id="2120" w:author="Ben Fels" w:date="2024-12-22T11:41:00Z" w16du:dateUtc="2024-12-22T10:41:00Z"/>
        </w:rPr>
      </w:pPr>
      <w:r>
        <w:t xml:space="preserve">Die </w:t>
      </w:r>
      <w:proofErr w:type="spellStart"/>
      <w:r>
        <w:t>Few</w:t>
      </w:r>
      <w:proofErr w:type="spellEnd"/>
      <w:r>
        <w:t xml:space="preserve">-Shot Prompts sind systematisch gleich zu den </w:t>
      </w:r>
      <w:proofErr w:type="spellStart"/>
      <w:r>
        <w:t>One</w:t>
      </w:r>
      <w:proofErr w:type="spellEnd"/>
      <w:r>
        <w:t>-Shot Prompts aufgebaut, jedoch werden mehrere Input-Output-Paare übergeben.</w:t>
      </w:r>
    </w:p>
    <w:p w14:paraId="1E923E30" w14:textId="77777777" w:rsidR="007F7952" w:rsidRPr="002E1F8F" w:rsidRDefault="007F7952" w:rsidP="00BC4A8F"/>
    <w:sectPr w:rsidR="007F7952" w:rsidRPr="002E1F8F" w:rsidSect="00EC6426">
      <w:headerReference w:type="first" r:id="rId28"/>
      <w:footerReference w:type="first" r:id="rId29"/>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80" w:author="Ben Fels" w:date="2025-01-15T08:03:00Z" w:initials="BF">
    <w:p w14:paraId="1546A3B4" w14:textId="77777777" w:rsidR="00D70BE7" w:rsidRDefault="00D70BE7" w:rsidP="00D70BE7">
      <w:pPr>
        <w:pStyle w:val="Kommentartext"/>
      </w:pPr>
      <w:r>
        <w:rPr>
          <w:rStyle w:val="Kommentarzeichen"/>
        </w:rPr>
        <w:annotationRef/>
      </w:r>
      <w:r>
        <w:t>Seitenzahl der Quelle prüfen</w:t>
      </w:r>
    </w:p>
  </w:comment>
  <w:comment w:id="136" w:author="Ben Fels" w:date="2025-01-18T10:21:00Z" w:initials="BF">
    <w:p w14:paraId="12DD8870" w14:textId="77777777" w:rsidR="000D5F2E" w:rsidRDefault="000D5F2E" w:rsidP="000D5F2E">
      <w:pPr>
        <w:pStyle w:val="Kommentartext"/>
      </w:pPr>
      <w:r>
        <w:rPr>
          <w:rStyle w:val="Kommentarzeichen"/>
        </w:rPr>
        <w:annotationRef/>
      </w:r>
      <w:r>
        <w:t>OpenAI bezeichnet es als Prozess. Siehe Docu bei „Text generation“</w:t>
      </w:r>
    </w:p>
  </w:comment>
  <w:comment w:id="159" w:author="Ben Fels" w:date="2025-01-17T18:54:00Z" w:initials="BF">
    <w:p w14:paraId="24C7A8B7" w14:textId="20E90519" w:rsidR="008440EA" w:rsidRDefault="008440EA" w:rsidP="008440EA">
      <w:pPr>
        <w:pStyle w:val="Kommentartext"/>
      </w:pPr>
      <w:r>
        <w:rPr>
          <w:rStyle w:val="Kommentarzeichen"/>
        </w:rPr>
        <w:annotationRef/>
      </w:r>
      <w:r>
        <w:t xml:space="preserve">Welche? Yeginberg, </w:t>
      </w:r>
    </w:p>
  </w:comment>
  <w:comment w:id="169" w:author="Ben Fels" w:date="2024-12-12T16:20:00Z" w:initials="BF">
    <w:p w14:paraId="4DC4C242" w14:textId="2D9D99F2" w:rsidR="003F72C9" w:rsidRDefault="003F72C9" w:rsidP="003F72C9">
      <w:pPr>
        <w:pStyle w:val="Kommentartext"/>
      </w:pPr>
      <w:r>
        <w:rPr>
          <w:rStyle w:val="Kommentarzeichen"/>
        </w:rPr>
        <w:annotationRef/>
      </w:r>
      <w:r>
        <w:t>So in Exposé, sollte durchaus noch umgeschrieben werden</w:t>
      </w:r>
    </w:p>
  </w:comment>
  <w:comment w:id="226"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33"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34"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27"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454" w:author="Ben Fels" w:date="2025-01-15T07:24:00Z" w:initials="BF">
    <w:p w14:paraId="7269906A" w14:textId="77777777" w:rsidR="00BB17BB" w:rsidRDefault="00BB17BB" w:rsidP="00BB17BB">
      <w:pPr>
        <w:pStyle w:val="Kommentartext"/>
      </w:pPr>
      <w:r>
        <w:rPr>
          <w:rStyle w:val="Kommentarzeichen"/>
        </w:rPr>
        <w:annotationRef/>
      </w:r>
      <w:r>
        <w:t>Passt hier m.E. nicht ganz so gut dazu</w:t>
      </w:r>
    </w:p>
  </w:comment>
  <w:comment w:id="592"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651"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656"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665"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666" w:author="Ben Fels" w:date="2025-01-18T09:19:00Z" w:initials="BF">
    <w:p w14:paraId="1524D388" w14:textId="77777777" w:rsidR="00422FB9" w:rsidRDefault="00422FB9" w:rsidP="00422FB9">
      <w:pPr>
        <w:pStyle w:val="Kommentartext"/>
      </w:pPr>
      <w:r>
        <w:rPr>
          <w:rStyle w:val="Kommentarzeichen"/>
        </w:rPr>
        <w:annotationRef/>
      </w:r>
      <w:r>
        <w:t>Ggf. Schema mit daraus resultierender Struktur im Output in den Anhang packen.</w:t>
      </w:r>
    </w:p>
  </w:comment>
  <w:comment w:id="693" w:author="Ben Fels" w:date="2025-01-15T07:11:00Z" w:initials="BF">
    <w:p w14:paraId="6D7F0819" w14:textId="70DD0950" w:rsidR="00063B35" w:rsidRDefault="00063B35" w:rsidP="00063B35">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701" w:author="Ben Fels" w:date="2025-01-18T08:51:00Z" w:initials="BF">
    <w:p w14:paraId="564BFEB5" w14:textId="77777777" w:rsidR="000379CF" w:rsidRDefault="000379CF" w:rsidP="000379CF">
      <w:pPr>
        <w:pStyle w:val="Kommentartext"/>
      </w:pPr>
      <w:r>
        <w:rPr>
          <w:rStyle w:val="Kommentarzeichen"/>
        </w:rPr>
        <w:annotationRef/>
      </w:r>
      <w:r>
        <w:t>Evtl. eher in-context learning</w:t>
      </w:r>
    </w:p>
  </w:comment>
  <w:comment w:id="972"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1055"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113" w:author="Ben Fels" w:date="2025-01-12T15:29:00Z" w:initials="BF">
    <w:p w14:paraId="28C9014D" w14:textId="59CF908F" w:rsidR="009B2AC2" w:rsidRDefault="009B2AC2" w:rsidP="009B2AC2">
      <w:pPr>
        <w:pStyle w:val="Kommentartext"/>
      </w:pPr>
      <w:r>
        <w:rPr>
          <w:rStyle w:val="Kommentarzeichen"/>
        </w:rPr>
        <w:annotationRef/>
      </w:r>
      <w:r>
        <w:t>Muss entfallen, da die Smoothing function in nltk nicht korrekt implementiert ist. Hinweis in Fußzeile vermerken.</w:t>
      </w:r>
    </w:p>
  </w:comment>
  <w:comment w:id="1114" w:author="Ben Fels" w:date="2025-01-12T15:33:00Z" w:initials="BF">
    <w:p w14:paraId="4243C24F" w14:textId="77777777" w:rsidR="009B2AC2" w:rsidRDefault="009B2AC2" w:rsidP="009B2AC2">
      <w:pPr>
        <w:pStyle w:val="Kommentartext"/>
      </w:pPr>
      <w:r>
        <w:rPr>
          <w:rStyle w:val="Kommentarzeichen"/>
        </w:rPr>
        <w:annotationRef/>
      </w:r>
      <w:r>
        <w:t>Oder darauf hinweisen und auf eine andere Smoothing function zurück greifen.</w:t>
      </w:r>
    </w:p>
  </w:comment>
  <w:comment w:id="1115" w:author="Ben Fels" w:date="2025-01-12T15:29:00Z" w:initials="BF">
    <w:p w14:paraId="3C823AA6" w14:textId="77777777" w:rsidR="009B2AC2" w:rsidRDefault="009B2AC2" w:rsidP="009B2AC2">
      <w:pPr>
        <w:pStyle w:val="Kommentartext"/>
      </w:pPr>
      <w:r>
        <w:rPr>
          <w:rStyle w:val="Kommentarzeichen"/>
        </w:rPr>
        <w:annotationRef/>
      </w:r>
      <w:r>
        <w:t>s.o.</w:t>
      </w:r>
    </w:p>
  </w:comment>
  <w:comment w:id="1116" w:author="Ben Fels" w:date="2025-01-12T15:31:00Z" w:initials="BF">
    <w:p w14:paraId="6B10C5FF" w14:textId="77777777" w:rsidR="009B2AC2" w:rsidRDefault="009B2AC2" w:rsidP="009B2AC2">
      <w:pPr>
        <w:pStyle w:val="Kommentartext"/>
      </w:pPr>
      <w:r>
        <w:rPr>
          <w:rStyle w:val="Kommentarzeichen"/>
        </w:rPr>
        <w:annotationRef/>
      </w:r>
      <w:r>
        <w:t>Ggf. korrigieren, sofern geändert.</w:t>
      </w:r>
    </w:p>
  </w:comment>
  <w:comment w:id="1117" w:author="Ben Fels" w:date="2025-01-02T10:01:00Z" w:initials="BF">
    <w:p w14:paraId="7D88C3B7" w14:textId="77777777" w:rsidR="009B2AC2" w:rsidRDefault="009B2AC2" w:rsidP="009B2AC2">
      <w:pPr>
        <w:pStyle w:val="Kommentartext"/>
      </w:pPr>
      <w:r>
        <w:rPr>
          <w:rStyle w:val="Kommentarzeichen"/>
        </w:rPr>
        <w:annotationRef/>
      </w:r>
      <w:r>
        <w:t>Ggf. in Anhang packen</w:t>
      </w:r>
    </w:p>
  </w:comment>
  <w:comment w:id="1119" w:author="Ben Fels" w:date="2025-01-17T14:14:00Z" w:initials="BF">
    <w:p w14:paraId="02C93BE5" w14:textId="77777777" w:rsidR="009B2AC2" w:rsidRDefault="009B2AC2" w:rsidP="009B2AC2">
      <w:pPr>
        <w:pStyle w:val="Kommentartext"/>
      </w:pPr>
      <w:r>
        <w:rPr>
          <w:rStyle w:val="Kommentarzeichen"/>
        </w:rPr>
        <w:annotationRef/>
      </w:r>
      <w:r>
        <w:t xml:space="preserve">Weist auf geringen recall hin </w:t>
      </w:r>
    </w:p>
  </w:comment>
  <w:comment w:id="1186"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235"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295" w:author="Ben Fels" w:date="2024-10-11T11:09:00Z" w:initials="BF">
    <w:p w14:paraId="3525A9B8" w14:textId="3A5DBAAD" w:rsidR="0010647F" w:rsidRDefault="0010647F" w:rsidP="0010647F">
      <w:pPr>
        <w:pStyle w:val="Kommentartext"/>
      </w:pPr>
      <w:r>
        <w:rPr>
          <w:rStyle w:val="Kommentarzeichen"/>
        </w:rPr>
        <w:annotationRef/>
      </w:r>
      <w:r>
        <w:t>Allgemeines Buch als Quelle, ggf. bessere Quelle finden</w:t>
      </w:r>
    </w:p>
  </w:comment>
  <w:comment w:id="1317"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31"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82"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62"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088"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113"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1546A3B4" w15:done="0"/>
  <w15:commentEx w15:paraId="12DD8870" w15:done="0"/>
  <w15:commentEx w15:paraId="24C7A8B7" w15:done="0"/>
  <w15:commentEx w15:paraId="4DC4C242" w15:done="0"/>
  <w15:commentEx w15:paraId="2EF8B8A0" w15:done="0"/>
  <w15:commentEx w15:paraId="3A7B1E3F" w15:done="0"/>
  <w15:commentEx w15:paraId="1D77C598" w15:paraIdParent="3A7B1E3F" w15:done="0"/>
  <w15:commentEx w15:paraId="2FDBEB32" w15:done="0"/>
  <w15:commentEx w15:paraId="7269906A" w15:done="0"/>
  <w15:commentEx w15:paraId="6844D945" w15:done="0"/>
  <w15:commentEx w15:paraId="4F7F0344" w15:done="0"/>
  <w15:commentEx w15:paraId="38EB9EEF" w15:done="0"/>
  <w15:commentEx w15:paraId="3E27C705" w15:done="0"/>
  <w15:commentEx w15:paraId="1524D388" w15:done="0"/>
  <w15:commentEx w15:paraId="6D7F0819" w15:done="0"/>
  <w15:commentEx w15:paraId="564BFEB5" w15:done="0"/>
  <w15:commentEx w15:paraId="3E342C31" w15:done="0"/>
  <w15:commentEx w15:paraId="2F73160B" w15:done="0"/>
  <w15:commentEx w15:paraId="28C9014D" w15:done="0"/>
  <w15:commentEx w15:paraId="4243C24F" w15:paraIdParent="28C9014D" w15:done="0"/>
  <w15:commentEx w15:paraId="3C823AA6" w15:done="0"/>
  <w15:commentEx w15:paraId="6B10C5FF" w15:done="0"/>
  <w15:commentEx w15:paraId="7D88C3B7" w15:done="0"/>
  <w15:commentEx w15:paraId="02C93BE5"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2BB1FC92" w16cex:dateUtc="2025-01-15T07:03:00Z"/>
  <w16cex:commentExtensible w16cex:durableId="4E8A58E9" w16cex:dateUtc="2025-01-18T09:21:00Z"/>
  <w16cex:commentExtensible w16cex:durableId="31F4FD89" w16cex:dateUtc="2025-01-17T17:54: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42AD76E1" w16cex:dateUtc="2025-01-15T06:24:00Z"/>
  <w16cex:commentExtensible w16cex:durableId="2E763F5A" w16cex:dateUtc="2024-12-23T18:11:00Z"/>
  <w16cex:commentExtensible w16cex:durableId="63BE1282" w16cex:dateUtc="2025-01-03T08:00:00Z"/>
  <w16cex:commentExtensible w16cex:durableId="6B9AC107" w16cex:dateUtc="2025-01-03T08:12:00Z"/>
  <w16cex:commentExtensible w16cex:durableId="177183A3" w16cex:dateUtc="2025-01-03T15:12:00Z"/>
  <w16cex:commentExtensible w16cex:durableId="40E600E4" w16cex:dateUtc="2025-01-18T08:19:00Z"/>
  <w16cex:commentExtensible w16cex:durableId="23A83DDB" w16cex:dateUtc="2025-01-15T06:11:00Z"/>
  <w16cex:commentExtensible w16cex:durableId="7A5E5F1C" w16cex:dateUtc="2025-01-18T07:51:00Z"/>
  <w16cex:commentExtensible w16cex:durableId="768114D2" w16cex:dateUtc="2024-12-21T10:19:00Z"/>
  <w16cex:commentExtensible w16cex:durableId="526AA139" w16cex:dateUtc="2025-01-02T10:58: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1546A3B4" w16cid:durableId="2BB1FC92"/>
  <w16cid:commentId w16cid:paraId="12DD8870" w16cid:durableId="4E8A58E9"/>
  <w16cid:commentId w16cid:paraId="24C7A8B7" w16cid:durableId="31F4FD89"/>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7269906A" w16cid:durableId="42AD76E1"/>
  <w16cid:commentId w16cid:paraId="6844D945" w16cid:durableId="2E763F5A"/>
  <w16cid:commentId w16cid:paraId="4F7F0344" w16cid:durableId="63BE1282"/>
  <w16cid:commentId w16cid:paraId="38EB9EEF" w16cid:durableId="6B9AC107"/>
  <w16cid:commentId w16cid:paraId="3E27C705" w16cid:durableId="177183A3"/>
  <w16cid:commentId w16cid:paraId="1524D388" w16cid:durableId="40E600E4"/>
  <w16cid:commentId w16cid:paraId="6D7F0819" w16cid:durableId="23A83DDB"/>
  <w16cid:commentId w16cid:paraId="564BFEB5" w16cid:durableId="7A5E5F1C"/>
  <w16cid:commentId w16cid:paraId="3E342C31" w16cid:durableId="768114D2"/>
  <w16cid:commentId w16cid:paraId="2F73160B" w16cid:durableId="526AA139"/>
  <w16cid:commentId w16cid:paraId="28C9014D" w16cid:durableId="14DFD212"/>
  <w16cid:commentId w16cid:paraId="4243C24F" w16cid:durableId="3B9743A7"/>
  <w16cid:commentId w16cid:paraId="3C823AA6" w16cid:durableId="497AA87F"/>
  <w16cid:commentId w16cid:paraId="6B10C5FF" w16cid:durableId="19DC09B1"/>
  <w16cid:commentId w16cid:paraId="7D88C3B7" w16cid:durableId="754CC8BC"/>
  <w16cid:commentId w16cid:paraId="02C93BE5" w16cid:durableId="5A1A8571"/>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822A97" w14:textId="77777777" w:rsidR="00D27F6E" w:rsidRDefault="00D27F6E" w:rsidP="00FD56D1">
      <w:pPr>
        <w:spacing w:after="0" w:line="240" w:lineRule="auto"/>
      </w:pPr>
      <w:r>
        <w:separator/>
      </w:r>
    </w:p>
  </w:endnote>
  <w:endnote w:type="continuationSeparator" w:id="0">
    <w:p w14:paraId="4E53563C" w14:textId="77777777" w:rsidR="00D27F6E" w:rsidRDefault="00D27F6E"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B554E3" w14:textId="77777777" w:rsidR="00D27F6E" w:rsidRDefault="00D27F6E" w:rsidP="00FD56D1">
      <w:pPr>
        <w:spacing w:after="0" w:line="240" w:lineRule="auto"/>
      </w:pPr>
      <w:r>
        <w:separator/>
      </w:r>
    </w:p>
  </w:footnote>
  <w:footnote w:type="continuationSeparator" w:id="0">
    <w:p w14:paraId="0E8A0F99" w14:textId="77777777" w:rsidR="00D27F6E" w:rsidRDefault="00D27F6E"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56A70CA"/>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1"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DF3D8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055D56"/>
    <w:multiLevelType w:val="hybridMultilevel"/>
    <w:tmpl w:val="046E5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0" w15:restartNumberingAfterBreak="0">
    <w:nsid w:val="47FA7E0E"/>
    <w:multiLevelType w:val="multilevel"/>
    <w:tmpl w:val="02BE8EA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4"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7"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8"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4"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7"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9"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4"/>
  </w:num>
  <w:num w:numId="2" w16cid:durableId="2046178012">
    <w:abstractNumId w:val="34"/>
    <w:lvlOverride w:ilvl="0">
      <w:startOverride w:val="1"/>
    </w:lvlOverride>
  </w:num>
  <w:num w:numId="3" w16cid:durableId="359935943">
    <w:abstractNumId w:val="34"/>
  </w:num>
  <w:num w:numId="4" w16cid:durableId="337511543">
    <w:abstractNumId w:val="34"/>
  </w:num>
  <w:num w:numId="5" w16cid:durableId="1617329229">
    <w:abstractNumId w:val="34"/>
  </w:num>
  <w:num w:numId="6" w16cid:durableId="1814370697">
    <w:abstractNumId w:val="34"/>
  </w:num>
  <w:num w:numId="7" w16cid:durableId="2038501985">
    <w:abstractNumId w:val="29"/>
  </w:num>
  <w:num w:numId="8" w16cid:durableId="1032078438">
    <w:abstractNumId w:val="45"/>
  </w:num>
  <w:num w:numId="9" w16cid:durableId="89936933">
    <w:abstractNumId w:val="39"/>
  </w:num>
  <w:num w:numId="10" w16cid:durableId="276184515">
    <w:abstractNumId w:val="17"/>
  </w:num>
  <w:num w:numId="11" w16cid:durableId="135994511">
    <w:abstractNumId w:val="31"/>
  </w:num>
  <w:num w:numId="12" w16cid:durableId="1972324509">
    <w:abstractNumId w:val="29"/>
  </w:num>
  <w:num w:numId="13" w16cid:durableId="1911648308">
    <w:abstractNumId w:val="29"/>
  </w:num>
  <w:num w:numId="14" w16cid:durableId="1916429761">
    <w:abstractNumId w:val="51"/>
  </w:num>
  <w:num w:numId="15" w16cid:durableId="1498228147">
    <w:abstractNumId w:val="35"/>
  </w:num>
  <w:num w:numId="16" w16cid:durableId="2010517787">
    <w:abstractNumId w:val="3"/>
  </w:num>
  <w:num w:numId="17" w16cid:durableId="2019186091">
    <w:abstractNumId w:val="27"/>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5"/>
  </w:num>
  <w:num w:numId="23" w16cid:durableId="1010254555">
    <w:abstractNumId w:val="52"/>
  </w:num>
  <w:num w:numId="24" w16cid:durableId="1207567488">
    <w:abstractNumId w:val="29"/>
  </w:num>
  <w:num w:numId="25" w16cid:durableId="1728724944">
    <w:abstractNumId w:val="23"/>
  </w:num>
  <w:num w:numId="26" w16cid:durableId="439571368">
    <w:abstractNumId w:val="49"/>
  </w:num>
  <w:num w:numId="27" w16cid:durableId="612326416">
    <w:abstractNumId w:val="8"/>
  </w:num>
  <w:num w:numId="28" w16cid:durableId="1964263734">
    <w:abstractNumId w:val="41"/>
  </w:num>
  <w:num w:numId="29" w16cid:durableId="1627198994">
    <w:abstractNumId w:val="43"/>
  </w:num>
  <w:num w:numId="30" w16cid:durableId="756444286">
    <w:abstractNumId w:val="46"/>
  </w:num>
  <w:num w:numId="31" w16cid:durableId="1744718437">
    <w:abstractNumId w:val="42"/>
  </w:num>
  <w:num w:numId="32" w16cid:durableId="989363084">
    <w:abstractNumId w:val="50"/>
  </w:num>
  <w:num w:numId="33" w16cid:durableId="1262686292">
    <w:abstractNumId w:val="13"/>
  </w:num>
  <w:num w:numId="34" w16cid:durableId="39785757">
    <w:abstractNumId w:val="7"/>
  </w:num>
  <w:num w:numId="35" w16cid:durableId="1663242361">
    <w:abstractNumId w:val="19"/>
  </w:num>
  <w:num w:numId="36" w16cid:durableId="718406644">
    <w:abstractNumId w:val="33"/>
  </w:num>
  <w:num w:numId="37" w16cid:durableId="702557090">
    <w:abstractNumId w:val="37"/>
  </w:num>
  <w:num w:numId="38" w16cid:durableId="334454838">
    <w:abstractNumId w:val="22"/>
  </w:num>
  <w:num w:numId="39" w16cid:durableId="61565964">
    <w:abstractNumId w:val="29"/>
  </w:num>
  <w:num w:numId="40" w16cid:durableId="957831328">
    <w:abstractNumId w:val="29"/>
  </w:num>
  <w:num w:numId="41" w16cid:durableId="1155217636">
    <w:abstractNumId w:val="29"/>
  </w:num>
  <w:num w:numId="42" w16cid:durableId="377511696">
    <w:abstractNumId w:val="29"/>
  </w:num>
  <w:num w:numId="43" w16cid:durableId="408624007">
    <w:abstractNumId w:val="29"/>
  </w:num>
  <w:num w:numId="44" w16cid:durableId="1820148448">
    <w:abstractNumId w:val="29"/>
  </w:num>
  <w:num w:numId="45" w16cid:durableId="13114798">
    <w:abstractNumId w:val="29"/>
  </w:num>
  <w:num w:numId="46" w16cid:durableId="1925147370">
    <w:abstractNumId w:val="29"/>
  </w:num>
  <w:num w:numId="47" w16cid:durableId="1879465115">
    <w:abstractNumId w:val="29"/>
  </w:num>
  <w:num w:numId="48" w16cid:durableId="1300499437">
    <w:abstractNumId w:val="29"/>
  </w:num>
  <w:num w:numId="49" w16cid:durableId="494344809">
    <w:abstractNumId w:val="40"/>
  </w:num>
  <w:num w:numId="50" w16cid:durableId="1938904600">
    <w:abstractNumId w:val="4"/>
  </w:num>
  <w:num w:numId="51" w16cid:durableId="1707876114">
    <w:abstractNumId w:val="21"/>
  </w:num>
  <w:num w:numId="52" w16cid:durableId="1173103392">
    <w:abstractNumId w:val="26"/>
  </w:num>
  <w:num w:numId="53" w16cid:durableId="322976955">
    <w:abstractNumId w:val="5"/>
  </w:num>
  <w:num w:numId="54" w16cid:durableId="1912538791">
    <w:abstractNumId w:val="44"/>
  </w:num>
  <w:num w:numId="55" w16cid:durableId="1013338080">
    <w:abstractNumId w:val="11"/>
  </w:num>
  <w:num w:numId="56" w16cid:durableId="1636331521">
    <w:abstractNumId w:val="2"/>
  </w:num>
  <w:num w:numId="57" w16cid:durableId="1593320635">
    <w:abstractNumId w:val="32"/>
  </w:num>
  <w:num w:numId="58" w16cid:durableId="1595166919">
    <w:abstractNumId w:val="6"/>
  </w:num>
  <w:num w:numId="59" w16cid:durableId="2089301278">
    <w:abstractNumId w:val="47"/>
  </w:num>
  <w:num w:numId="60" w16cid:durableId="1064061208">
    <w:abstractNumId w:val="36"/>
  </w:num>
  <w:num w:numId="61" w16cid:durableId="182595037">
    <w:abstractNumId w:val="20"/>
  </w:num>
  <w:num w:numId="62" w16cid:durableId="1261794624">
    <w:abstractNumId w:val="29"/>
  </w:num>
  <w:num w:numId="63" w16cid:durableId="1020740047">
    <w:abstractNumId w:val="38"/>
  </w:num>
  <w:num w:numId="64" w16cid:durableId="1151825109">
    <w:abstractNumId w:val="48"/>
  </w:num>
  <w:num w:numId="65" w16cid:durableId="440608348">
    <w:abstractNumId w:val="16"/>
  </w:num>
  <w:num w:numId="66" w16cid:durableId="1738360507">
    <w:abstractNumId w:val="1"/>
  </w:num>
  <w:num w:numId="67" w16cid:durableId="1363902161">
    <w:abstractNumId w:val="14"/>
  </w:num>
  <w:num w:numId="68" w16cid:durableId="607398538">
    <w:abstractNumId w:val="12"/>
  </w:num>
  <w:num w:numId="69" w16cid:durableId="366105099">
    <w:abstractNumId w:val="28"/>
  </w:num>
  <w:num w:numId="70" w16cid:durableId="253323222">
    <w:abstractNumId w:val="24"/>
  </w:num>
  <w:num w:numId="71" w16cid:durableId="637953187">
    <w:abstractNumId w:val="30"/>
  </w:num>
  <w:num w:numId="72" w16cid:durableId="1719233307">
    <w:abstractNumId w:val="1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4AFC"/>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5068"/>
    <w:rsid w:val="000355CC"/>
    <w:rsid w:val="00035AC5"/>
    <w:rsid w:val="0003799E"/>
    <w:rsid w:val="000379CF"/>
    <w:rsid w:val="0004037A"/>
    <w:rsid w:val="00040628"/>
    <w:rsid w:val="00040C64"/>
    <w:rsid w:val="000428B9"/>
    <w:rsid w:val="00042C75"/>
    <w:rsid w:val="0004322C"/>
    <w:rsid w:val="0004336D"/>
    <w:rsid w:val="000441C8"/>
    <w:rsid w:val="0004433F"/>
    <w:rsid w:val="00044487"/>
    <w:rsid w:val="00044E8B"/>
    <w:rsid w:val="00045489"/>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17F"/>
    <w:rsid w:val="00054F7B"/>
    <w:rsid w:val="0005574F"/>
    <w:rsid w:val="00055888"/>
    <w:rsid w:val="00056BAB"/>
    <w:rsid w:val="000573DC"/>
    <w:rsid w:val="000574A8"/>
    <w:rsid w:val="00060449"/>
    <w:rsid w:val="00060513"/>
    <w:rsid w:val="00061289"/>
    <w:rsid w:val="00061383"/>
    <w:rsid w:val="000614AA"/>
    <w:rsid w:val="000622D7"/>
    <w:rsid w:val="00062454"/>
    <w:rsid w:val="00063B0F"/>
    <w:rsid w:val="00063B35"/>
    <w:rsid w:val="00063CC1"/>
    <w:rsid w:val="00064773"/>
    <w:rsid w:val="00066536"/>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3DD6"/>
    <w:rsid w:val="00093F5E"/>
    <w:rsid w:val="000949E2"/>
    <w:rsid w:val="00095203"/>
    <w:rsid w:val="00095F2F"/>
    <w:rsid w:val="00096089"/>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E62"/>
    <w:rsid w:val="000B75DC"/>
    <w:rsid w:val="000B7DE9"/>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BF8"/>
    <w:rsid w:val="000D44A0"/>
    <w:rsid w:val="000D48F0"/>
    <w:rsid w:val="000D539C"/>
    <w:rsid w:val="000D5F2E"/>
    <w:rsid w:val="000D7307"/>
    <w:rsid w:val="000D73E1"/>
    <w:rsid w:val="000E12BD"/>
    <w:rsid w:val="000E19D8"/>
    <w:rsid w:val="000E2207"/>
    <w:rsid w:val="000E2577"/>
    <w:rsid w:val="000E34DC"/>
    <w:rsid w:val="000E4FCA"/>
    <w:rsid w:val="000E5127"/>
    <w:rsid w:val="000E51A6"/>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141"/>
    <w:rsid w:val="0010048C"/>
    <w:rsid w:val="00100876"/>
    <w:rsid w:val="00101732"/>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21"/>
    <w:rsid w:val="0011466B"/>
    <w:rsid w:val="00115251"/>
    <w:rsid w:val="001153A8"/>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4C18"/>
    <w:rsid w:val="001364EC"/>
    <w:rsid w:val="00136BD8"/>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1CE"/>
    <w:rsid w:val="001545AA"/>
    <w:rsid w:val="0015490B"/>
    <w:rsid w:val="00154BD4"/>
    <w:rsid w:val="00154E51"/>
    <w:rsid w:val="001552AF"/>
    <w:rsid w:val="0015569E"/>
    <w:rsid w:val="00155869"/>
    <w:rsid w:val="00156262"/>
    <w:rsid w:val="001567B8"/>
    <w:rsid w:val="00156934"/>
    <w:rsid w:val="001578BE"/>
    <w:rsid w:val="00160361"/>
    <w:rsid w:val="001606D2"/>
    <w:rsid w:val="00160F3F"/>
    <w:rsid w:val="001627B0"/>
    <w:rsid w:val="00163016"/>
    <w:rsid w:val="00163182"/>
    <w:rsid w:val="0016431D"/>
    <w:rsid w:val="00164717"/>
    <w:rsid w:val="001647E5"/>
    <w:rsid w:val="001649A3"/>
    <w:rsid w:val="00165108"/>
    <w:rsid w:val="001655B2"/>
    <w:rsid w:val="001657E9"/>
    <w:rsid w:val="00165A68"/>
    <w:rsid w:val="001666F8"/>
    <w:rsid w:val="001669AF"/>
    <w:rsid w:val="00167223"/>
    <w:rsid w:val="00167F8D"/>
    <w:rsid w:val="0017096A"/>
    <w:rsid w:val="00170A19"/>
    <w:rsid w:val="00170A7F"/>
    <w:rsid w:val="00170C3F"/>
    <w:rsid w:val="00170F3F"/>
    <w:rsid w:val="001713AB"/>
    <w:rsid w:val="0017354B"/>
    <w:rsid w:val="00174375"/>
    <w:rsid w:val="001746D3"/>
    <w:rsid w:val="0017497C"/>
    <w:rsid w:val="00174C88"/>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5154"/>
    <w:rsid w:val="00186003"/>
    <w:rsid w:val="0018602D"/>
    <w:rsid w:val="00186BD7"/>
    <w:rsid w:val="001908E1"/>
    <w:rsid w:val="00190BFD"/>
    <w:rsid w:val="00191E34"/>
    <w:rsid w:val="00192FEB"/>
    <w:rsid w:val="0019364B"/>
    <w:rsid w:val="00194345"/>
    <w:rsid w:val="001945F0"/>
    <w:rsid w:val="001946F1"/>
    <w:rsid w:val="00195415"/>
    <w:rsid w:val="00196550"/>
    <w:rsid w:val="00196EB3"/>
    <w:rsid w:val="00197B16"/>
    <w:rsid w:val="001A0219"/>
    <w:rsid w:val="001A0255"/>
    <w:rsid w:val="001A11CD"/>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1F7DFC"/>
    <w:rsid w:val="0020041F"/>
    <w:rsid w:val="00200913"/>
    <w:rsid w:val="00200A7F"/>
    <w:rsid w:val="00200D0E"/>
    <w:rsid w:val="00201933"/>
    <w:rsid w:val="00201BE0"/>
    <w:rsid w:val="00201E41"/>
    <w:rsid w:val="00202801"/>
    <w:rsid w:val="00202808"/>
    <w:rsid w:val="0020310B"/>
    <w:rsid w:val="00203269"/>
    <w:rsid w:val="002040E7"/>
    <w:rsid w:val="0020469F"/>
    <w:rsid w:val="00204D5B"/>
    <w:rsid w:val="00204D6A"/>
    <w:rsid w:val="00204DCC"/>
    <w:rsid w:val="00206467"/>
    <w:rsid w:val="00206631"/>
    <w:rsid w:val="0020785D"/>
    <w:rsid w:val="00210484"/>
    <w:rsid w:val="00210865"/>
    <w:rsid w:val="00210939"/>
    <w:rsid w:val="00210B38"/>
    <w:rsid w:val="00210CAE"/>
    <w:rsid w:val="00211CB7"/>
    <w:rsid w:val="00212183"/>
    <w:rsid w:val="002121D1"/>
    <w:rsid w:val="00212B8C"/>
    <w:rsid w:val="0021345F"/>
    <w:rsid w:val="00214E64"/>
    <w:rsid w:val="002152C9"/>
    <w:rsid w:val="00215583"/>
    <w:rsid w:val="00215630"/>
    <w:rsid w:val="00217233"/>
    <w:rsid w:val="002179EF"/>
    <w:rsid w:val="002206C5"/>
    <w:rsid w:val="00220721"/>
    <w:rsid w:val="0022073C"/>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7B3"/>
    <w:rsid w:val="00240DC7"/>
    <w:rsid w:val="00240E49"/>
    <w:rsid w:val="0024263B"/>
    <w:rsid w:val="00243D8B"/>
    <w:rsid w:val="00244F65"/>
    <w:rsid w:val="002451AF"/>
    <w:rsid w:val="00245240"/>
    <w:rsid w:val="002453C8"/>
    <w:rsid w:val="00246FB5"/>
    <w:rsid w:val="00247D78"/>
    <w:rsid w:val="00250DCB"/>
    <w:rsid w:val="0025116F"/>
    <w:rsid w:val="00251A9F"/>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7470"/>
    <w:rsid w:val="002674EF"/>
    <w:rsid w:val="00267C65"/>
    <w:rsid w:val="002718BF"/>
    <w:rsid w:val="002724C9"/>
    <w:rsid w:val="00273B19"/>
    <w:rsid w:val="0027434F"/>
    <w:rsid w:val="00274D8E"/>
    <w:rsid w:val="00275276"/>
    <w:rsid w:val="0027570F"/>
    <w:rsid w:val="00275ED0"/>
    <w:rsid w:val="00276390"/>
    <w:rsid w:val="002769FE"/>
    <w:rsid w:val="00276A0B"/>
    <w:rsid w:val="00277475"/>
    <w:rsid w:val="002803D0"/>
    <w:rsid w:val="002829B7"/>
    <w:rsid w:val="00282AE0"/>
    <w:rsid w:val="00282C76"/>
    <w:rsid w:val="00283177"/>
    <w:rsid w:val="00283A6D"/>
    <w:rsid w:val="00283FA4"/>
    <w:rsid w:val="00284288"/>
    <w:rsid w:val="002854F4"/>
    <w:rsid w:val="00286A87"/>
    <w:rsid w:val="0028784F"/>
    <w:rsid w:val="002901C5"/>
    <w:rsid w:val="002908AB"/>
    <w:rsid w:val="00291087"/>
    <w:rsid w:val="002921A8"/>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95"/>
    <w:rsid w:val="002B0AED"/>
    <w:rsid w:val="002B0CEF"/>
    <w:rsid w:val="002B2072"/>
    <w:rsid w:val="002B21CD"/>
    <w:rsid w:val="002B2730"/>
    <w:rsid w:val="002B27E3"/>
    <w:rsid w:val="002B2F61"/>
    <w:rsid w:val="002B38E4"/>
    <w:rsid w:val="002B403B"/>
    <w:rsid w:val="002B52F5"/>
    <w:rsid w:val="002B7542"/>
    <w:rsid w:val="002B7E15"/>
    <w:rsid w:val="002C0744"/>
    <w:rsid w:val="002C0F04"/>
    <w:rsid w:val="002C1227"/>
    <w:rsid w:val="002C1B1B"/>
    <w:rsid w:val="002C2C95"/>
    <w:rsid w:val="002C34A8"/>
    <w:rsid w:val="002C461A"/>
    <w:rsid w:val="002C4DE6"/>
    <w:rsid w:val="002C528F"/>
    <w:rsid w:val="002C683F"/>
    <w:rsid w:val="002C6A20"/>
    <w:rsid w:val="002C6F4F"/>
    <w:rsid w:val="002C7F11"/>
    <w:rsid w:val="002D0ABE"/>
    <w:rsid w:val="002D0D56"/>
    <w:rsid w:val="002D214F"/>
    <w:rsid w:val="002D2615"/>
    <w:rsid w:val="002D26E5"/>
    <w:rsid w:val="002D303D"/>
    <w:rsid w:val="002D354F"/>
    <w:rsid w:val="002D38EF"/>
    <w:rsid w:val="002D3BB6"/>
    <w:rsid w:val="002D5191"/>
    <w:rsid w:val="002D5E78"/>
    <w:rsid w:val="002D6596"/>
    <w:rsid w:val="002D71B9"/>
    <w:rsid w:val="002D753F"/>
    <w:rsid w:val="002D75F1"/>
    <w:rsid w:val="002E02DD"/>
    <w:rsid w:val="002E069A"/>
    <w:rsid w:val="002E08B8"/>
    <w:rsid w:val="002E1F8F"/>
    <w:rsid w:val="002E38EC"/>
    <w:rsid w:val="002E3F5A"/>
    <w:rsid w:val="002E4449"/>
    <w:rsid w:val="002E517C"/>
    <w:rsid w:val="002E5D33"/>
    <w:rsid w:val="002E638C"/>
    <w:rsid w:val="002E65AD"/>
    <w:rsid w:val="002E6767"/>
    <w:rsid w:val="002E72E6"/>
    <w:rsid w:val="002F066A"/>
    <w:rsid w:val="002F0726"/>
    <w:rsid w:val="002F0878"/>
    <w:rsid w:val="002F0969"/>
    <w:rsid w:val="002F0D45"/>
    <w:rsid w:val="002F1C43"/>
    <w:rsid w:val="002F2FE7"/>
    <w:rsid w:val="002F33D6"/>
    <w:rsid w:val="002F359C"/>
    <w:rsid w:val="002F409C"/>
    <w:rsid w:val="002F40FF"/>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02C"/>
    <w:rsid w:val="0031133C"/>
    <w:rsid w:val="00312473"/>
    <w:rsid w:val="00312847"/>
    <w:rsid w:val="003143FC"/>
    <w:rsid w:val="003147CB"/>
    <w:rsid w:val="003147E4"/>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563"/>
    <w:rsid w:val="00326B9C"/>
    <w:rsid w:val="00327194"/>
    <w:rsid w:val="00327316"/>
    <w:rsid w:val="00327683"/>
    <w:rsid w:val="00327D55"/>
    <w:rsid w:val="00327E8E"/>
    <w:rsid w:val="003305CA"/>
    <w:rsid w:val="003307A0"/>
    <w:rsid w:val="00330867"/>
    <w:rsid w:val="0033088D"/>
    <w:rsid w:val="00330B78"/>
    <w:rsid w:val="003314A2"/>
    <w:rsid w:val="003315E2"/>
    <w:rsid w:val="00332A34"/>
    <w:rsid w:val="00333219"/>
    <w:rsid w:val="0033372E"/>
    <w:rsid w:val="00333813"/>
    <w:rsid w:val="00333E54"/>
    <w:rsid w:val="0033434B"/>
    <w:rsid w:val="00335921"/>
    <w:rsid w:val="00340487"/>
    <w:rsid w:val="00340813"/>
    <w:rsid w:val="003416F8"/>
    <w:rsid w:val="003423EC"/>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28E"/>
    <w:rsid w:val="003603EC"/>
    <w:rsid w:val="0036067B"/>
    <w:rsid w:val="00360F0F"/>
    <w:rsid w:val="00361F02"/>
    <w:rsid w:val="00362401"/>
    <w:rsid w:val="003626B5"/>
    <w:rsid w:val="0036396C"/>
    <w:rsid w:val="00363DDF"/>
    <w:rsid w:val="003645CF"/>
    <w:rsid w:val="00364A2F"/>
    <w:rsid w:val="00364B09"/>
    <w:rsid w:val="00366093"/>
    <w:rsid w:val="0036667B"/>
    <w:rsid w:val="00366C38"/>
    <w:rsid w:val="003676E5"/>
    <w:rsid w:val="00370472"/>
    <w:rsid w:val="00370EB9"/>
    <w:rsid w:val="0037160D"/>
    <w:rsid w:val="003723AD"/>
    <w:rsid w:val="003726C3"/>
    <w:rsid w:val="003726F7"/>
    <w:rsid w:val="003731C2"/>
    <w:rsid w:val="003740E8"/>
    <w:rsid w:val="00374B64"/>
    <w:rsid w:val="00375107"/>
    <w:rsid w:val="003769C1"/>
    <w:rsid w:val="00376C29"/>
    <w:rsid w:val="003771D8"/>
    <w:rsid w:val="003773D8"/>
    <w:rsid w:val="00381AD5"/>
    <w:rsid w:val="0038201E"/>
    <w:rsid w:val="003826D9"/>
    <w:rsid w:val="00383CBA"/>
    <w:rsid w:val="003840ED"/>
    <w:rsid w:val="00384116"/>
    <w:rsid w:val="0038462E"/>
    <w:rsid w:val="00385494"/>
    <w:rsid w:val="00385810"/>
    <w:rsid w:val="00386A96"/>
    <w:rsid w:val="00386CD0"/>
    <w:rsid w:val="00386DA0"/>
    <w:rsid w:val="00386FF1"/>
    <w:rsid w:val="00387583"/>
    <w:rsid w:val="00387EC2"/>
    <w:rsid w:val="0039087B"/>
    <w:rsid w:val="003912EF"/>
    <w:rsid w:val="003929D4"/>
    <w:rsid w:val="00392AC3"/>
    <w:rsid w:val="003938F6"/>
    <w:rsid w:val="00393A95"/>
    <w:rsid w:val="00393B58"/>
    <w:rsid w:val="00393D94"/>
    <w:rsid w:val="0039456E"/>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F47"/>
    <w:rsid w:val="003A2571"/>
    <w:rsid w:val="003A274E"/>
    <w:rsid w:val="003A3B5A"/>
    <w:rsid w:val="003A4E79"/>
    <w:rsid w:val="003A5172"/>
    <w:rsid w:val="003A58D4"/>
    <w:rsid w:val="003A5C51"/>
    <w:rsid w:val="003A5E27"/>
    <w:rsid w:val="003A5EC9"/>
    <w:rsid w:val="003A61D8"/>
    <w:rsid w:val="003A64B5"/>
    <w:rsid w:val="003A6852"/>
    <w:rsid w:val="003A6B6F"/>
    <w:rsid w:val="003A6CA4"/>
    <w:rsid w:val="003A7433"/>
    <w:rsid w:val="003A78A3"/>
    <w:rsid w:val="003A79CB"/>
    <w:rsid w:val="003B067B"/>
    <w:rsid w:val="003B0C20"/>
    <w:rsid w:val="003B106B"/>
    <w:rsid w:val="003B2124"/>
    <w:rsid w:val="003B3024"/>
    <w:rsid w:val="003B4962"/>
    <w:rsid w:val="003B4CF5"/>
    <w:rsid w:val="003B4E1F"/>
    <w:rsid w:val="003B5091"/>
    <w:rsid w:val="003B5CAB"/>
    <w:rsid w:val="003B6027"/>
    <w:rsid w:val="003B6115"/>
    <w:rsid w:val="003B66EF"/>
    <w:rsid w:val="003B6755"/>
    <w:rsid w:val="003B675C"/>
    <w:rsid w:val="003B6F7E"/>
    <w:rsid w:val="003B70A2"/>
    <w:rsid w:val="003B796A"/>
    <w:rsid w:val="003B7C1E"/>
    <w:rsid w:val="003B7D3B"/>
    <w:rsid w:val="003C1254"/>
    <w:rsid w:val="003C1D9A"/>
    <w:rsid w:val="003C2FAA"/>
    <w:rsid w:val="003C332D"/>
    <w:rsid w:val="003C4443"/>
    <w:rsid w:val="003C44B9"/>
    <w:rsid w:val="003C5439"/>
    <w:rsid w:val="003C543B"/>
    <w:rsid w:val="003C55B1"/>
    <w:rsid w:val="003C5B73"/>
    <w:rsid w:val="003D0473"/>
    <w:rsid w:val="003D0F9B"/>
    <w:rsid w:val="003D1077"/>
    <w:rsid w:val="003D15A1"/>
    <w:rsid w:val="003D1670"/>
    <w:rsid w:val="003D26AC"/>
    <w:rsid w:val="003D3027"/>
    <w:rsid w:val="003D3ACB"/>
    <w:rsid w:val="003D3C6C"/>
    <w:rsid w:val="003D3DD6"/>
    <w:rsid w:val="003D40B0"/>
    <w:rsid w:val="003D4A55"/>
    <w:rsid w:val="003D4B90"/>
    <w:rsid w:val="003D5592"/>
    <w:rsid w:val="003D5D57"/>
    <w:rsid w:val="003D5DEC"/>
    <w:rsid w:val="003D6603"/>
    <w:rsid w:val="003E2A87"/>
    <w:rsid w:val="003E3441"/>
    <w:rsid w:val="003E3AF3"/>
    <w:rsid w:val="003E3BA3"/>
    <w:rsid w:val="003E3BC8"/>
    <w:rsid w:val="003E3FD8"/>
    <w:rsid w:val="003E41A4"/>
    <w:rsid w:val="003E440C"/>
    <w:rsid w:val="003E4762"/>
    <w:rsid w:val="003E4C2A"/>
    <w:rsid w:val="003E5C66"/>
    <w:rsid w:val="003E6C29"/>
    <w:rsid w:val="003E7056"/>
    <w:rsid w:val="003E7999"/>
    <w:rsid w:val="003E7A71"/>
    <w:rsid w:val="003F027F"/>
    <w:rsid w:val="003F0B26"/>
    <w:rsid w:val="003F15F7"/>
    <w:rsid w:val="003F347A"/>
    <w:rsid w:val="003F3F0B"/>
    <w:rsid w:val="003F455C"/>
    <w:rsid w:val="003F4B2A"/>
    <w:rsid w:val="003F51E2"/>
    <w:rsid w:val="003F5885"/>
    <w:rsid w:val="003F58AC"/>
    <w:rsid w:val="003F6990"/>
    <w:rsid w:val="003F72C9"/>
    <w:rsid w:val="003F7823"/>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67"/>
    <w:rsid w:val="00405BFF"/>
    <w:rsid w:val="004075C1"/>
    <w:rsid w:val="00407710"/>
    <w:rsid w:val="00407B48"/>
    <w:rsid w:val="00407C0C"/>
    <w:rsid w:val="00407E05"/>
    <w:rsid w:val="004102B3"/>
    <w:rsid w:val="004102C1"/>
    <w:rsid w:val="0041172E"/>
    <w:rsid w:val="00411AE1"/>
    <w:rsid w:val="00412987"/>
    <w:rsid w:val="004135CC"/>
    <w:rsid w:val="0041371D"/>
    <w:rsid w:val="004150A5"/>
    <w:rsid w:val="00415299"/>
    <w:rsid w:val="004166BE"/>
    <w:rsid w:val="004168F4"/>
    <w:rsid w:val="00416C01"/>
    <w:rsid w:val="00416C7E"/>
    <w:rsid w:val="00416C96"/>
    <w:rsid w:val="00417E1B"/>
    <w:rsid w:val="00420520"/>
    <w:rsid w:val="00420F88"/>
    <w:rsid w:val="00421EF9"/>
    <w:rsid w:val="0042203E"/>
    <w:rsid w:val="00422061"/>
    <w:rsid w:val="004229DF"/>
    <w:rsid w:val="00422C52"/>
    <w:rsid w:val="00422FB9"/>
    <w:rsid w:val="004236A1"/>
    <w:rsid w:val="004237FD"/>
    <w:rsid w:val="00423F50"/>
    <w:rsid w:val="004241B4"/>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491C"/>
    <w:rsid w:val="004565A3"/>
    <w:rsid w:val="00457386"/>
    <w:rsid w:val="00457418"/>
    <w:rsid w:val="004602C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5EAE"/>
    <w:rsid w:val="00475F7D"/>
    <w:rsid w:val="00477121"/>
    <w:rsid w:val="0047771E"/>
    <w:rsid w:val="00477856"/>
    <w:rsid w:val="004779F9"/>
    <w:rsid w:val="004806B5"/>
    <w:rsid w:val="00480A26"/>
    <w:rsid w:val="00480ADD"/>
    <w:rsid w:val="00481400"/>
    <w:rsid w:val="00481850"/>
    <w:rsid w:val="00481C91"/>
    <w:rsid w:val="00481F0C"/>
    <w:rsid w:val="004826A0"/>
    <w:rsid w:val="0048290F"/>
    <w:rsid w:val="00484BE1"/>
    <w:rsid w:val="004851D6"/>
    <w:rsid w:val="00485B60"/>
    <w:rsid w:val="00485C0C"/>
    <w:rsid w:val="00485C68"/>
    <w:rsid w:val="0048688E"/>
    <w:rsid w:val="00486FE0"/>
    <w:rsid w:val="00490397"/>
    <w:rsid w:val="00490F19"/>
    <w:rsid w:val="00491188"/>
    <w:rsid w:val="0049162B"/>
    <w:rsid w:val="004919E0"/>
    <w:rsid w:val="00491A04"/>
    <w:rsid w:val="004930E1"/>
    <w:rsid w:val="00493D6C"/>
    <w:rsid w:val="00494350"/>
    <w:rsid w:val="00494AED"/>
    <w:rsid w:val="00494FD6"/>
    <w:rsid w:val="00495002"/>
    <w:rsid w:val="00495748"/>
    <w:rsid w:val="00495912"/>
    <w:rsid w:val="00495AC8"/>
    <w:rsid w:val="00496C88"/>
    <w:rsid w:val="00497347"/>
    <w:rsid w:val="004A0037"/>
    <w:rsid w:val="004A0436"/>
    <w:rsid w:val="004A0F4F"/>
    <w:rsid w:val="004A1650"/>
    <w:rsid w:val="004A1D82"/>
    <w:rsid w:val="004A2F86"/>
    <w:rsid w:val="004A414C"/>
    <w:rsid w:val="004A42B8"/>
    <w:rsid w:val="004A438E"/>
    <w:rsid w:val="004A4CFE"/>
    <w:rsid w:val="004A50C4"/>
    <w:rsid w:val="004A52C6"/>
    <w:rsid w:val="004A5A26"/>
    <w:rsid w:val="004A62D9"/>
    <w:rsid w:val="004A756C"/>
    <w:rsid w:val="004B015A"/>
    <w:rsid w:val="004B0377"/>
    <w:rsid w:val="004B0945"/>
    <w:rsid w:val="004B0C84"/>
    <w:rsid w:val="004B0F1C"/>
    <w:rsid w:val="004B1C51"/>
    <w:rsid w:val="004B1DD2"/>
    <w:rsid w:val="004B308A"/>
    <w:rsid w:val="004B30A9"/>
    <w:rsid w:val="004B3E05"/>
    <w:rsid w:val="004B3FB2"/>
    <w:rsid w:val="004B4807"/>
    <w:rsid w:val="004B4879"/>
    <w:rsid w:val="004B49FF"/>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390B"/>
    <w:rsid w:val="004C40D6"/>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720D"/>
    <w:rsid w:val="004E043E"/>
    <w:rsid w:val="004E058D"/>
    <w:rsid w:val="004E0E12"/>
    <w:rsid w:val="004E0EAF"/>
    <w:rsid w:val="004E147B"/>
    <w:rsid w:val="004E15B9"/>
    <w:rsid w:val="004E203B"/>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980"/>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5D3B"/>
    <w:rsid w:val="004F6040"/>
    <w:rsid w:val="004F67EA"/>
    <w:rsid w:val="004F6CFB"/>
    <w:rsid w:val="004F78B9"/>
    <w:rsid w:val="005003F5"/>
    <w:rsid w:val="00500497"/>
    <w:rsid w:val="00500B6A"/>
    <w:rsid w:val="00500DBA"/>
    <w:rsid w:val="00500E6A"/>
    <w:rsid w:val="00501AEC"/>
    <w:rsid w:val="00502D3D"/>
    <w:rsid w:val="005032B9"/>
    <w:rsid w:val="00503AE4"/>
    <w:rsid w:val="00503FDA"/>
    <w:rsid w:val="00504819"/>
    <w:rsid w:val="00504AF3"/>
    <w:rsid w:val="00505C0E"/>
    <w:rsid w:val="00506019"/>
    <w:rsid w:val="00506D2E"/>
    <w:rsid w:val="00506F9B"/>
    <w:rsid w:val="00507136"/>
    <w:rsid w:val="005074E6"/>
    <w:rsid w:val="0051071F"/>
    <w:rsid w:val="005111F8"/>
    <w:rsid w:val="0051228A"/>
    <w:rsid w:val="00512C13"/>
    <w:rsid w:val="00513527"/>
    <w:rsid w:val="00513626"/>
    <w:rsid w:val="00513C8B"/>
    <w:rsid w:val="00514362"/>
    <w:rsid w:val="00514B14"/>
    <w:rsid w:val="00515C44"/>
    <w:rsid w:val="00517118"/>
    <w:rsid w:val="005172B0"/>
    <w:rsid w:val="0051760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49B"/>
    <w:rsid w:val="00527B7F"/>
    <w:rsid w:val="0053112E"/>
    <w:rsid w:val="005312FD"/>
    <w:rsid w:val="005313F9"/>
    <w:rsid w:val="0053154A"/>
    <w:rsid w:val="00531E88"/>
    <w:rsid w:val="00531F0B"/>
    <w:rsid w:val="005325B7"/>
    <w:rsid w:val="005326D2"/>
    <w:rsid w:val="0053346D"/>
    <w:rsid w:val="0053354F"/>
    <w:rsid w:val="00533BC3"/>
    <w:rsid w:val="00533C4C"/>
    <w:rsid w:val="005346B3"/>
    <w:rsid w:val="005349C8"/>
    <w:rsid w:val="00534D5D"/>
    <w:rsid w:val="0053517D"/>
    <w:rsid w:val="0053598A"/>
    <w:rsid w:val="00536240"/>
    <w:rsid w:val="00536ADD"/>
    <w:rsid w:val="00536D4B"/>
    <w:rsid w:val="00537411"/>
    <w:rsid w:val="0053759A"/>
    <w:rsid w:val="00537ABB"/>
    <w:rsid w:val="00537D17"/>
    <w:rsid w:val="00537F2E"/>
    <w:rsid w:val="00540A82"/>
    <w:rsid w:val="00541258"/>
    <w:rsid w:val="00542DB7"/>
    <w:rsid w:val="00543B8D"/>
    <w:rsid w:val="005478BC"/>
    <w:rsid w:val="00550443"/>
    <w:rsid w:val="00550C81"/>
    <w:rsid w:val="00552902"/>
    <w:rsid w:val="00552BD2"/>
    <w:rsid w:val="00552BDB"/>
    <w:rsid w:val="00552D86"/>
    <w:rsid w:val="005537D3"/>
    <w:rsid w:val="00554204"/>
    <w:rsid w:val="0055472E"/>
    <w:rsid w:val="00555261"/>
    <w:rsid w:val="0055701E"/>
    <w:rsid w:val="0055773B"/>
    <w:rsid w:val="00560169"/>
    <w:rsid w:val="005616F2"/>
    <w:rsid w:val="00562FE9"/>
    <w:rsid w:val="0056315B"/>
    <w:rsid w:val="00563DAE"/>
    <w:rsid w:val="00563E34"/>
    <w:rsid w:val="00563F3A"/>
    <w:rsid w:val="005645A2"/>
    <w:rsid w:val="005648B7"/>
    <w:rsid w:val="00564B09"/>
    <w:rsid w:val="00564CC8"/>
    <w:rsid w:val="0056573B"/>
    <w:rsid w:val="00566035"/>
    <w:rsid w:val="005662F2"/>
    <w:rsid w:val="005664E8"/>
    <w:rsid w:val="0056662A"/>
    <w:rsid w:val="0056734C"/>
    <w:rsid w:val="00567591"/>
    <w:rsid w:val="005675EE"/>
    <w:rsid w:val="00570631"/>
    <w:rsid w:val="00570712"/>
    <w:rsid w:val="00571197"/>
    <w:rsid w:val="00571EEF"/>
    <w:rsid w:val="005725A7"/>
    <w:rsid w:val="00572A5F"/>
    <w:rsid w:val="00573E38"/>
    <w:rsid w:val="00574189"/>
    <w:rsid w:val="00574BE6"/>
    <w:rsid w:val="005755D9"/>
    <w:rsid w:val="0057574C"/>
    <w:rsid w:val="00576A39"/>
    <w:rsid w:val="00577172"/>
    <w:rsid w:val="0057754A"/>
    <w:rsid w:val="00580D82"/>
    <w:rsid w:val="0058138E"/>
    <w:rsid w:val="00581D8D"/>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279"/>
    <w:rsid w:val="0059342E"/>
    <w:rsid w:val="005939BB"/>
    <w:rsid w:val="0059494E"/>
    <w:rsid w:val="00594D94"/>
    <w:rsid w:val="00595E82"/>
    <w:rsid w:val="00595F38"/>
    <w:rsid w:val="005963E1"/>
    <w:rsid w:val="00596EBE"/>
    <w:rsid w:val="0059738C"/>
    <w:rsid w:val="00597799"/>
    <w:rsid w:val="00597C5D"/>
    <w:rsid w:val="005A0685"/>
    <w:rsid w:val="005A0976"/>
    <w:rsid w:val="005A1231"/>
    <w:rsid w:val="005A1C55"/>
    <w:rsid w:val="005A23AD"/>
    <w:rsid w:val="005A26BC"/>
    <w:rsid w:val="005A2894"/>
    <w:rsid w:val="005A2947"/>
    <w:rsid w:val="005A335A"/>
    <w:rsid w:val="005A394B"/>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A77DA"/>
    <w:rsid w:val="005B059B"/>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40D1"/>
    <w:rsid w:val="005C5518"/>
    <w:rsid w:val="005C558E"/>
    <w:rsid w:val="005C593C"/>
    <w:rsid w:val="005C613C"/>
    <w:rsid w:val="005C66C3"/>
    <w:rsid w:val="005C70B0"/>
    <w:rsid w:val="005C74AB"/>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CB"/>
    <w:rsid w:val="005E25E7"/>
    <w:rsid w:val="005E2EC1"/>
    <w:rsid w:val="005E2FBA"/>
    <w:rsid w:val="005E3FBE"/>
    <w:rsid w:val="005E4059"/>
    <w:rsid w:val="005E6A18"/>
    <w:rsid w:val="005F0478"/>
    <w:rsid w:val="005F06C2"/>
    <w:rsid w:val="005F077E"/>
    <w:rsid w:val="005F1CE4"/>
    <w:rsid w:val="005F1D1A"/>
    <w:rsid w:val="005F21F6"/>
    <w:rsid w:val="005F2D2E"/>
    <w:rsid w:val="005F30A4"/>
    <w:rsid w:val="005F312E"/>
    <w:rsid w:val="005F44A5"/>
    <w:rsid w:val="005F44ED"/>
    <w:rsid w:val="005F4696"/>
    <w:rsid w:val="005F4E55"/>
    <w:rsid w:val="005F6184"/>
    <w:rsid w:val="005F6576"/>
    <w:rsid w:val="005F691C"/>
    <w:rsid w:val="005F69EC"/>
    <w:rsid w:val="005F760F"/>
    <w:rsid w:val="0060062A"/>
    <w:rsid w:val="006011D7"/>
    <w:rsid w:val="00601509"/>
    <w:rsid w:val="00603740"/>
    <w:rsid w:val="00604159"/>
    <w:rsid w:val="006041FB"/>
    <w:rsid w:val="00604EC2"/>
    <w:rsid w:val="00604F6A"/>
    <w:rsid w:val="00605200"/>
    <w:rsid w:val="006057B2"/>
    <w:rsid w:val="00605C4B"/>
    <w:rsid w:val="0060601B"/>
    <w:rsid w:val="0060678A"/>
    <w:rsid w:val="00607BA9"/>
    <w:rsid w:val="00607F2F"/>
    <w:rsid w:val="00612136"/>
    <w:rsid w:val="00612964"/>
    <w:rsid w:val="00612E30"/>
    <w:rsid w:val="00612EBC"/>
    <w:rsid w:val="00613042"/>
    <w:rsid w:val="006136CF"/>
    <w:rsid w:val="006146D5"/>
    <w:rsid w:val="006146DB"/>
    <w:rsid w:val="006150AA"/>
    <w:rsid w:val="006151DE"/>
    <w:rsid w:val="006151E3"/>
    <w:rsid w:val="00615417"/>
    <w:rsid w:val="00615AF5"/>
    <w:rsid w:val="0061650C"/>
    <w:rsid w:val="006167B1"/>
    <w:rsid w:val="00617FD7"/>
    <w:rsid w:val="006202D8"/>
    <w:rsid w:val="00621159"/>
    <w:rsid w:val="0062142E"/>
    <w:rsid w:val="006219D8"/>
    <w:rsid w:val="0062214A"/>
    <w:rsid w:val="0062282A"/>
    <w:rsid w:val="00622CDA"/>
    <w:rsid w:val="006234AC"/>
    <w:rsid w:val="006247FF"/>
    <w:rsid w:val="0062504F"/>
    <w:rsid w:val="006253F8"/>
    <w:rsid w:val="00625650"/>
    <w:rsid w:val="0062666D"/>
    <w:rsid w:val="00626695"/>
    <w:rsid w:val="00626CD6"/>
    <w:rsid w:val="00626DD9"/>
    <w:rsid w:val="006274DC"/>
    <w:rsid w:val="0062762B"/>
    <w:rsid w:val="00631D42"/>
    <w:rsid w:val="00632B5F"/>
    <w:rsid w:val="00633544"/>
    <w:rsid w:val="006337D1"/>
    <w:rsid w:val="0063400D"/>
    <w:rsid w:val="0063441A"/>
    <w:rsid w:val="0063569E"/>
    <w:rsid w:val="006364A3"/>
    <w:rsid w:val="00636B7C"/>
    <w:rsid w:val="00636E9B"/>
    <w:rsid w:val="006372F0"/>
    <w:rsid w:val="00637777"/>
    <w:rsid w:val="00637989"/>
    <w:rsid w:val="006421C1"/>
    <w:rsid w:val="00642363"/>
    <w:rsid w:val="006427D6"/>
    <w:rsid w:val="006429E7"/>
    <w:rsid w:val="00642CE5"/>
    <w:rsid w:val="00642FEC"/>
    <w:rsid w:val="00643A9C"/>
    <w:rsid w:val="00643F0B"/>
    <w:rsid w:val="006441D4"/>
    <w:rsid w:val="006452A6"/>
    <w:rsid w:val="006452EC"/>
    <w:rsid w:val="00645987"/>
    <w:rsid w:val="00645B20"/>
    <w:rsid w:val="00645B67"/>
    <w:rsid w:val="006462FF"/>
    <w:rsid w:val="00646FC8"/>
    <w:rsid w:val="006501E1"/>
    <w:rsid w:val="00650BC2"/>
    <w:rsid w:val="00650C83"/>
    <w:rsid w:val="00651842"/>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818"/>
    <w:rsid w:val="00662763"/>
    <w:rsid w:val="006628EB"/>
    <w:rsid w:val="00662BF2"/>
    <w:rsid w:val="0066378B"/>
    <w:rsid w:val="00663FF7"/>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980"/>
    <w:rsid w:val="00691CC8"/>
    <w:rsid w:val="0069218A"/>
    <w:rsid w:val="006921D3"/>
    <w:rsid w:val="00692743"/>
    <w:rsid w:val="0069356D"/>
    <w:rsid w:val="00693EF0"/>
    <w:rsid w:val="00694E1F"/>
    <w:rsid w:val="00694FEC"/>
    <w:rsid w:val="0069508D"/>
    <w:rsid w:val="00695097"/>
    <w:rsid w:val="00695564"/>
    <w:rsid w:val="0069646E"/>
    <w:rsid w:val="00696711"/>
    <w:rsid w:val="00696C8A"/>
    <w:rsid w:val="006976CD"/>
    <w:rsid w:val="00697C16"/>
    <w:rsid w:val="00697ED8"/>
    <w:rsid w:val="006A015C"/>
    <w:rsid w:val="006A0198"/>
    <w:rsid w:val="006A108D"/>
    <w:rsid w:val="006A1A45"/>
    <w:rsid w:val="006A26C1"/>
    <w:rsid w:val="006A3622"/>
    <w:rsid w:val="006A427F"/>
    <w:rsid w:val="006A4527"/>
    <w:rsid w:val="006A5767"/>
    <w:rsid w:val="006A5F0A"/>
    <w:rsid w:val="006A5F96"/>
    <w:rsid w:val="006A66F6"/>
    <w:rsid w:val="006A7220"/>
    <w:rsid w:val="006A7365"/>
    <w:rsid w:val="006B0454"/>
    <w:rsid w:val="006B1593"/>
    <w:rsid w:val="006B219E"/>
    <w:rsid w:val="006B2411"/>
    <w:rsid w:val="006B277F"/>
    <w:rsid w:val="006B2994"/>
    <w:rsid w:val="006B2B9F"/>
    <w:rsid w:val="006B328D"/>
    <w:rsid w:val="006B32E4"/>
    <w:rsid w:val="006B3770"/>
    <w:rsid w:val="006B3EFC"/>
    <w:rsid w:val="006B48C7"/>
    <w:rsid w:val="006B5225"/>
    <w:rsid w:val="006B5263"/>
    <w:rsid w:val="006B5F55"/>
    <w:rsid w:val="006B7077"/>
    <w:rsid w:val="006B7AB8"/>
    <w:rsid w:val="006B7ECF"/>
    <w:rsid w:val="006C0364"/>
    <w:rsid w:val="006C08E7"/>
    <w:rsid w:val="006C18DB"/>
    <w:rsid w:val="006C2B2F"/>
    <w:rsid w:val="006C3123"/>
    <w:rsid w:val="006C3CFA"/>
    <w:rsid w:val="006C5A76"/>
    <w:rsid w:val="006C5FDF"/>
    <w:rsid w:val="006C6C6F"/>
    <w:rsid w:val="006C710F"/>
    <w:rsid w:val="006C73DC"/>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14BF"/>
    <w:rsid w:val="006E16C5"/>
    <w:rsid w:val="006E2516"/>
    <w:rsid w:val="006E43E6"/>
    <w:rsid w:val="006E4467"/>
    <w:rsid w:val="006E44DC"/>
    <w:rsid w:val="006E4727"/>
    <w:rsid w:val="006E4C1F"/>
    <w:rsid w:val="006E6972"/>
    <w:rsid w:val="006E74C5"/>
    <w:rsid w:val="006E7B3E"/>
    <w:rsid w:val="006E7FED"/>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1F2D"/>
    <w:rsid w:val="00702ABB"/>
    <w:rsid w:val="007031B4"/>
    <w:rsid w:val="007035E1"/>
    <w:rsid w:val="007036F9"/>
    <w:rsid w:val="007041E2"/>
    <w:rsid w:val="00705F00"/>
    <w:rsid w:val="00706616"/>
    <w:rsid w:val="00706842"/>
    <w:rsid w:val="00706D0A"/>
    <w:rsid w:val="0070771E"/>
    <w:rsid w:val="00710366"/>
    <w:rsid w:val="0071067D"/>
    <w:rsid w:val="00712192"/>
    <w:rsid w:val="00713AEA"/>
    <w:rsid w:val="00713DC0"/>
    <w:rsid w:val="00714620"/>
    <w:rsid w:val="0071500A"/>
    <w:rsid w:val="007158CF"/>
    <w:rsid w:val="007159F2"/>
    <w:rsid w:val="00715C14"/>
    <w:rsid w:val="00715EC1"/>
    <w:rsid w:val="0071647B"/>
    <w:rsid w:val="00717851"/>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30409"/>
    <w:rsid w:val="007317C2"/>
    <w:rsid w:val="00731D78"/>
    <w:rsid w:val="00732099"/>
    <w:rsid w:val="0073273D"/>
    <w:rsid w:val="00732C52"/>
    <w:rsid w:val="0073318E"/>
    <w:rsid w:val="007337FC"/>
    <w:rsid w:val="00733976"/>
    <w:rsid w:val="00733A74"/>
    <w:rsid w:val="0073479C"/>
    <w:rsid w:val="00735AC5"/>
    <w:rsid w:val="007377D8"/>
    <w:rsid w:val="007378FE"/>
    <w:rsid w:val="00737CD8"/>
    <w:rsid w:val="00741F25"/>
    <w:rsid w:val="00744545"/>
    <w:rsid w:val="00745761"/>
    <w:rsid w:val="00745A3E"/>
    <w:rsid w:val="00745F72"/>
    <w:rsid w:val="0074673F"/>
    <w:rsid w:val="00746B2B"/>
    <w:rsid w:val="00746CF9"/>
    <w:rsid w:val="00747A58"/>
    <w:rsid w:val="00747E63"/>
    <w:rsid w:val="00750260"/>
    <w:rsid w:val="007509B8"/>
    <w:rsid w:val="00750A22"/>
    <w:rsid w:val="00751D23"/>
    <w:rsid w:val="00753053"/>
    <w:rsid w:val="00754E88"/>
    <w:rsid w:val="0075552C"/>
    <w:rsid w:val="007559D4"/>
    <w:rsid w:val="00755D98"/>
    <w:rsid w:val="007567FE"/>
    <w:rsid w:val="007568B8"/>
    <w:rsid w:val="00756AB6"/>
    <w:rsid w:val="00756B41"/>
    <w:rsid w:val="00756BEF"/>
    <w:rsid w:val="00757D8A"/>
    <w:rsid w:val="007602A7"/>
    <w:rsid w:val="00760B27"/>
    <w:rsid w:val="007612A3"/>
    <w:rsid w:val="00761CC4"/>
    <w:rsid w:val="00761DFA"/>
    <w:rsid w:val="00762C51"/>
    <w:rsid w:val="0076553A"/>
    <w:rsid w:val="00765575"/>
    <w:rsid w:val="00765C3A"/>
    <w:rsid w:val="007679C2"/>
    <w:rsid w:val="007700DD"/>
    <w:rsid w:val="0077044E"/>
    <w:rsid w:val="00771845"/>
    <w:rsid w:val="0077256B"/>
    <w:rsid w:val="007727C9"/>
    <w:rsid w:val="00772A69"/>
    <w:rsid w:val="00772BB6"/>
    <w:rsid w:val="00773FE2"/>
    <w:rsid w:val="007741B2"/>
    <w:rsid w:val="007757CB"/>
    <w:rsid w:val="00775F58"/>
    <w:rsid w:val="00775FD8"/>
    <w:rsid w:val="00777574"/>
    <w:rsid w:val="00777B05"/>
    <w:rsid w:val="00777C95"/>
    <w:rsid w:val="00777E80"/>
    <w:rsid w:val="00780360"/>
    <w:rsid w:val="007809C7"/>
    <w:rsid w:val="00781552"/>
    <w:rsid w:val="00781968"/>
    <w:rsid w:val="007821B7"/>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979D7"/>
    <w:rsid w:val="007A0665"/>
    <w:rsid w:val="007A1156"/>
    <w:rsid w:val="007A12A0"/>
    <w:rsid w:val="007A13A2"/>
    <w:rsid w:val="007A16C6"/>
    <w:rsid w:val="007A1731"/>
    <w:rsid w:val="007A1BC1"/>
    <w:rsid w:val="007A20C7"/>
    <w:rsid w:val="007A244F"/>
    <w:rsid w:val="007A39F8"/>
    <w:rsid w:val="007A4174"/>
    <w:rsid w:val="007A5F08"/>
    <w:rsid w:val="007A5F4D"/>
    <w:rsid w:val="007A6DD5"/>
    <w:rsid w:val="007A6F5A"/>
    <w:rsid w:val="007A763E"/>
    <w:rsid w:val="007B054C"/>
    <w:rsid w:val="007B0813"/>
    <w:rsid w:val="007B1625"/>
    <w:rsid w:val="007B1F1C"/>
    <w:rsid w:val="007B22AB"/>
    <w:rsid w:val="007B28C4"/>
    <w:rsid w:val="007B3584"/>
    <w:rsid w:val="007B4646"/>
    <w:rsid w:val="007B4A42"/>
    <w:rsid w:val="007B4D9C"/>
    <w:rsid w:val="007B51EE"/>
    <w:rsid w:val="007B5762"/>
    <w:rsid w:val="007B6EDC"/>
    <w:rsid w:val="007B6F5C"/>
    <w:rsid w:val="007B7220"/>
    <w:rsid w:val="007B766F"/>
    <w:rsid w:val="007B78D1"/>
    <w:rsid w:val="007B7C10"/>
    <w:rsid w:val="007C03E1"/>
    <w:rsid w:val="007C1863"/>
    <w:rsid w:val="007C3A77"/>
    <w:rsid w:val="007C4829"/>
    <w:rsid w:val="007C4CDD"/>
    <w:rsid w:val="007C4F32"/>
    <w:rsid w:val="007C5BAF"/>
    <w:rsid w:val="007C64DC"/>
    <w:rsid w:val="007C69BA"/>
    <w:rsid w:val="007C6A28"/>
    <w:rsid w:val="007C76BA"/>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16E"/>
    <w:rsid w:val="007D71F8"/>
    <w:rsid w:val="007D7DF6"/>
    <w:rsid w:val="007E052B"/>
    <w:rsid w:val="007E1360"/>
    <w:rsid w:val="007E2B44"/>
    <w:rsid w:val="007E380B"/>
    <w:rsid w:val="007E3928"/>
    <w:rsid w:val="007E3FE6"/>
    <w:rsid w:val="007E535F"/>
    <w:rsid w:val="007E618F"/>
    <w:rsid w:val="007E76C5"/>
    <w:rsid w:val="007F0EC6"/>
    <w:rsid w:val="007F0F62"/>
    <w:rsid w:val="007F13B6"/>
    <w:rsid w:val="007F3896"/>
    <w:rsid w:val="007F3EA1"/>
    <w:rsid w:val="007F495B"/>
    <w:rsid w:val="007F5483"/>
    <w:rsid w:val="007F570E"/>
    <w:rsid w:val="007F5E36"/>
    <w:rsid w:val="007F7270"/>
    <w:rsid w:val="007F7952"/>
    <w:rsid w:val="007F7B7E"/>
    <w:rsid w:val="007F7CEA"/>
    <w:rsid w:val="007F7DBE"/>
    <w:rsid w:val="0080055D"/>
    <w:rsid w:val="00800EF8"/>
    <w:rsid w:val="00800EFE"/>
    <w:rsid w:val="00801F62"/>
    <w:rsid w:val="0080209A"/>
    <w:rsid w:val="00802B46"/>
    <w:rsid w:val="00803181"/>
    <w:rsid w:val="00803244"/>
    <w:rsid w:val="00803829"/>
    <w:rsid w:val="00804174"/>
    <w:rsid w:val="0080435E"/>
    <w:rsid w:val="00804DEE"/>
    <w:rsid w:val="0080523A"/>
    <w:rsid w:val="00805A54"/>
    <w:rsid w:val="0080624D"/>
    <w:rsid w:val="00806E4B"/>
    <w:rsid w:val="00806E52"/>
    <w:rsid w:val="0080773B"/>
    <w:rsid w:val="00807F43"/>
    <w:rsid w:val="008107DD"/>
    <w:rsid w:val="0081164D"/>
    <w:rsid w:val="008126DE"/>
    <w:rsid w:val="00812C36"/>
    <w:rsid w:val="00812CDA"/>
    <w:rsid w:val="00812EEA"/>
    <w:rsid w:val="00815B4D"/>
    <w:rsid w:val="008172ED"/>
    <w:rsid w:val="00817657"/>
    <w:rsid w:val="00817A98"/>
    <w:rsid w:val="00820037"/>
    <w:rsid w:val="00820604"/>
    <w:rsid w:val="00820640"/>
    <w:rsid w:val="00820B99"/>
    <w:rsid w:val="00821D09"/>
    <w:rsid w:val="00821F45"/>
    <w:rsid w:val="00822B95"/>
    <w:rsid w:val="008231DF"/>
    <w:rsid w:val="0082333E"/>
    <w:rsid w:val="0082392C"/>
    <w:rsid w:val="00823FF5"/>
    <w:rsid w:val="0082561E"/>
    <w:rsid w:val="00825AC0"/>
    <w:rsid w:val="008261D0"/>
    <w:rsid w:val="0082674C"/>
    <w:rsid w:val="008267FA"/>
    <w:rsid w:val="00826F3C"/>
    <w:rsid w:val="00827E10"/>
    <w:rsid w:val="00830E12"/>
    <w:rsid w:val="008316DD"/>
    <w:rsid w:val="00831BA6"/>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1FA3"/>
    <w:rsid w:val="0084296D"/>
    <w:rsid w:val="00842B9D"/>
    <w:rsid w:val="00842EB0"/>
    <w:rsid w:val="008440EA"/>
    <w:rsid w:val="00844391"/>
    <w:rsid w:val="00844A26"/>
    <w:rsid w:val="008450DC"/>
    <w:rsid w:val="008464D1"/>
    <w:rsid w:val="008507A9"/>
    <w:rsid w:val="00850934"/>
    <w:rsid w:val="008520FB"/>
    <w:rsid w:val="008527A6"/>
    <w:rsid w:val="00852873"/>
    <w:rsid w:val="008543B9"/>
    <w:rsid w:val="0085445A"/>
    <w:rsid w:val="00854AF8"/>
    <w:rsid w:val="008554E4"/>
    <w:rsid w:val="00856224"/>
    <w:rsid w:val="0085671A"/>
    <w:rsid w:val="008569CD"/>
    <w:rsid w:val="00856B4D"/>
    <w:rsid w:val="00856BB1"/>
    <w:rsid w:val="00856CA6"/>
    <w:rsid w:val="00856E5A"/>
    <w:rsid w:val="00856F90"/>
    <w:rsid w:val="0085732F"/>
    <w:rsid w:val="00857393"/>
    <w:rsid w:val="00857555"/>
    <w:rsid w:val="00860735"/>
    <w:rsid w:val="00860FE8"/>
    <w:rsid w:val="00861117"/>
    <w:rsid w:val="008619BD"/>
    <w:rsid w:val="00861B43"/>
    <w:rsid w:val="00862E9B"/>
    <w:rsid w:val="008631F4"/>
    <w:rsid w:val="00863536"/>
    <w:rsid w:val="00864274"/>
    <w:rsid w:val="00864502"/>
    <w:rsid w:val="00865810"/>
    <w:rsid w:val="0086585C"/>
    <w:rsid w:val="00865CD2"/>
    <w:rsid w:val="00870646"/>
    <w:rsid w:val="0087088B"/>
    <w:rsid w:val="00870C26"/>
    <w:rsid w:val="00871260"/>
    <w:rsid w:val="00871E9C"/>
    <w:rsid w:val="0087216D"/>
    <w:rsid w:val="0087427B"/>
    <w:rsid w:val="008757D1"/>
    <w:rsid w:val="00875D6A"/>
    <w:rsid w:val="00875E62"/>
    <w:rsid w:val="00876D8A"/>
    <w:rsid w:val="0087748B"/>
    <w:rsid w:val="008778D5"/>
    <w:rsid w:val="00877C70"/>
    <w:rsid w:val="00877DAF"/>
    <w:rsid w:val="008805F2"/>
    <w:rsid w:val="008809DC"/>
    <w:rsid w:val="008809E9"/>
    <w:rsid w:val="00880FB2"/>
    <w:rsid w:val="00881009"/>
    <w:rsid w:val="0088122C"/>
    <w:rsid w:val="008814F7"/>
    <w:rsid w:val="00881DBC"/>
    <w:rsid w:val="008821C5"/>
    <w:rsid w:val="008833CB"/>
    <w:rsid w:val="0088383C"/>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6D3"/>
    <w:rsid w:val="008906DC"/>
    <w:rsid w:val="0089080E"/>
    <w:rsid w:val="00890A51"/>
    <w:rsid w:val="00890F18"/>
    <w:rsid w:val="008917B9"/>
    <w:rsid w:val="008937FD"/>
    <w:rsid w:val="00893831"/>
    <w:rsid w:val="00893C91"/>
    <w:rsid w:val="00893D7A"/>
    <w:rsid w:val="00894C2F"/>
    <w:rsid w:val="00894CAA"/>
    <w:rsid w:val="00895A9C"/>
    <w:rsid w:val="00896368"/>
    <w:rsid w:val="00896565"/>
    <w:rsid w:val="008972E7"/>
    <w:rsid w:val="008A02FB"/>
    <w:rsid w:val="008A06AE"/>
    <w:rsid w:val="008A07C9"/>
    <w:rsid w:val="008A0B02"/>
    <w:rsid w:val="008A1502"/>
    <w:rsid w:val="008A1944"/>
    <w:rsid w:val="008A1987"/>
    <w:rsid w:val="008A3331"/>
    <w:rsid w:val="008A3763"/>
    <w:rsid w:val="008A37AB"/>
    <w:rsid w:val="008A5983"/>
    <w:rsid w:val="008A5CF9"/>
    <w:rsid w:val="008A60F7"/>
    <w:rsid w:val="008A63F8"/>
    <w:rsid w:val="008A7451"/>
    <w:rsid w:val="008B1328"/>
    <w:rsid w:val="008B186B"/>
    <w:rsid w:val="008B1CB0"/>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1E11"/>
    <w:rsid w:val="008C2CDB"/>
    <w:rsid w:val="008C2DCD"/>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6C"/>
    <w:rsid w:val="008D437C"/>
    <w:rsid w:val="008D4D1D"/>
    <w:rsid w:val="008D50AB"/>
    <w:rsid w:val="008D58F8"/>
    <w:rsid w:val="008D5A55"/>
    <w:rsid w:val="008D6647"/>
    <w:rsid w:val="008D67C0"/>
    <w:rsid w:val="008D682B"/>
    <w:rsid w:val="008E029D"/>
    <w:rsid w:val="008E046B"/>
    <w:rsid w:val="008E1C19"/>
    <w:rsid w:val="008E1D91"/>
    <w:rsid w:val="008E2F22"/>
    <w:rsid w:val="008E390B"/>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6DE"/>
    <w:rsid w:val="00922B92"/>
    <w:rsid w:val="00922DF5"/>
    <w:rsid w:val="00923D7F"/>
    <w:rsid w:val="0092531F"/>
    <w:rsid w:val="00925718"/>
    <w:rsid w:val="00926BA5"/>
    <w:rsid w:val="009308A8"/>
    <w:rsid w:val="009309B1"/>
    <w:rsid w:val="009313F1"/>
    <w:rsid w:val="00931568"/>
    <w:rsid w:val="00931A51"/>
    <w:rsid w:val="00931E7D"/>
    <w:rsid w:val="00932D03"/>
    <w:rsid w:val="00932D82"/>
    <w:rsid w:val="00932DAE"/>
    <w:rsid w:val="00932E38"/>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0A7F"/>
    <w:rsid w:val="009414DD"/>
    <w:rsid w:val="00941EAA"/>
    <w:rsid w:val="00941F9C"/>
    <w:rsid w:val="00941FE8"/>
    <w:rsid w:val="00942177"/>
    <w:rsid w:val="00942466"/>
    <w:rsid w:val="00942CD1"/>
    <w:rsid w:val="009432A6"/>
    <w:rsid w:val="009437BE"/>
    <w:rsid w:val="00944592"/>
    <w:rsid w:val="009458A9"/>
    <w:rsid w:val="009464AD"/>
    <w:rsid w:val="00946AEF"/>
    <w:rsid w:val="009475F3"/>
    <w:rsid w:val="00947ADE"/>
    <w:rsid w:val="00950048"/>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7999"/>
    <w:rsid w:val="00957BC5"/>
    <w:rsid w:val="009606D1"/>
    <w:rsid w:val="00961A2A"/>
    <w:rsid w:val="00961A84"/>
    <w:rsid w:val="00962588"/>
    <w:rsid w:val="0096348C"/>
    <w:rsid w:val="00963AD3"/>
    <w:rsid w:val="009643B4"/>
    <w:rsid w:val="00965CED"/>
    <w:rsid w:val="00965EE8"/>
    <w:rsid w:val="00966511"/>
    <w:rsid w:val="00966754"/>
    <w:rsid w:val="009674D3"/>
    <w:rsid w:val="00967801"/>
    <w:rsid w:val="00970549"/>
    <w:rsid w:val="00970574"/>
    <w:rsid w:val="00970B50"/>
    <w:rsid w:val="00970FE2"/>
    <w:rsid w:val="00970FF1"/>
    <w:rsid w:val="0097103E"/>
    <w:rsid w:val="009715B6"/>
    <w:rsid w:val="00971EC0"/>
    <w:rsid w:val="009731C3"/>
    <w:rsid w:val="009736EA"/>
    <w:rsid w:val="00973A45"/>
    <w:rsid w:val="00973AA3"/>
    <w:rsid w:val="0097426F"/>
    <w:rsid w:val="009742EE"/>
    <w:rsid w:val="009743F5"/>
    <w:rsid w:val="00974A7D"/>
    <w:rsid w:val="00975C80"/>
    <w:rsid w:val="00976E6E"/>
    <w:rsid w:val="00976EBE"/>
    <w:rsid w:val="0097711D"/>
    <w:rsid w:val="009771F7"/>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989"/>
    <w:rsid w:val="00992FF2"/>
    <w:rsid w:val="00993167"/>
    <w:rsid w:val="00993E5E"/>
    <w:rsid w:val="00995D0D"/>
    <w:rsid w:val="00995E10"/>
    <w:rsid w:val="00995E39"/>
    <w:rsid w:val="00996154"/>
    <w:rsid w:val="00996D37"/>
    <w:rsid w:val="00997CBA"/>
    <w:rsid w:val="009A1ACA"/>
    <w:rsid w:val="009A1C4F"/>
    <w:rsid w:val="009A1D0F"/>
    <w:rsid w:val="009A1F58"/>
    <w:rsid w:val="009A222C"/>
    <w:rsid w:val="009A2D1F"/>
    <w:rsid w:val="009A3330"/>
    <w:rsid w:val="009A36B2"/>
    <w:rsid w:val="009A4EF9"/>
    <w:rsid w:val="009A54C3"/>
    <w:rsid w:val="009A5BFF"/>
    <w:rsid w:val="009A6005"/>
    <w:rsid w:val="009A7E2F"/>
    <w:rsid w:val="009B0495"/>
    <w:rsid w:val="009B0752"/>
    <w:rsid w:val="009B1874"/>
    <w:rsid w:val="009B1E46"/>
    <w:rsid w:val="009B2201"/>
    <w:rsid w:val="009B2871"/>
    <w:rsid w:val="009B2AC2"/>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663"/>
    <w:rsid w:val="009C1E97"/>
    <w:rsid w:val="009C2379"/>
    <w:rsid w:val="009C26EA"/>
    <w:rsid w:val="009C298A"/>
    <w:rsid w:val="009C31CF"/>
    <w:rsid w:val="009C5C36"/>
    <w:rsid w:val="009C73B9"/>
    <w:rsid w:val="009C7AC9"/>
    <w:rsid w:val="009D0848"/>
    <w:rsid w:val="009D0930"/>
    <w:rsid w:val="009D555D"/>
    <w:rsid w:val="009D6143"/>
    <w:rsid w:val="009D64ED"/>
    <w:rsid w:val="009D6FAF"/>
    <w:rsid w:val="009E053C"/>
    <w:rsid w:val="009E08AA"/>
    <w:rsid w:val="009E1404"/>
    <w:rsid w:val="009E1511"/>
    <w:rsid w:val="009E1531"/>
    <w:rsid w:val="009E1BF7"/>
    <w:rsid w:val="009E27CB"/>
    <w:rsid w:val="009E2E43"/>
    <w:rsid w:val="009E3F92"/>
    <w:rsid w:val="009E427A"/>
    <w:rsid w:val="009E4573"/>
    <w:rsid w:val="009E5C33"/>
    <w:rsid w:val="009E662C"/>
    <w:rsid w:val="009E6789"/>
    <w:rsid w:val="009E71F3"/>
    <w:rsid w:val="009F0C06"/>
    <w:rsid w:val="009F0D64"/>
    <w:rsid w:val="009F1957"/>
    <w:rsid w:val="009F1B79"/>
    <w:rsid w:val="009F2204"/>
    <w:rsid w:val="009F25EF"/>
    <w:rsid w:val="009F26D9"/>
    <w:rsid w:val="009F27F9"/>
    <w:rsid w:val="009F2CDB"/>
    <w:rsid w:val="009F34B2"/>
    <w:rsid w:val="009F35FC"/>
    <w:rsid w:val="009F3740"/>
    <w:rsid w:val="009F3849"/>
    <w:rsid w:val="009F4187"/>
    <w:rsid w:val="009F4724"/>
    <w:rsid w:val="009F4A65"/>
    <w:rsid w:val="009F4B55"/>
    <w:rsid w:val="009F5B08"/>
    <w:rsid w:val="009F668D"/>
    <w:rsid w:val="009F6B90"/>
    <w:rsid w:val="009F6DC9"/>
    <w:rsid w:val="009F6F30"/>
    <w:rsid w:val="009F7637"/>
    <w:rsid w:val="009F7F86"/>
    <w:rsid w:val="00A01EBD"/>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A57"/>
    <w:rsid w:val="00A14B3E"/>
    <w:rsid w:val="00A16289"/>
    <w:rsid w:val="00A17822"/>
    <w:rsid w:val="00A20610"/>
    <w:rsid w:val="00A21583"/>
    <w:rsid w:val="00A2162F"/>
    <w:rsid w:val="00A21F60"/>
    <w:rsid w:val="00A22162"/>
    <w:rsid w:val="00A222A1"/>
    <w:rsid w:val="00A2252A"/>
    <w:rsid w:val="00A22644"/>
    <w:rsid w:val="00A22713"/>
    <w:rsid w:val="00A24036"/>
    <w:rsid w:val="00A243E1"/>
    <w:rsid w:val="00A248FB"/>
    <w:rsid w:val="00A2573B"/>
    <w:rsid w:val="00A26169"/>
    <w:rsid w:val="00A26612"/>
    <w:rsid w:val="00A267A8"/>
    <w:rsid w:val="00A26CE4"/>
    <w:rsid w:val="00A26D4A"/>
    <w:rsid w:val="00A27796"/>
    <w:rsid w:val="00A2795A"/>
    <w:rsid w:val="00A27970"/>
    <w:rsid w:val="00A30D5C"/>
    <w:rsid w:val="00A30EAF"/>
    <w:rsid w:val="00A316A4"/>
    <w:rsid w:val="00A32228"/>
    <w:rsid w:val="00A32525"/>
    <w:rsid w:val="00A32655"/>
    <w:rsid w:val="00A326A8"/>
    <w:rsid w:val="00A32CDF"/>
    <w:rsid w:val="00A346F1"/>
    <w:rsid w:val="00A3491C"/>
    <w:rsid w:val="00A349F3"/>
    <w:rsid w:val="00A34D47"/>
    <w:rsid w:val="00A35193"/>
    <w:rsid w:val="00A35335"/>
    <w:rsid w:val="00A35926"/>
    <w:rsid w:val="00A35D5E"/>
    <w:rsid w:val="00A3619D"/>
    <w:rsid w:val="00A37621"/>
    <w:rsid w:val="00A40614"/>
    <w:rsid w:val="00A407DB"/>
    <w:rsid w:val="00A408A2"/>
    <w:rsid w:val="00A40E53"/>
    <w:rsid w:val="00A40ED6"/>
    <w:rsid w:val="00A411C4"/>
    <w:rsid w:val="00A42756"/>
    <w:rsid w:val="00A427F3"/>
    <w:rsid w:val="00A428D9"/>
    <w:rsid w:val="00A42C0D"/>
    <w:rsid w:val="00A4342F"/>
    <w:rsid w:val="00A43830"/>
    <w:rsid w:val="00A43DF9"/>
    <w:rsid w:val="00A43E50"/>
    <w:rsid w:val="00A44628"/>
    <w:rsid w:val="00A45BC1"/>
    <w:rsid w:val="00A464A9"/>
    <w:rsid w:val="00A46BA7"/>
    <w:rsid w:val="00A47C83"/>
    <w:rsid w:val="00A47D51"/>
    <w:rsid w:val="00A5057D"/>
    <w:rsid w:val="00A50D30"/>
    <w:rsid w:val="00A5187F"/>
    <w:rsid w:val="00A51F5C"/>
    <w:rsid w:val="00A53F11"/>
    <w:rsid w:val="00A54018"/>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87B"/>
    <w:rsid w:val="00A70ABD"/>
    <w:rsid w:val="00A71639"/>
    <w:rsid w:val="00A71B20"/>
    <w:rsid w:val="00A72529"/>
    <w:rsid w:val="00A7271C"/>
    <w:rsid w:val="00A7333B"/>
    <w:rsid w:val="00A738F3"/>
    <w:rsid w:val="00A73977"/>
    <w:rsid w:val="00A73D94"/>
    <w:rsid w:val="00A74E28"/>
    <w:rsid w:val="00A75FA4"/>
    <w:rsid w:val="00A76B67"/>
    <w:rsid w:val="00A7767C"/>
    <w:rsid w:val="00A778C3"/>
    <w:rsid w:val="00A77CE4"/>
    <w:rsid w:val="00A811B2"/>
    <w:rsid w:val="00A81553"/>
    <w:rsid w:val="00A81A1F"/>
    <w:rsid w:val="00A81C43"/>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1E2"/>
    <w:rsid w:val="00AA1D07"/>
    <w:rsid w:val="00AA2B99"/>
    <w:rsid w:val="00AA2CFC"/>
    <w:rsid w:val="00AA3048"/>
    <w:rsid w:val="00AA40F1"/>
    <w:rsid w:val="00AA48B8"/>
    <w:rsid w:val="00AA4FCE"/>
    <w:rsid w:val="00AA5703"/>
    <w:rsid w:val="00AA5E24"/>
    <w:rsid w:val="00AA604F"/>
    <w:rsid w:val="00AA6396"/>
    <w:rsid w:val="00AA64C3"/>
    <w:rsid w:val="00AA6B1B"/>
    <w:rsid w:val="00AA71FB"/>
    <w:rsid w:val="00AA74AE"/>
    <w:rsid w:val="00AB147D"/>
    <w:rsid w:val="00AB2BC5"/>
    <w:rsid w:val="00AB2E43"/>
    <w:rsid w:val="00AB38A4"/>
    <w:rsid w:val="00AB480C"/>
    <w:rsid w:val="00AB5CFC"/>
    <w:rsid w:val="00AB65F2"/>
    <w:rsid w:val="00AB67DD"/>
    <w:rsid w:val="00AB7B46"/>
    <w:rsid w:val="00AB7DA7"/>
    <w:rsid w:val="00AC0028"/>
    <w:rsid w:val="00AC06CA"/>
    <w:rsid w:val="00AC2170"/>
    <w:rsid w:val="00AC2AAF"/>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1F44"/>
    <w:rsid w:val="00AE23F6"/>
    <w:rsid w:val="00AE35B2"/>
    <w:rsid w:val="00AE4917"/>
    <w:rsid w:val="00AE6A32"/>
    <w:rsid w:val="00AE6A3C"/>
    <w:rsid w:val="00AE6F36"/>
    <w:rsid w:val="00AF278D"/>
    <w:rsid w:val="00AF2FB8"/>
    <w:rsid w:val="00AF363F"/>
    <w:rsid w:val="00AF45D9"/>
    <w:rsid w:val="00AF55F9"/>
    <w:rsid w:val="00AF6152"/>
    <w:rsid w:val="00AF699E"/>
    <w:rsid w:val="00AF7D22"/>
    <w:rsid w:val="00B01172"/>
    <w:rsid w:val="00B029F6"/>
    <w:rsid w:val="00B03719"/>
    <w:rsid w:val="00B03A70"/>
    <w:rsid w:val="00B03B84"/>
    <w:rsid w:val="00B057C2"/>
    <w:rsid w:val="00B0596A"/>
    <w:rsid w:val="00B05C49"/>
    <w:rsid w:val="00B05E46"/>
    <w:rsid w:val="00B06592"/>
    <w:rsid w:val="00B06639"/>
    <w:rsid w:val="00B066CF"/>
    <w:rsid w:val="00B06D3D"/>
    <w:rsid w:val="00B1066B"/>
    <w:rsid w:val="00B12C3F"/>
    <w:rsid w:val="00B13522"/>
    <w:rsid w:val="00B1398E"/>
    <w:rsid w:val="00B13CBF"/>
    <w:rsid w:val="00B14902"/>
    <w:rsid w:val="00B14C0A"/>
    <w:rsid w:val="00B15028"/>
    <w:rsid w:val="00B1630D"/>
    <w:rsid w:val="00B16867"/>
    <w:rsid w:val="00B1740E"/>
    <w:rsid w:val="00B1789E"/>
    <w:rsid w:val="00B17946"/>
    <w:rsid w:val="00B20BF7"/>
    <w:rsid w:val="00B20D3A"/>
    <w:rsid w:val="00B20F82"/>
    <w:rsid w:val="00B21691"/>
    <w:rsid w:val="00B22306"/>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6D6"/>
    <w:rsid w:val="00B33904"/>
    <w:rsid w:val="00B3513B"/>
    <w:rsid w:val="00B36212"/>
    <w:rsid w:val="00B365E5"/>
    <w:rsid w:val="00B365FE"/>
    <w:rsid w:val="00B36738"/>
    <w:rsid w:val="00B36B38"/>
    <w:rsid w:val="00B36E3B"/>
    <w:rsid w:val="00B37C04"/>
    <w:rsid w:val="00B40158"/>
    <w:rsid w:val="00B4018E"/>
    <w:rsid w:val="00B40715"/>
    <w:rsid w:val="00B40D6B"/>
    <w:rsid w:val="00B428C1"/>
    <w:rsid w:val="00B449A1"/>
    <w:rsid w:val="00B44F05"/>
    <w:rsid w:val="00B451F9"/>
    <w:rsid w:val="00B46597"/>
    <w:rsid w:val="00B465DD"/>
    <w:rsid w:val="00B46BF1"/>
    <w:rsid w:val="00B46C22"/>
    <w:rsid w:val="00B475AA"/>
    <w:rsid w:val="00B50ACA"/>
    <w:rsid w:val="00B51C27"/>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FCC"/>
    <w:rsid w:val="00B719E9"/>
    <w:rsid w:val="00B727CF"/>
    <w:rsid w:val="00B72C1C"/>
    <w:rsid w:val="00B72C60"/>
    <w:rsid w:val="00B72F27"/>
    <w:rsid w:val="00B74873"/>
    <w:rsid w:val="00B74904"/>
    <w:rsid w:val="00B74EB9"/>
    <w:rsid w:val="00B75B46"/>
    <w:rsid w:val="00B76032"/>
    <w:rsid w:val="00B76E08"/>
    <w:rsid w:val="00B779AF"/>
    <w:rsid w:val="00B77F67"/>
    <w:rsid w:val="00B80272"/>
    <w:rsid w:val="00B81A72"/>
    <w:rsid w:val="00B8221D"/>
    <w:rsid w:val="00B8286A"/>
    <w:rsid w:val="00B830AC"/>
    <w:rsid w:val="00B83655"/>
    <w:rsid w:val="00B84280"/>
    <w:rsid w:val="00B8431D"/>
    <w:rsid w:val="00B84554"/>
    <w:rsid w:val="00B858F0"/>
    <w:rsid w:val="00B861A8"/>
    <w:rsid w:val="00B86AEF"/>
    <w:rsid w:val="00B876DB"/>
    <w:rsid w:val="00B90517"/>
    <w:rsid w:val="00B9084A"/>
    <w:rsid w:val="00B90A58"/>
    <w:rsid w:val="00B90B72"/>
    <w:rsid w:val="00B910E6"/>
    <w:rsid w:val="00B916B2"/>
    <w:rsid w:val="00B91A8D"/>
    <w:rsid w:val="00B91FAC"/>
    <w:rsid w:val="00B92C86"/>
    <w:rsid w:val="00B93810"/>
    <w:rsid w:val="00B9408B"/>
    <w:rsid w:val="00B95707"/>
    <w:rsid w:val="00B95E54"/>
    <w:rsid w:val="00B9610F"/>
    <w:rsid w:val="00B967F4"/>
    <w:rsid w:val="00B96CE1"/>
    <w:rsid w:val="00BA0039"/>
    <w:rsid w:val="00BA0DD0"/>
    <w:rsid w:val="00BA1230"/>
    <w:rsid w:val="00BA13AE"/>
    <w:rsid w:val="00BA1948"/>
    <w:rsid w:val="00BA1CE8"/>
    <w:rsid w:val="00BA2245"/>
    <w:rsid w:val="00BA22D6"/>
    <w:rsid w:val="00BA2887"/>
    <w:rsid w:val="00BA334A"/>
    <w:rsid w:val="00BA4466"/>
    <w:rsid w:val="00BA4DD7"/>
    <w:rsid w:val="00BA5885"/>
    <w:rsid w:val="00BA75E2"/>
    <w:rsid w:val="00BB0C86"/>
    <w:rsid w:val="00BB0D54"/>
    <w:rsid w:val="00BB17BB"/>
    <w:rsid w:val="00BB1B39"/>
    <w:rsid w:val="00BB2046"/>
    <w:rsid w:val="00BB286E"/>
    <w:rsid w:val="00BB2982"/>
    <w:rsid w:val="00BB2CB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0B20"/>
    <w:rsid w:val="00BE2782"/>
    <w:rsid w:val="00BE2856"/>
    <w:rsid w:val="00BE2ABD"/>
    <w:rsid w:val="00BE2FD7"/>
    <w:rsid w:val="00BE3073"/>
    <w:rsid w:val="00BE36DB"/>
    <w:rsid w:val="00BE4644"/>
    <w:rsid w:val="00BE49DD"/>
    <w:rsid w:val="00BE512A"/>
    <w:rsid w:val="00BE5DB2"/>
    <w:rsid w:val="00BE6BDE"/>
    <w:rsid w:val="00BE6BEB"/>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27C1"/>
    <w:rsid w:val="00C02E30"/>
    <w:rsid w:val="00C02EE7"/>
    <w:rsid w:val="00C040BE"/>
    <w:rsid w:val="00C04B4E"/>
    <w:rsid w:val="00C04D8E"/>
    <w:rsid w:val="00C04E7B"/>
    <w:rsid w:val="00C050D9"/>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68C"/>
    <w:rsid w:val="00C17180"/>
    <w:rsid w:val="00C179FA"/>
    <w:rsid w:val="00C20390"/>
    <w:rsid w:val="00C20F8E"/>
    <w:rsid w:val="00C21A51"/>
    <w:rsid w:val="00C21BBA"/>
    <w:rsid w:val="00C22C5A"/>
    <w:rsid w:val="00C22F4F"/>
    <w:rsid w:val="00C2335C"/>
    <w:rsid w:val="00C2340B"/>
    <w:rsid w:val="00C25F20"/>
    <w:rsid w:val="00C26483"/>
    <w:rsid w:val="00C267E4"/>
    <w:rsid w:val="00C3078D"/>
    <w:rsid w:val="00C307D8"/>
    <w:rsid w:val="00C30D13"/>
    <w:rsid w:val="00C323C5"/>
    <w:rsid w:val="00C3385B"/>
    <w:rsid w:val="00C338F2"/>
    <w:rsid w:val="00C343C4"/>
    <w:rsid w:val="00C34F32"/>
    <w:rsid w:val="00C350DB"/>
    <w:rsid w:val="00C351F4"/>
    <w:rsid w:val="00C36A6B"/>
    <w:rsid w:val="00C370C6"/>
    <w:rsid w:val="00C377EF"/>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6A3"/>
    <w:rsid w:val="00C50AC8"/>
    <w:rsid w:val="00C512A5"/>
    <w:rsid w:val="00C523FC"/>
    <w:rsid w:val="00C54CDD"/>
    <w:rsid w:val="00C550EA"/>
    <w:rsid w:val="00C551CC"/>
    <w:rsid w:val="00C57343"/>
    <w:rsid w:val="00C61D4E"/>
    <w:rsid w:val="00C62B08"/>
    <w:rsid w:val="00C63E66"/>
    <w:rsid w:val="00C64823"/>
    <w:rsid w:val="00C64DCA"/>
    <w:rsid w:val="00C65762"/>
    <w:rsid w:val="00C6584E"/>
    <w:rsid w:val="00C663BA"/>
    <w:rsid w:val="00C66EC3"/>
    <w:rsid w:val="00C675CD"/>
    <w:rsid w:val="00C719BE"/>
    <w:rsid w:val="00C72A2A"/>
    <w:rsid w:val="00C73095"/>
    <w:rsid w:val="00C73330"/>
    <w:rsid w:val="00C74548"/>
    <w:rsid w:val="00C7600E"/>
    <w:rsid w:val="00C76172"/>
    <w:rsid w:val="00C762D6"/>
    <w:rsid w:val="00C81BEC"/>
    <w:rsid w:val="00C81FC9"/>
    <w:rsid w:val="00C839AA"/>
    <w:rsid w:val="00C83B3D"/>
    <w:rsid w:val="00C85ADA"/>
    <w:rsid w:val="00C908D7"/>
    <w:rsid w:val="00C90B0A"/>
    <w:rsid w:val="00C9130F"/>
    <w:rsid w:val="00C92758"/>
    <w:rsid w:val="00C92CEE"/>
    <w:rsid w:val="00C93254"/>
    <w:rsid w:val="00C94EC0"/>
    <w:rsid w:val="00C967ED"/>
    <w:rsid w:val="00C96BD6"/>
    <w:rsid w:val="00C96DF5"/>
    <w:rsid w:val="00C97454"/>
    <w:rsid w:val="00CA037A"/>
    <w:rsid w:val="00CA0A46"/>
    <w:rsid w:val="00CA0B2C"/>
    <w:rsid w:val="00CA1C29"/>
    <w:rsid w:val="00CA20E0"/>
    <w:rsid w:val="00CA2D00"/>
    <w:rsid w:val="00CA2E78"/>
    <w:rsid w:val="00CA3570"/>
    <w:rsid w:val="00CA365E"/>
    <w:rsid w:val="00CA3856"/>
    <w:rsid w:val="00CA3BAD"/>
    <w:rsid w:val="00CA40E3"/>
    <w:rsid w:val="00CA41E9"/>
    <w:rsid w:val="00CA509E"/>
    <w:rsid w:val="00CA5FF9"/>
    <w:rsid w:val="00CA7B3C"/>
    <w:rsid w:val="00CA7B99"/>
    <w:rsid w:val="00CA7F81"/>
    <w:rsid w:val="00CB0103"/>
    <w:rsid w:val="00CB0D53"/>
    <w:rsid w:val="00CB12E4"/>
    <w:rsid w:val="00CB359D"/>
    <w:rsid w:val="00CB42EF"/>
    <w:rsid w:val="00CB48EB"/>
    <w:rsid w:val="00CB4B83"/>
    <w:rsid w:val="00CB4BFF"/>
    <w:rsid w:val="00CB4CF6"/>
    <w:rsid w:val="00CB5525"/>
    <w:rsid w:val="00CB57F4"/>
    <w:rsid w:val="00CB5C9C"/>
    <w:rsid w:val="00CB739D"/>
    <w:rsid w:val="00CB7B5E"/>
    <w:rsid w:val="00CC1303"/>
    <w:rsid w:val="00CC21E1"/>
    <w:rsid w:val="00CC2733"/>
    <w:rsid w:val="00CC2CBE"/>
    <w:rsid w:val="00CC2F6E"/>
    <w:rsid w:val="00CC31C4"/>
    <w:rsid w:val="00CC387B"/>
    <w:rsid w:val="00CC3945"/>
    <w:rsid w:val="00CC5964"/>
    <w:rsid w:val="00CC5CFC"/>
    <w:rsid w:val="00CC6B3F"/>
    <w:rsid w:val="00CC70E6"/>
    <w:rsid w:val="00CC7287"/>
    <w:rsid w:val="00CC7BBC"/>
    <w:rsid w:val="00CC7EB5"/>
    <w:rsid w:val="00CD0164"/>
    <w:rsid w:val="00CD1725"/>
    <w:rsid w:val="00CD2487"/>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49FF"/>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5D1C"/>
    <w:rsid w:val="00D06F32"/>
    <w:rsid w:val="00D0792C"/>
    <w:rsid w:val="00D07BD4"/>
    <w:rsid w:val="00D07F52"/>
    <w:rsid w:val="00D10145"/>
    <w:rsid w:val="00D108D2"/>
    <w:rsid w:val="00D10B73"/>
    <w:rsid w:val="00D12477"/>
    <w:rsid w:val="00D13052"/>
    <w:rsid w:val="00D1389F"/>
    <w:rsid w:val="00D139F4"/>
    <w:rsid w:val="00D13BED"/>
    <w:rsid w:val="00D1402E"/>
    <w:rsid w:val="00D147DB"/>
    <w:rsid w:val="00D149A3"/>
    <w:rsid w:val="00D158D7"/>
    <w:rsid w:val="00D16D3F"/>
    <w:rsid w:val="00D17305"/>
    <w:rsid w:val="00D17F7F"/>
    <w:rsid w:val="00D207C6"/>
    <w:rsid w:val="00D218B1"/>
    <w:rsid w:val="00D21C8D"/>
    <w:rsid w:val="00D23882"/>
    <w:rsid w:val="00D24379"/>
    <w:rsid w:val="00D2491E"/>
    <w:rsid w:val="00D24A1A"/>
    <w:rsid w:val="00D252BF"/>
    <w:rsid w:val="00D25430"/>
    <w:rsid w:val="00D2576A"/>
    <w:rsid w:val="00D264F3"/>
    <w:rsid w:val="00D26DEC"/>
    <w:rsid w:val="00D26E43"/>
    <w:rsid w:val="00D27617"/>
    <w:rsid w:val="00D2769B"/>
    <w:rsid w:val="00D27F6E"/>
    <w:rsid w:val="00D302C5"/>
    <w:rsid w:val="00D30B49"/>
    <w:rsid w:val="00D30FE3"/>
    <w:rsid w:val="00D3144E"/>
    <w:rsid w:val="00D31470"/>
    <w:rsid w:val="00D3152B"/>
    <w:rsid w:val="00D31E52"/>
    <w:rsid w:val="00D322E5"/>
    <w:rsid w:val="00D3251E"/>
    <w:rsid w:val="00D32CE4"/>
    <w:rsid w:val="00D3480A"/>
    <w:rsid w:val="00D358CF"/>
    <w:rsid w:val="00D36626"/>
    <w:rsid w:val="00D36BF5"/>
    <w:rsid w:val="00D37E59"/>
    <w:rsid w:val="00D401D5"/>
    <w:rsid w:val="00D40C37"/>
    <w:rsid w:val="00D416A4"/>
    <w:rsid w:val="00D41AB8"/>
    <w:rsid w:val="00D42419"/>
    <w:rsid w:val="00D4250D"/>
    <w:rsid w:val="00D42F0F"/>
    <w:rsid w:val="00D431BA"/>
    <w:rsid w:val="00D431F0"/>
    <w:rsid w:val="00D43596"/>
    <w:rsid w:val="00D436EA"/>
    <w:rsid w:val="00D43867"/>
    <w:rsid w:val="00D43A40"/>
    <w:rsid w:val="00D4435C"/>
    <w:rsid w:val="00D44F0D"/>
    <w:rsid w:val="00D44F48"/>
    <w:rsid w:val="00D4541A"/>
    <w:rsid w:val="00D45B34"/>
    <w:rsid w:val="00D45CE2"/>
    <w:rsid w:val="00D46024"/>
    <w:rsid w:val="00D460FE"/>
    <w:rsid w:val="00D4677A"/>
    <w:rsid w:val="00D47172"/>
    <w:rsid w:val="00D47D87"/>
    <w:rsid w:val="00D47ED8"/>
    <w:rsid w:val="00D500B5"/>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0BE7"/>
    <w:rsid w:val="00D72379"/>
    <w:rsid w:val="00D731FE"/>
    <w:rsid w:val="00D736C6"/>
    <w:rsid w:val="00D74459"/>
    <w:rsid w:val="00D7446A"/>
    <w:rsid w:val="00D74825"/>
    <w:rsid w:val="00D75510"/>
    <w:rsid w:val="00D75655"/>
    <w:rsid w:val="00D75BEA"/>
    <w:rsid w:val="00D7685B"/>
    <w:rsid w:val="00D76BED"/>
    <w:rsid w:val="00D76CF8"/>
    <w:rsid w:val="00D7746F"/>
    <w:rsid w:val="00D77527"/>
    <w:rsid w:val="00D779A6"/>
    <w:rsid w:val="00D77B59"/>
    <w:rsid w:val="00D802DF"/>
    <w:rsid w:val="00D814BB"/>
    <w:rsid w:val="00D834CD"/>
    <w:rsid w:val="00D84009"/>
    <w:rsid w:val="00D852AD"/>
    <w:rsid w:val="00D85D5B"/>
    <w:rsid w:val="00D8752A"/>
    <w:rsid w:val="00D87A19"/>
    <w:rsid w:val="00D87F44"/>
    <w:rsid w:val="00D90236"/>
    <w:rsid w:val="00D90878"/>
    <w:rsid w:val="00D90D4C"/>
    <w:rsid w:val="00D90E7E"/>
    <w:rsid w:val="00D90FF7"/>
    <w:rsid w:val="00D912E4"/>
    <w:rsid w:val="00D91DD3"/>
    <w:rsid w:val="00D92400"/>
    <w:rsid w:val="00D92997"/>
    <w:rsid w:val="00D93EB3"/>
    <w:rsid w:val="00D93F95"/>
    <w:rsid w:val="00D941F1"/>
    <w:rsid w:val="00D94487"/>
    <w:rsid w:val="00D95442"/>
    <w:rsid w:val="00D9615E"/>
    <w:rsid w:val="00D964EA"/>
    <w:rsid w:val="00D97020"/>
    <w:rsid w:val="00D970F8"/>
    <w:rsid w:val="00D97421"/>
    <w:rsid w:val="00DA0623"/>
    <w:rsid w:val="00DA11DF"/>
    <w:rsid w:val="00DA2A10"/>
    <w:rsid w:val="00DA4157"/>
    <w:rsid w:val="00DA47D5"/>
    <w:rsid w:val="00DA52F9"/>
    <w:rsid w:val="00DA539D"/>
    <w:rsid w:val="00DA5912"/>
    <w:rsid w:val="00DA5B3A"/>
    <w:rsid w:val="00DA5EDD"/>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4C53"/>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C79DE"/>
    <w:rsid w:val="00DC7B0E"/>
    <w:rsid w:val="00DD16B4"/>
    <w:rsid w:val="00DD1BDA"/>
    <w:rsid w:val="00DD26E9"/>
    <w:rsid w:val="00DD297A"/>
    <w:rsid w:val="00DD35EF"/>
    <w:rsid w:val="00DD371C"/>
    <w:rsid w:val="00DD4BAF"/>
    <w:rsid w:val="00DD4BC2"/>
    <w:rsid w:val="00DD4CC8"/>
    <w:rsid w:val="00DD57EA"/>
    <w:rsid w:val="00DD5C7C"/>
    <w:rsid w:val="00DD60CD"/>
    <w:rsid w:val="00DD6E1A"/>
    <w:rsid w:val="00DE042A"/>
    <w:rsid w:val="00DE0A08"/>
    <w:rsid w:val="00DE1063"/>
    <w:rsid w:val="00DE1E6E"/>
    <w:rsid w:val="00DE37AE"/>
    <w:rsid w:val="00DE39E8"/>
    <w:rsid w:val="00DE3B1F"/>
    <w:rsid w:val="00DE4065"/>
    <w:rsid w:val="00DE4675"/>
    <w:rsid w:val="00DE4A7C"/>
    <w:rsid w:val="00DE4AF5"/>
    <w:rsid w:val="00DE526B"/>
    <w:rsid w:val="00DE64C7"/>
    <w:rsid w:val="00DE77E2"/>
    <w:rsid w:val="00DE7938"/>
    <w:rsid w:val="00DE7AB2"/>
    <w:rsid w:val="00DE7EA5"/>
    <w:rsid w:val="00DF031E"/>
    <w:rsid w:val="00DF0B9D"/>
    <w:rsid w:val="00DF11B3"/>
    <w:rsid w:val="00DF12BF"/>
    <w:rsid w:val="00DF1370"/>
    <w:rsid w:val="00DF15F7"/>
    <w:rsid w:val="00DF1B58"/>
    <w:rsid w:val="00DF21EA"/>
    <w:rsid w:val="00DF25E5"/>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7D5"/>
    <w:rsid w:val="00DF7867"/>
    <w:rsid w:val="00DF79FF"/>
    <w:rsid w:val="00DF7A0F"/>
    <w:rsid w:val="00DF7E30"/>
    <w:rsid w:val="00E00119"/>
    <w:rsid w:val="00E001C8"/>
    <w:rsid w:val="00E00945"/>
    <w:rsid w:val="00E0108D"/>
    <w:rsid w:val="00E02129"/>
    <w:rsid w:val="00E022D3"/>
    <w:rsid w:val="00E02325"/>
    <w:rsid w:val="00E02F3C"/>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39BF"/>
    <w:rsid w:val="00E1421E"/>
    <w:rsid w:val="00E143D6"/>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49B3"/>
    <w:rsid w:val="00E25235"/>
    <w:rsid w:val="00E256F4"/>
    <w:rsid w:val="00E25817"/>
    <w:rsid w:val="00E25BB4"/>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4D6"/>
    <w:rsid w:val="00E44D6C"/>
    <w:rsid w:val="00E44DED"/>
    <w:rsid w:val="00E459A2"/>
    <w:rsid w:val="00E461E9"/>
    <w:rsid w:val="00E4634A"/>
    <w:rsid w:val="00E46632"/>
    <w:rsid w:val="00E50625"/>
    <w:rsid w:val="00E50642"/>
    <w:rsid w:val="00E50F69"/>
    <w:rsid w:val="00E51536"/>
    <w:rsid w:val="00E51A1B"/>
    <w:rsid w:val="00E51C09"/>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DE"/>
    <w:rsid w:val="00E63897"/>
    <w:rsid w:val="00E63A1A"/>
    <w:rsid w:val="00E64385"/>
    <w:rsid w:val="00E64792"/>
    <w:rsid w:val="00E64BA2"/>
    <w:rsid w:val="00E66081"/>
    <w:rsid w:val="00E6693D"/>
    <w:rsid w:val="00E669D3"/>
    <w:rsid w:val="00E66A2F"/>
    <w:rsid w:val="00E67197"/>
    <w:rsid w:val="00E676E7"/>
    <w:rsid w:val="00E679AE"/>
    <w:rsid w:val="00E67D8D"/>
    <w:rsid w:val="00E67EF3"/>
    <w:rsid w:val="00E70C18"/>
    <w:rsid w:val="00E71A73"/>
    <w:rsid w:val="00E72220"/>
    <w:rsid w:val="00E7236E"/>
    <w:rsid w:val="00E72403"/>
    <w:rsid w:val="00E72D5D"/>
    <w:rsid w:val="00E73147"/>
    <w:rsid w:val="00E737D1"/>
    <w:rsid w:val="00E73A3D"/>
    <w:rsid w:val="00E74A05"/>
    <w:rsid w:val="00E75183"/>
    <w:rsid w:val="00E75601"/>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AE2"/>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4D8"/>
    <w:rsid w:val="00E93AA8"/>
    <w:rsid w:val="00E93B5E"/>
    <w:rsid w:val="00E94236"/>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34BE"/>
    <w:rsid w:val="00EA52E3"/>
    <w:rsid w:val="00EA53B4"/>
    <w:rsid w:val="00EA53E6"/>
    <w:rsid w:val="00EA53EB"/>
    <w:rsid w:val="00EA62FA"/>
    <w:rsid w:val="00EA7250"/>
    <w:rsid w:val="00EA7327"/>
    <w:rsid w:val="00EA754A"/>
    <w:rsid w:val="00EA7E90"/>
    <w:rsid w:val="00EB0439"/>
    <w:rsid w:val="00EB05CA"/>
    <w:rsid w:val="00EB1314"/>
    <w:rsid w:val="00EB1F25"/>
    <w:rsid w:val="00EB23DD"/>
    <w:rsid w:val="00EB3762"/>
    <w:rsid w:val="00EB396C"/>
    <w:rsid w:val="00EB3CB5"/>
    <w:rsid w:val="00EB409F"/>
    <w:rsid w:val="00EB4235"/>
    <w:rsid w:val="00EB4438"/>
    <w:rsid w:val="00EB48AB"/>
    <w:rsid w:val="00EB4D37"/>
    <w:rsid w:val="00EB544A"/>
    <w:rsid w:val="00EB5A89"/>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346"/>
    <w:rsid w:val="00ED14E5"/>
    <w:rsid w:val="00ED16D4"/>
    <w:rsid w:val="00ED18AB"/>
    <w:rsid w:val="00ED1C40"/>
    <w:rsid w:val="00ED2D33"/>
    <w:rsid w:val="00ED3B4F"/>
    <w:rsid w:val="00ED41D2"/>
    <w:rsid w:val="00ED6DBC"/>
    <w:rsid w:val="00ED7173"/>
    <w:rsid w:val="00EE04AC"/>
    <w:rsid w:val="00EE07C6"/>
    <w:rsid w:val="00EE152B"/>
    <w:rsid w:val="00EE19A3"/>
    <w:rsid w:val="00EE1BE6"/>
    <w:rsid w:val="00EE1F71"/>
    <w:rsid w:val="00EE229F"/>
    <w:rsid w:val="00EE332F"/>
    <w:rsid w:val="00EE3522"/>
    <w:rsid w:val="00EE4F15"/>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E8F"/>
    <w:rsid w:val="00F02077"/>
    <w:rsid w:val="00F045AA"/>
    <w:rsid w:val="00F049CF"/>
    <w:rsid w:val="00F04E46"/>
    <w:rsid w:val="00F05175"/>
    <w:rsid w:val="00F05206"/>
    <w:rsid w:val="00F05279"/>
    <w:rsid w:val="00F055DA"/>
    <w:rsid w:val="00F060A1"/>
    <w:rsid w:val="00F067F0"/>
    <w:rsid w:val="00F072E1"/>
    <w:rsid w:val="00F07BB9"/>
    <w:rsid w:val="00F07C85"/>
    <w:rsid w:val="00F07DC8"/>
    <w:rsid w:val="00F10D8A"/>
    <w:rsid w:val="00F11230"/>
    <w:rsid w:val="00F1124F"/>
    <w:rsid w:val="00F1146D"/>
    <w:rsid w:val="00F1146E"/>
    <w:rsid w:val="00F13E2D"/>
    <w:rsid w:val="00F1478E"/>
    <w:rsid w:val="00F14C09"/>
    <w:rsid w:val="00F1568A"/>
    <w:rsid w:val="00F156DC"/>
    <w:rsid w:val="00F15CFB"/>
    <w:rsid w:val="00F20BFF"/>
    <w:rsid w:val="00F2178F"/>
    <w:rsid w:val="00F2255E"/>
    <w:rsid w:val="00F2297D"/>
    <w:rsid w:val="00F22992"/>
    <w:rsid w:val="00F22D69"/>
    <w:rsid w:val="00F22E1C"/>
    <w:rsid w:val="00F23849"/>
    <w:rsid w:val="00F238EF"/>
    <w:rsid w:val="00F242E3"/>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50CAF"/>
    <w:rsid w:val="00F50FB5"/>
    <w:rsid w:val="00F510EF"/>
    <w:rsid w:val="00F516E2"/>
    <w:rsid w:val="00F522A6"/>
    <w:rsid w:val="00F52645"/>
    <w:rsid w:val="00F53492"/>
    <w:rsid w:val="00F535A8"/>
    <w:rsid w:val="00F53632"/>
    <w:rsid w:val="00F53882"/>
    <w:rsid w:val="00F55534"/>
    <w:rsid w:val="00F55F7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8F"/>
    <w:rsid w:val="00F74623"/>
    <w:rsid w:val="00F74FD5"/>
    <w:rsid w:val="00F750C2"/>
    <w:rsid w:val="00F75F5F"/>
    <w:rsid w:val="00F7737C"/>
    <w:rsid w:val="00F7782D"/>
    <w:rsid w:val="00F8001C"/>
    <w:rsid w:val="00F8066B"/>
    <w:rsid w:val="00F80FE5"/>
    <w:rsid w:val="00F823F6"/>
    <w:rsid w:val="00F824D5"/>
    <w:rsid w:val="00F8373B"/>
    <w:rsid w:val="00F84302"/>
    <w:rsid w:val="00F85647"/>
    <w:rsid w:val="00F8641A"/>
    <w:rsid w:val="00F86991"/>
    <w:rsid w:val="00F86CE9"/>
    <w:rsid w:val="00F8755F"/>
    <w:rsid w:val="00F87758"/>
    <w:rsid w:val="00F87933"/>
    <w:rsid w:val="00F8793F"/>
    <w:rsid w:val="00F916EF"/>
    <w:rsid w:val="00F91F36"/>
    <w:rsid w:val="00F92199"/>
    <w:rsid w:val="00F92AF4"/>
    <w:rsid w:val="00F93D27"/>
    <w:rsid w:val="00F94E0E"/>
    <w:rsid w:val="00F9666F"/>
    <w:rsid w:val="00F96EA9"/>
    <w:rsid w:val="00FA083B"/>
    <w:rsid w:val="00FA18ED"/>
    <w:rsid w:val="00FA1E3F"/>
    <w:rsid w:val="00FA20B9"/>
    <w:rsid w:val="00FA2FDF"/>
    <w:rsid w:val="00FA3616"/>
    <w:rsid w:val="00FA3CDD"/>
    <w:rsid w:val="00FA40D9"/>
    <w:rsid w:val="00FA4398"/>
    <w:rsid w:val="00FA465C"/>
    <w:rsid w:val="00FA5040"/>
    <w:rsid w:val="00FA51EC"/>
    <w:rsid w:val="00FA5B6E"/>
    <w:rsid w:val="00FA5C63"/>
    <w:rsid w:val="00FA775A"/>
    <w:rsid w:val="00FA7F94"/>
    <w:rsid w:val="00FB0166"/>
    <w:rsid w:val="00FB08F1"/>
    <w:rsid w:val="00FB08F6"/>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36BC"/>
    <w:rsid w:val="00FC3BA4"/>
    <w:rsid w:val="00FC4BB5"/>
    <w:rsid w:val="00FC5E28"/>
    <w:rsid w:val="00FC6FE4"/>
    <w:rsid w:val="00FC71F3"/>
    <w:rsid w:val="00FC7268"/>
    <w:rsid w:val="00FC73B2"/>
    <w:rsid w:val="00FC7946"/>
    <w:rsid w:val="00FD0941"/>
    <w:rsid w:val="00FD0DCC"/>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AA2"/>
    <w:rsid w:val="00FF3C5C"/>
    <w:rsid w:val="00FF3F40"/>
    <w:rsid w:val="00FF549F"/>
    <w:rsid w:val="00FF5E97"/>
    <w:rsid w:val="00FF609B"/>
    <w:rsid w:val="00FF678C"/>
    <w:rsid w:val="00FF68C4"/>
    <w:rsid w:val="00FF6ED1"/>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1BA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38</Pages>
  <Words>86237</Words>
  <Characters>543295</Characters>
  <Application>Microsoft Office Word</Application>
  <DocSecurity>0</DocSecurity>
  <Lines>4527</Lines>
  <Paragraphs>1256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3283</cp:revision>
  <dcterms:created xsi:type="dcterms:W3CDTF">2024-10-11T08:26:00Z</dcterms:created>
  <dcterms:modified xsi:type="dcterms:W3CDTF">2025-01-18T13:10:00Z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id="oEr3irb4"/&gt;&lt;style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